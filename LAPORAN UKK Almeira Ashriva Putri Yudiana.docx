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AA5DFE" w14:textId="78A94C5B" w:rsidR="00722126" w:rsidRPr="00345443" w:rsidRDefault="00D87628" w:rsidP="000747A3">
      <w:pPr>
        <w:jc w:val="center"/>
        <w:rPr>
          <w:rFonts w:ascii="Times New Roman" w:hAnsi="Times New Roman" w:cs="Times New Roman"/>
          <w:b/>
          <w:bCs/>
          <w:sz w:val="32"/>
          <w:szCs w:val="32"/>
        </w:rPr>
      </w:pPr>
      <w:bookmarkStart w:id="0" w:name="_Hlk243593873"/>
      <w:bookmarkEnd w:id="0"/>
      <w:r w:rsidRPr="00345443">
        <w:rPr>
          <w:rFonts w:ascii="Times New Roman" w:hAnsi="Times New Roman" w:cs="Times New Roman"/>
          <w:b/>
          <w:bCs/>
          <w:sz w:val="32"/>
          <w:szCs w:val="32"/>
        </w:rPr>
        <w:t>LAPORAN UJI KOMPETENSI KEAHLIAN (UKK)</w:t>
      </w:r>
    </w:p>
    <w:p w14:paraId="1FAE3414" w14:textId="47ABC4A7" w:rsidR="00D87628" w:rsidRPr="00345443" w:rsidRDefault="00D87628" w:rsidP="00722126">
      <w:pPr>
        <w:jc w:val="center"/>
        <w:rPr>
          <w:rFonts w:ascii="Times New Roman" w:hAnsi="Times New Roman" w:cs="Times New Roman"/>
          <w:b/>
          <w:bCs/>
          <w:sz w:val="32"/>
          <w:szCs w:val="32"/>
        </w:rPr>
      </w:pPr>
      <w:r w:rsidRPr="00345443">
        <w:rPr>
          <w:rFonts w:ascii="Times New Roman" w:hAnsi="Times New Roman" w:cs="Times New Roman"/>
          <w:b/>
          <w:bCs/>
          <w:sz w:val="32"/>
          <w:szCs w:val="32"/>
        </w:rPr>
        <w:t>REKAYASA PERANGKAT LUNAK</w:t>
      </w:r>
    </w:p>
    <w:p w14:paraId="23A41F39" w14:textId="5044D80C" w:rsidR="00D87628" w:rsidRPr="00A67B42" w:rsidRDefault="00D87628" w:rsidP="00722126">
      <w:pPr>
        <w:jc w:val="center"/>
        <w:rPr>
          <w:rFonts w:ascii="Times New Roman" w:hAnsi="Times New Roman" w:cs="Times New Roman"/>
          <w:b/>
          <w:bCs/>
          <w:sz w:val="32"/>
          <w:szCs w:val="32"/>
        </w:rPr>
      </w:pPr>
      <w:r w:rsidRPr="00A67B42">
        <w:rPr>
          <w:rFonts w:ascii="Times New Roman" w:hAnsi="Times New Roman" w:cs="Times New Roman"/>
          <w:b/>
          <w:bCs/>
          <w:sz w:val="32"/>
          <w:szCs w:val="32"/>
        </w:rPr>
        <w:t>APLIKASI PENGADUAN SARANA SEKOLAH</w:t>
      </w:r>
    </w:p>
    <w:p w14:paraId="59DB5DB2" w14:textId="4FA64D41" w:rsidR="00722126" w:rsidRPr="00A67B42" w:rsidRDefault="00722126" w:rsidP="00722126">
      <w:pPr>
        <w:jc w:val="center"/>
        <w:rPr>
          <w:rFonts w:ascii="Times New Roman" w:hAnsi="Times New Roman" w:cs="Times New Roman"/>
          <w:b/>
          <w:bCs/>
          <w:sz w:val="24"/>
          <w:szCs w:val="24"/>
        </w:rPr>
      </w:pPr>
    </w:p>
    <w:p w14:paraId="1219CD71" w14:textId="77777777" w:rsidR="00722126" w:rsidRPr="00345443" w:rsidRDefault="00722126" w:rsidP="00722126">
      <w:pPr>
        <w:tabs>
          <w:tab w:val="left" w:pos="3801"/>
        </w:tabs>
        <w:jc w:val="center"/>
        <w:rPr>
          <w:rFonts w:ascii="Times New Roman" w:hAnsi="Times New Roman" w:cs="Times New Roman"/>
          <w:b/>
          <w:bCs/>
          <w:noProof/>
          <w:sz w:val="28"/>
          <w:szCs w:val="28"/>
        </w:rPr>
      </w:pPr>
      <w:r w:rsidRPr="00345443">
        <w:rPr>
          <w:rFonts w:ascii="Times New Roman" w:hAnsi="Times New Roman" w:cs="Times New Roman"/>
          <w:b/>
          <w:bCs/>
          <w:noProof/>
          <w:sz w:val="28"/>
          <w:szCs w:val="28"/>
        </w:rPr>
        <w:t>NAMA : Almeira Ashriva Putri Yudiana</w:t>
      </w:r>
    </w:p>
    <w:p w14:paraId="02EB2B0A" w14:textId="77777777" w:rsidR="00722126" w:rsidRPr="00345443" w:rsidRDefault="00722126" w:rsidP="00722126">
      <w:pPr>
        <w:tabs>
          <w:tab w:val="left" w:pos="3801"/>
        </w:tabs>
        <w:jc w:val="center"/>
        <w:rPr>
          <w:rFonts w:ascii="Times New Roman" w:hAnsi="Times New Roman" w:cs="Times New Roman"/>
          <w:b/>
          <w:bCs/>
          <w:noProof/>
          <w:sz w:val="28"/>
          <w:szCs w:val="28"/>
        </w:rPr>
      </w:pPr>
      <w:r w:rsidRPr="00345443">
        <w:rPr>
          <w:rFonts w:ascii="Times New Roman" w:hAnsi="Times New Roman" w:cs="Times New Roman"/>
          <w:b/>
          <w:bCs/>
          <w:noProof/>
          <w:sz w:val="28"/>
          <w:szCs w:val="28"/>
        </w:rPr>
        <w:t>NISN : 0091497699</w:t>
      </w:r>
    </w:p>
    <w:p w14:paraId="6F217907" w14:textId="77777777" w:rsidR="00722126" w:rsidRPr="00A67B42" w:rsidRDefault="00722126" w:rsidP="00722126">
      <w:pPr>
        <w:rPr>
          <w:rFonts w:ascii="Times New Roman" w:hAnsi="Times New Roman" w:cs="Times New Roman"/>
          <w:b/>
          <w:bCs/>
          <w:noProof/>
          <w:sz w:val="40"/>
          <w:szCs w:val="40"/>
        </w:rPr>
      </w:pPr>
      <w:r w:rsidRPr="00A67B42">
        <w:rPr>
          <w:rFonts w:ascii="Times New Roman" w:hAnsi="Times New Roman" w:cs="Times New Roman"/>
          <w:b/>
          <w:bCs/>
          <w:noProof/>
          <w:sz w:val="40"/>
          <w:szCs w:val="40"/>
        </w:rPr>
        <w:t xml:space="preserve">                                      </w:t>
      </w:r>
    </w:p>
    <w:p w14:paraId="4377F068" w14:textId="77777777" w:rsidR="00722126" w:rsidRPr="00A67B42" w:rsidRDefault="00722126" w:rsidP="00722126">
      <w:pPr>
        <w:jc w:val="center"/>
        <w:rPr>
          <w:rFonts w:ascii="Times New Roman" w:hAnsi="Times New Roman" w:cs="Times New Roman"/>
          <w:b/>
          <w:bCs/>
          <w:noProof/>
          <w:sz w:val="40"/>
          <w:szCs w:val="40"/>
        </w:rPr>
      </w:pPr>
    </w:p>
    <w:p w14:paraId="2AA2498C" w14:textId="722D0078" w:rsidR="00722126" w:rsidRPr="00A67B42" w:rsidRDefault="00722126" w:rsidP="00722126">
      <w:pPr>
        <w:jc w:val="center"/>
        <w:rPr>
          <w:rFonts w:ascii="Times New Roman" w:hAnsi="Times New Roman" w:cs="Times New Roman"/>
          <w:b/>
          <w:bCs/>
          <w:noProof/>
          <w:sz w:val="36"/>
          <w:szCs w:val="36"/>
        </w:rPr>
      </w:pPr>
      <w:r w:rsidRPr="00A67B42">
        <w:rPr>
          <w:rFonts w:ascii="Times New Roman" w:hAnsi="Times New Roman" w:cs="Times New Roman"/>
          <w:b/>
          <w:bCs/>
          <w:noProof/>
          <w:sz w:val="36"/>
          <w:szCs w:val="36"/>
        </w:rPr>
        <w:drawing>
          <wp:inline distT="0" distB="0" distL="0" distR="0" wp14:anchorId="4A704353" wp14:editId="4FD3B6D4">
            <wp:extent cx="5715000" cy="30003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_Image_2025-09-29_at_11.40.29_6bd33d82-removebg-preview.png"/>
                    <pic:cNvPicPr/>
                  </pic:nvPicPr>
                  <pic:blipFill>
                    <a:blip r:embed="rId6">
                      <a:extLst>
                        <a:ext uri="{28A0092B-C50C-407E-A947-70E740481C1C}">
                          <a14:useLocalDpi xmlns:a14="http://schemas.microsoft.com/office/drawing/2010/main" val="0"/>
                        </a:ext>
                      </a:extLst>
                    </a:blip>
                    <a:stretch>
                      <a:fillRect/>
                    </a:stretch>
                  </pic:blipFill>
                  <pic:spPr>
                    <a:xfrm>
                      <a:off x="0" y="0"/>
                      <a:ext cx="5715000" cy="3000375"/>
                    </a:xfrm>
                    <a:prstGeom prst="rect">
                      <a:avLst/>
                    </a:prstGeom>
                  </pic:spPr>
                </pic:pic>
              </a:graphicData>
            </a:graphic>
          </wp:inline>
        </w:drawing>
      </w:r>
    </w:p>
    <w:p w14:paraId="2EEC3D27" w14:textId="2419AC92" w:rsidR="00722126" w:rsidRPr="00A67B42" w:rsidRDefault="00722126" w:rsidP="00722126">
      <w:pPr>
        <w:rPr>
          <w:rFonts w:ascii="Times New Roman" w:hAnsi="Times New Roman" w:cs="Times New Roman"/>
          <w:sz w:val="36"/>
          <w:szCs w:val="36"/>
        </w:rPr>
      </w:pPr>
    </w:p>
    <w:p w14:paraId="1B5196FA" w14:textId="77777777" w:rsidR="00722126" w:rsidRPr="00A67B42" w:rsidRDefault="00722126" w:rsidP="00722126">
      <w:pPr>
        <w:tabs>
          <w:tab w:val="left" w:pos="3801"/>
        </w:tabs>
        <w:jc w:val="center"/>
        <w:rPr>
          <w:rFonts w:ascii="Times New Roman" w:hAnsi="Times New Roman" w:cs="Times New Roman"/>
          <w:noProof/>
          <w:sz w:val="24"/>
          <w:szCs w:val="24"/>
        </w:rPr>
      </w:pPr>
    </w:p>
    <w:p w14:paraId="5EF7A2ED" w14:textId="6CB72A59" w:rsidR="009D1E16" w:rsidRPr="00345443" w:rsidRDefault="00722126" w:rsidP="00722126">
      <w:pPr>
        <w:jc w:val="center"/>
        <w:rPr>
          <w:rFonts w:ascii="Times New Roman" w:hAnsi="Times New Roman" w:cs="Times New Roman"/>
          <w:b/>
          <w:bCs/>
          <w:noProof/>
          <w:sz w:val="28"/>
          <w:szCs w:val="28"/>
        </w:rPr>
      </w:pPr>
      <w:r w:rsidRPr="00345443">
        <w:rPr>
          <w:rFonts w:ascii="Times New Roman" w:hAnsi="Times New Roman" w:cs="Times New Roman"/>
          <w:b/>
          <w:bCs/>
          <w:noProof/>
          <w:sz w:val="28"/>
          <w:szCs w:val="28"/>
        </w:rPr>
        <w:t>SMK SANGKURIANG 1 CIMAHI</w:t>
      </w:r>
    </w:p>
    <w:p w14:paraId="49E086A0" w14:textId="75ED7FAB" w:rsidR="00722126" w:rsidRPr="00345443" w:rsidRDefault="00722126" w:rsidP="00722126">
      <w:pPr>
        <w:jc w:val="center"/>
        <w:rPr>
          <w:rFonts w:ascii="Times New Roman" w:hAnsi="Times New Roman" w:cs="Times New Roman"/>
          <w:b/>
          <w:bCs/>
          <w:noProof/>
          <w:sz w:val="28"/>
          <w:szCs w:val="28"/>
        </w:rPr>
      </w:pPr>
      <w:r w:rsidRPr="00345443">
        <w:rPr>
          <w:rFonts w:ascii="Times New Roman" w:hAnsi="Times New Roman" w:cs="Times New Roman"/>
          <w:b/>
          <w:bCs/>
          <w:noProof/>
          <w:sz w:val="28"/>
          <w:szCs w:val="28"/>
        </w:rPr>
        <w:t>YAYASAN DAYANG SUMBI JAYA LESTARI</w:t>
      </w:r>
    </w:p>
    <w:p w14:paraId="3347B576" w14:textId="77777777" w:rsidR="00D87628" w:rsidRPr="00A67B42" w:rsidRDefault="00D87628" w:rsidP="00722126">
      <w:pPr>
        <w:jc w:val="center"/>
        <w:rPr>
          <w:rFonts w:ascii="Times New Roman" w:hAnsi="Times New Roman" w:cs="Times New Roman"/>
          <w:b/>
          <w:bCs/>
          <w:noProof/>
          <w:sz w:val="24"/>
          <w:szCs w:val="24"/>
        </w:rPr>
      </w:pPr>
    </w:p>
    <w:p w14:paraId="6FFF4EA8" w14:textId="46E90EE7" w:rsidR="00722126" w:rsidRPr="00A67B42" w:rsidRDefault="00D87628" w:rsidP="00722126">
      <w:pPr>
        <w:jc w:val="center"/>
        <w:rPr>
          <w:rFonts w:ascii="Times New Roman" w:hAnsi="Times New Roman" w:cs="Times New Roman"/>
          <w:b/>
          <w:bCs/>
          <w:noProof/>
          <w:sz w:val="24"/>
          <w:szCs w:val="24"/>
        </w:rPr>
      </w:pPr>
      <w:r w:rsidRPr="00A67B42">
        <w:rPr>
          <w:rFonts w:ascii="Times New Roman" w:hAnsi="Times New Roman" w:cs="Times New Roman"/>
          <w:b/>
          <w:bCs/>
          <w:noProof/>
          <w:sz w:val="24"/>
          <w:szCs w:val="24"/>
        </w:rPr>
        <w:t>Jl. Sangkuriang No. 76, Cipageran, Kec, Cimahi Utara, Kota Cimahi, Jawa barat 40511</w:t>
      </w:r>
    </w:p>
    <w:p w14:paraId="59D4ECC1" w14:textId="588B91B0" w:rsidR="001A0DF7" w:rsidRPr="00A67B42" w:rsidRDefault="001A0DF7" w:rsidP="00722126">
      <w:pPr>
        <w:jc w:val="center"/>
        <w:rPr>
          <w:rFonts w:ascii="Times New Roman" w:hAnsi="Times New Roman" w:cs="Times New Roman"/>
          <w:b/>
          <w:bCs/>
          <w:i/>
          <w:iCs/>
          <w:noProof/>
          <w:sz w:val="28"/>
          <w:szCs w:val="28"/>
        </w:rPr>
      </w:pPr>
    </w:p>
    <w:p w14:paraId="7D60E427" w14:textId="091D967F" w:rsidR="001A0DF7" w:rsidRPr="00A67B42" w:rsidRDefault="001A0DF7" w:rsidP="00722126">
      <w:pPr>
        <w:jc w:val="center"/>
        <w:rPr>
          <w:rFonts w:ascii="Times New Roman" w:hAnsi="Times New Roman" w:cs="Times New Roman"/>
          <w:b/>
          <w:bCs/>
          <w:i/>
          <w:iCs/>
          <w:noProof/>
          <w:sz w:val="28"/>
          <w:szCs w:val="28"/>
        </w:rPr>
      </w:pPr>
    </w:p>
    <w:p w14:paraId="51F8D3A4" w14:textId="11CAD301" w:rsidR="001A0DF7" w:rsidRDefault="001A0DF7" w:rsidP="00722126">
      <w:pPr>
        <w:jc w:val="center"/>
        <w:rPr>
          <w:rFonts w:ascii="Times New Roman" w:hAnsi="Times New Roman" w:cs="Times New Roman"/>
          <w:b/>
          <w:bCs/>
          <w:i/>
          <w:iCs/>
          <w:noProof/>
          <w:sz w:val="28"/>
          <w:szCs w:val="28"/>
        </w:rPr>
      </w:pPr>
    </w:p>
    <w:p w14:paraId="2D0D77B3" w14:textId="77777777" w:rsidR="00345443" w:rsidRPr="008200F9" w:rsidRDefault="00345443" w:rsidP="00722126">
      <w:pPr>
        <w:jc w:val="center"/>
        <w:rPr>
          <w:rFonts w:ascii="Times New Roman" w:hAnsi="Times New Roman" w:cs="Times New Roman"/>
          <w:b/>
          <w:bCs/>
          <w:i/>
          <w:iCs/>
          <w:noProof/>
          <w:sz w:val="28"/>
          <w:szCs w:val="28"/>
          <w:lang w:val="en-US"/>
        </w:rPr>
      </w:pPr>
    </w:p>
    <w:p w14:paraId="054424D0" w14:textId="4A6872AB" w:rsidR="001A0DF7" w:rsidRPr="00A67B42" w:rsidRDefault="00462F55" w:rsidP="00722126">
      <w:pPr>
        <w:jc w:val="center"/>
        <w:rPr>
          <w:rFonts w:ascii="Times New Roman" w:hAnsi="Times New Roman" w:cs="Times New Roman"/>
          <w:b/>
          <w:bCs/>
          <w:noProof/>
          <w:sz w:val="28"/>
          <w:szCs w:val="28"/>
        </w:rPr>
      </w:pPr>
      <w:r w:rsidRPr="00A67B42">
        <w:rPr>
          <w:rFonts w:ascii="Times New Roman" w:hAnsi="Times New Roman" w:cs="Times New Roman"/>
          <w:b/>
          <w:bCs/>
          <w:noProof/>
          <w:sz w:val="28"/>
          <w:szCs w:val="28"/>
        </w:rPr>
        <w:t xml:space="preserve">KATA </w:t>
      </w:r>
      <w:r w:rsidR="001A0DF7" w:rsidRPr="00A67B42">
        <w:rPr>
          <w:rFonts w:ascii="Times New Roman" w:hAnsi="Times New Roman" w:cs="Times New Roman"/>
          <w:b/>
          <w:bCs/>
          <w:noProof/>
          <w:sz w:val="28"/>
          <w:szCs w:val="28"/>
        </w:rPr>
        <w:t xml:space="preserve">PENGANTAR </w:t>
      </w:r>
    </w:p>
    <w:p w14:paraId="2696AD57" w14:textId="77777777" w:rsidR="00BD49BD" w:rsidRPr="00A67B42" w:rsidRDefault="00BD49BD" w:rsidP="005B5D74">
      <w:pPr>
        <w:rPr>
          <w:rFonts w:ascii="Times New Roman" w:hAnsi="Times New Roman" w:cs="Times New Roman"/>
          <w:b/>
          <w:bCs/>
          <w:noProof/>
          <w:sz w:val="28"/>
          <w:szCs w:val="28"/>
        </w:rPr>
      </w:pPr>
    </w:p>
    <w:p w14:paraId="6F9FDD73" w14:textId="4845533A" w:rsidR="001A0DF7" w:rsidRPr="00A67B42" w:rsidRDefault="005B5D74" w:rsidP="00BD49BD">
      <w:pPr>
        <w:ind w:firstLine="720"/>
        <w:rPr>
          <w:rFonts w:ascii="Times New Roman" w:hAnsi="Times New Roman" w:cs="Times New Roman"/>
          <w:noProof/>
          <w:sz w:val="24"/>
          <w:szCs w:val="24"/>
        </w:rPr>
      </w:pPr>
      <w:r w:rsidRPr="00A67B42">
        <w:rPr>
          <w:rFonts w:ascii="Times New Roman" w:hAnsi="Times New Roman" w:cs="Times New Roman"/>
          <w:noProof/>
          <w:sz w:val="24"/>
          <w:szCs w:val="24"/>
        </w:rPr>
        <w:t>Puji syukur panjatkan ke hadirat Tuhan Yang Maha Esa karena atas rahmat dan karunia-Nya, penyusunan laporan yang berjudul “Laporan Aplikasi Pengaduan Sarana dan Prasarana sekolah” ini dapat diselesaikan dengan baik dan tepat waktu.</w:t>
      </w:r>
    </w:p>
    <w:p w14:paraId="6091EDBA" w14:textId="19168F61" w:rsidR="00831B65" w:rsidRPr="00A67B42" w:rsidRDefault="005B5D74" w:rsidP="007E67F2">
      <w:pPr>
        <w:ind w:firstLine="720"/>
        <w:rPr>
          <w:rFonts w:ascii="Times New Roman" w:hAnsi="Times New Roman" w:cs="Times New Roman"/>
          <w:noProof/>
          <w:sz w:val="24"/>
          <w:szCs w:val="24"/>
        </w:rPr>
      </w:pPr>
      <w:r w:rsidRPr="00A67B42">
        <w:rPr>
          <w:rFonts w:ascii="Times New Roman" w:hAnsi="Times New Roman" w:cs="Times New Roman"/>
          <w:noProof/>
          <w:sz w:val="24"/>
          <w:szCs w:val="24"/>
        </w:rPr>
        <w:t xml:space="preserve">Laporan ini disusun untuk memenuhi salah satu syarat dalam penyelesaian </w:t>
      </w:r>
      <w:r w:rsidR="007E67F2" w:rsidRPr="00A67B42">
        <w:rPr>
          <w:rFonts w:ascii="Times New Roman" w:hAnsi="Times New Roman" w:cs="Times New Roman"/>
          <w:noProof/>
          <w:sz w:val="24"/>
          <w:szCs w:val="24"/>
        </w:rPr>
        <w:t>U</w:t>
      </w:r>
      <w:r w:rsidRPr="00A67B42">
        <w:rPr>
          <w:rFonts w:ascii="Times New Roman" w:hAnsi="Times New Roman" w:cs="Times New Roman"/>
          <w:noProof/>
          <w:sz w:val="24"/>
          <w:szCs w:val="24"/>
        </w:rPr>
        <w:t xml:space="preserve">ji </w:t>
      </w:r>
      <w:r w:rsidR="007E67F2" w:rsidRPr="00A67B42">
        <w:rPr>
          <w:rFonts w:ascii="Times New Roman" w:hAnsi="Times New Roman" w:cs="Times New Roman"/>
          <w:noProof/>
          <w:sz w:val="24"/>
          <w:szCs w:val="24"/>
        </w:rPr>
        <w:t>Ko</w:t>
      </w:r>
      <w:r w:rsidRPr="00A67B42">
        <w:rPr>
          <w:rFonts w:ascii="Times New Roman" w:hAnsi="Times New Roman" w:cs="Times New Roman"/>
          <w:noProof/>
          <w:sz w:val="24"/>
          <w:szCs w:val="24"/>
        </w:rPr>
        <w:t>mpetensi</w:t>
      </w:r>
      <w:r w:rsidR="00BC5438" w:rsidRPr="00A67B42">
        <w:rPr>
          <w:rFonts w:ascii="Times New Roman" w:hAnsi="Times New Roman" w:cs="Times New Roman"/>
          <w:noProof/>
          <w:sz w:val="24"/>
          <w:szCs w:val="24"/>
        </w:rPr>
        <w:t xml:space="preserve"> </w:t>
      </w:r>
      <w:r w:rsidR="007E67F2" w:rsidRPr="00A67B42">
        <w:rPr>
          <w:rFonts w:ascii="Times New Roman" w:hAnsi="Times New Roman" w:cs="Times New Roman"/>
          <w:noProof/>
          <w:sz w:val="24"/>
          <w:szCs w:val="24"/>
        </w:rPr>
        <w:t>K</w:t>
      </w:r>
      <w:r w:rsidR="00BC5438" w:rsidRPr="00A67B42">
        <w:rPr>
          <w:rFonts w:ascii="Times New Roman" w:hAnsi="Times New Roman" w:cs="Times New Roman"/>
          <w:noProof/>
          <w:sz w:val="24"/>
          <w:szCs w:val="24"/>
        </w:rPr>
        <w:t>eahlian di SMK SANGKURIANG 1 CIMAHI. Pembuatan aplikasi ini bertujuan</w:t>
      </w:r>
      <w:r w:rsidR="00D87628" w:rsidRPr="00A67B42">
        <w:rPr>
          <w:rFonts w:ascii="Times New Roman" w:hAnsi="Times New Roman" w:cs="Times New Roman"/>
          <w:noProof/>
          <w:sz w:val="24"/>
          <w:szCs w:val="24"/>
        </w:rPr>
        <w:t xml:space="preserve"> untuk mempermudah warga sekolah dalam menyampaikan laporan atau keluhan terkait kerusakan fasilitas dan sarana prasarana sekolah secara </w:t>
      </w:r>
      <w:r w:rsidR="00BE6BA1" w:rsidRPr="00A67B42">
        <w:rPr>
          <w:rFonts w:ascii="Times New Roman" w:hAnsi="Times New Roman" w:cs="Times New Roman"/>
          <w:noProof/>
          <w:sz w:val="24"/>
          <w:szCs w:val="24"/>
        </w:rPr>
        <w:t>cepat.</w:t>
      </w:r>
      <w:r w:rsidR="00831B65" w:rsidRPr="00A67B42">
        <w:rPr>
          <w:rFonts w:ascii="Times New Roman" w:hAnsi="Times New Roman" w:cs="Times New Roman"/>
          <w:noProof/>
          <w:sz w:val="24"/>
          <w:szCs w:val="24"/>
        </w:rPr>
        <w:t xml:space="preserve"> </w:t>
      </w:r>
    </w:p>
    <w:p w14:paraId="34D3D00A" w14:textId="77777777" w:rsidR="00462F55" w:rsidRPr="00A67B42" w:rsidRDefault="00831B65" w:rsidP="00462F55">
      <w:pPr>
        <w:ind w:firstLine="720"/>
        <w:rPr>
          <w:rFonts w:ascii="Times New Roman" w:hAnsi="Times New Roman" w:cs="Times New Roman"/>
          <w:noProof/>
          <w:sz w:val="24"/>
          <w:szCs w:val="24"/>
        </w:rPr>
      </w:pPr>
      <w:r w:rsidRPr="00A67B42">
        <w:rPr>
          <w:rFonts w:ascii="Times New Roman" w:hAnsi="Times New Roman" w:cs="Times New Roman"/>
          <w:sz w:val="24"/>
          <w:szCs w:val="24"/>
        </w:rPr>
        <w:t>Penulis menyadari sepenuhnya bahwa penyusunan laporan dan pengembangan aplikasi ini tidak akan terwujud tanpa bantuan, bimbingan, serta dukungan dari berbagai pihak. Oleh karena itu, pada kesempatan ini penulis menyampaikan ucapan terima kasih kepada:</w:t>
      </w:r>
    </w:p>
    <w:p w14:paraId="7357C22B" w14:textId="4319F5D7" w:rsidR="00462F55" w:rsidRPr="00A67B42" w:rsidRDefault="00A072C6" w:rsidP="00462F55">
      <w:pPr>
        <w:pStyle w:val="ListParagraph"/>
        <w:numPr>
          <w:ilvl w:val="0"/>
          <w:numId w:val="2"/>
        </w:numPr>
        <w:rPr>
          <w:rFonts w:ascii="Times New Roman" w:hAnsi="Times New Roman" w:cs="Times New Roman"/>
          <w:noProof/>
          <w:sz w:val="24"/>
          <w:szCs w:val="24"/>
        </w:rPr>
      </w:pPr>
      <w:r w:rsidRPr="00A67B42">
        <w:rPr>
          <w:rFonts w:ascii="Times New Roman" w:hAnsi="Times New Roman" w:cs="Times New Roman"/>
          <w:noProof/>
          <w:sz w:val="24"/>
          <w:szCs w:val="24"/>
        </w:rPr>
        <w:t xml:space="preserve"> Bapak Na</w:t>
      </w:r>
      <w:r w:rsidR="00462F55" w:rsidRPr="00A67B42">
        <w:rPr>
          <w:rFonts w:ascii="Times New Roman" w:hAnsi="Times New Roman" w:cs="Times New Roman"/>
          <w:noProof/>
          <w:sz w:val="24"/>
          <w:szCs w:val="24"/>
        </w:rPr>
        <w:t>s</w:t>
      </w:r>
      <w:r w:rsidRPr="00A67B42">
        <w:rPr>
          <w:rFonts w:ascii="Times New Roman" w:hAnsi="Times New Roman" w:cs="Times New Roman"/>
          <w:noProof/>
          <w:sz w:val="24"/>
          <w:szCs w:val="24"/>
        </w:rPr>
        <w:t>rullah Nurul Rahmat, S.Pd., M.Pd., selaku Kepala Sekolah SMK Sa</w:t>
      </w:r>
      <w:r w:rsidR="00831B65" w:rsidRPr="00A67B42">
        <w:rPr>
          <w:rFonts w:ascii="Times New Roman" w:hAnsi="Times New Roman" w:cs="Times New Roman"/>
          <w:noProof/>
          <w:sz w:val="24"/>
          <w:szCs w:val="24"/>
        </w:rPr>
        <w:t>ngkuriang 1 Cimahi</w:t>
      </w:r>
      <w:r w:rsidR="00462F55" w:rsidRPr="00A67B42">
        <w:rPr>
          <w:rFonts w:ascii="Times New Roman" w:hAnsi="Times New Roman" w:cs="Times New Roman"/>
          <w:noProof/>
          <w:sz w:val="24"/>
          <w:szCs w:val="24"/>
        </w:rPr>
        <w:t>.</w:t>
      </w:r>
    </w:p>
    <w:p w14:paraId="489EE728" w14:textId="77777777" w:rsidR="00462F55" w:rsidRPr="00A67B42" w:rsidRDefault="00A072C6" w:rsidP="00462F55">
      <w:pPr>
        <w:pStyle w:val="ListParagraph"/>
        <w:numPr>
          <w:ilvl w:val="0"/>
          <w:numId w:val="2"/>
        </w:numPr>
        <w:rPr>
          <w:rFonts w:ascii="Times New Roman" w:hAnsi="Times New Roman" w:cs="Times New Roman"/>
          <w:noProof/>
          <w:sz w:val="24"/>
          <w:szCs w:val="24"/>
        </w:rPr>
      </w:pPr>
      <w:r w:rsidRPr="00A67B42">
        <w:rPr>
          <w:rFonts w:ascii="Times New Roman" w:hAnsi="Times New Roman" w:cs="Times New Roman"/>
          <w:noProof/>
          <w:sz w:val="24"/>
          <w:szCs w:val="24"/>
        </w:rPr>
        <w:t xml:space="preserve"> Bapak Indra Batara, selaku Ketua Jurusan Rekayasa Perangkat Lunak</w:t>
      </w:r>
      <w:r w:rsidR="00831B65" w:rsidRPr="00A67B42">
        <w:rPr>
          <w:rFonts w:ascii="Times New Roman" w:hAnsi="Times New Roman" w:cs="Times New Roman"/>
          <w:noProof/>
          <w:sz w:val="24"/>
          <w:szCs w:val="24"/>
        </w:rPr>
        <w:t>.</w:t>
      </w:r>
      <w:r w:rsidR="00462F55" w:rsidRPr="00A67B42">
        <w:rPr>
          <w:rFonts w:ascii="Times New Roman" w:hAnsi="Times New Roman" w:cs="Times New Roman"/>
          <w:noProof/>
          <w:sz w:val="24"/>
          <w:szCs w:val="24"/>
        </w:rPr>
        <w:t xml:space="preserve"> </w:t>
      </w:r>
    </w:p>
    <w:p w14:paraId="34AD91DC" w14:textId="77777777" w:rsidR="00462F55" w:rsidRPr="00A67B42" w:rsidRDefault="00A072C6" w:rsidP="00462F55">
      <w:pPr>
        <w:pStyle w:val="ListParagraph"/>
        <w:numPr>
          <w:ilvl w:val="0"/>
          <w:numId w:val="2"/>
        </w:numPr>
        <w:rPr>
          <w:rFonts w:ascii="Times New Roman" w:hAnsi="Times New Roman" w:cs="Times New Roman"/>
          <w:noProof/>
          <w:sz w:val="24"/>
          <w:szCs w:val="24"/>
        </w:rPr>
      </w:pPr>
      <w:r w:rsidRPr="00A67B42">
        <w:rPr>
          <w:rFonts w:ascii="Times New Roman" w:hAnsi="Times New Roman" w:cs="Times New Roman"/>
          <w:noProof/>
          <w:sz w:val="24"/>
          <w:szCs w:val="24"/>
        </w:rPr>
        <w:t xml:space="preserve">Bapak Alan, </w:t>
      </w:r>
      <w:r w:rsidR="00831B65" w:rsidRPr="00A67B42">
        <w:rPr>
          <w:rFonts w:ascii="Times New Roman" w:hAnsi="Times New Roman" w:cs="Times New Roman"/>
          <w:noProof/>
          <w:sz w:val="24"/>
          <w:szCs w:val="24"/>
        </w:rPr>
        <w:t xml:space="preserve">Bapak Denis, Bapak Rizky, dan Ibu Suci </w:t>
      </w:r>
      <w:r w:rsidRPr="00A67B42">
        <w:rPr>
          <w:rFonts w:ascii="Times New Roman" w:hAnsi="Times New Roman" w:cs="Times New Roman"/>
          <w:noProof/>
          <w:sz w:val="24"/>
          <w:szCs w:val="24"/>
        </w:rPr>
        <w:t>selaku guru pembimbing</w:t>
      </w:r>
      <w:r w:rsidR="00462F55" w:rsidRPr="00A67B42">
        <w:rPr>
          <w:rFonts w:ascii="Times New Roman" w:hAnsi="Times New Roman" w:cs="Times New Roman"/>
          <w:noProof/>
          <w:sz w:val="24"/>
          <w:szCs w:val="24"/>
        </w:rPr>
        <w:t>.</w:t>
      </w:r>
    </w:p>
    <w:p w14:paraId="03101EAC" w14:textId="77777777" w:rsidR="00462F55" w:rsidRPr="00A67B42" w:rsidRDefault="00A072C6" w:rsidP="00462F55">
      <w:pPr>
        <w:pStyle w:val="ListParagraph"/>
        <w:numPr>
          <w:ilvl w:val="0"/>
          <w:numId w:val="2"/>
        </w:numPr>
        <w:rPr>
          <w:rFonts w:ascii="Times New Roman" w:hAnsi="Times New Roman" w:cs="Times New Roman"/>
          <w:noProof/>
          <w:sz w:val="24"/>
          <w:szCs w:val="24"/>
        </w:rPr>
      </w:pPr>
      <w:r w:rsidRPr="00A67B42">
        <w:rPr>
          <w:rFonts w:ascii="Times New Roman" w:hAnsi="Times New Roman" w:cs="Times New Roman"/>
          <w:noProof/>
          <w:sz w:val="24"/>
          <w:szCs w:val="24"/>
        </w:rPr>
        <w:t xml:space="preserve">Kedua orang tua dan keluarga tercinta yang senantiasa berikan </w:t>
      </w:r>
      <w:r w:rsidR="00831B65" w:rsidRPr="00A67B42">
        <w:rPr>
          <w:rFonts w:ascii="Times New Roman" w:hAnsi="Times New Roman" w:cs="Times New Roman"/>
          <w:noProof/>
          <w:sz w:val="24"/>
          <w:szCs w:val="24"/>
        </w:rPr>
        <w:t xml:space="preserve">doa, </w:t>
      </w:r>
      <w:r w:rsidRPr="00A67B42">
        <w:rPr>
          <w:rFonts w:ascii="Times New Roman" w:hAnsi="Times New Roman" w:cs="Times New Roman"/>
          <w:noProof/>
          <w:sz w:val="24"/>
          <w:szCs w:val="24"/>
        </w:rPr>
        <w:t>motrvasi, serta dukungan moral maupun material</w:t>
      </w:r>
    </w:p>
    <w:p w14:paraId="1A09A1A9" w14:textId="2D07107C" w:rsidR="00A072C6" w:rsidRPr="00A67B42" w:rsidRDefault="00A072C6" w:rsidP="00462F55">
      <w:pPr>
        <w:pStyle w:val="ListParagraph"/>
        <w:numPr>
          <w:ilvl w:val="0"/>
          <w:numId w:val="2"/>
        </w:numPr>
        <w:rPr>
          <w:rFonts w:ascii="Times New Roman" w:hAnsi="Times New Roman" w:cs="Times New Roman"/>
          <w:noProof/>
          <w:sz w:val="24"/>
          <w:szCs w:val="24"/>
        </w:rPr>
      </w:pPr>
      <w:r w:rsidRPr="00A67B42">
        <w:rPr>
          <w:rFonts w:ascii="Times New Roman" w:hAnsi="Times New Roman" w:cs="Times New Roman"/>
          <w:noProof/>
          <w:sz w:val="24"/>
          <w:szCs w:val="24"/>
        </w:rPr>
        <w:t>Rekan</w:t>
      </w:r>
      <w:r w:rsidR="00462F55" w:rsidRPr="00A67B42">
        <w:rPr>
          <w:rFonts w:ascii="Times New Roman" w:hAnsi="Times New Roman" w:cs="Times New Roman"/>
          <w:noProof/>
          <w:sz w:val="24"/>
          <w:szCs w:val="24"/>
        </w:rPr>
        <w:t>-r</w:t>
      </w:r>
      <w:r w:rsidRPr="00A67B42">
        <w:rPr>
          <w:rFonts w:ascii="Times New Roman" w:hAnsi="Times New Roman" w:cs="Times New Roman"/>
          <w:noProof/>
          <w:sz w:val="24"/>
          <w:szCs w:val="24"/>
        </w:rPr>
        <w:t>ekan yang telah</w:t>
      </w:r>
      <w:r w:rsidR="00462F55" w:rsidRPr="00A67B42">
        <w:rPr>
          <w:rFonts w:ascii="Times New Roman" w:hAnsi="Times New Roman" w:cs="Times New Roman"/>
          <w:noProof/>
          <w:sz w:val="24"/>
          <w:szCs w:val="24"/>
        </w:rPr>
        <w:t xml:space="preserve"> memberikan bantuan</w:t>
      </w:r>
      <w:r w:rsidRPr="00A67B42">
        <w:rPr>
          <w:rFonts w:ascii="Times New Roman" w:hAnsi="Times New Roman" w:cs="Times New Roman"/>
          <w:noProof/>
          <w:sz w:val="24"/>
          <w:szCs w:val="24"/>
        </w:rPr>
        <w:t xml:space="preserve"> dalam menyelesaikan aplikasi </w:t>
      </w:r>
      <w:r w:rsidR="00462F55" w:rsidRPr="00A67B42">
        <w:rPr>
          <w:rFonts w:ascii="Times New Roman" w:hAnsi="Times New Roman" w:cs="Times New Roman"/>
          <w:noProof/>
          <w:sz w:val="24"/>
          <w:szCs w:val="24"/>
        </w:rPr>
        <w:t>ini.</w:t>
      </w:r>
    </w:p>
    <w:p w14:paraId="40C11532" w14:textId="48A48D3D" w:rsidR="00BE6BA1" w:rsidRPr="00A67B42" w:rsidRDefault="00BE6BA1" w:rsidP="00BD49BD">
      <w:pPr>
        <w:ind w:firstLine="720"/>
        <w:rPr>
          <w:rFonts w:ascii="Times New Roman" w:hAnsi="Times New Roman" w:cs="Times New Roman"/>
          <w:noProof/>
          <w:sz w:val="24"/>
          <w:szCs w:val="24"/>
        </w:rPr>
      </w:pPr>
      <w:r w:rsidRPr="00A67B42">
        <w:rPr>
          <w:rFonts w:ascii="Times New Roman" w:hAnsi="Times New Roman" w:cs="Times New Roman"/>
          <w:noProof/>
          <w:sz w:val="24"/>
          <w:szCs w:val="24"/>
        </w:rPr>
        <w:t>Penulis menyadari bahwa laporan maupun aplikasi yang dibuat masih jauh dari kata sempurna karena keterbatasan kemampuan dan pengetahuan. Oleh karena itu, segala kritik dan saran yang membangun sangat diharapkan demi penyempurnaan di masa mendatang.</w:t>
      </w:r>
      <w:r w:rsidR="00BD49BD" w:rsidRPr="00A67B42">
        <w:rPr>
          <w:rFonts w:ascii="Times New Roman" w:hAnsi="Times New Roman" w:cs="Times New Roman"/>
          <w:noProof/>
          <w:sz w:val="24"/>
          <w:szCs w:val="24"/>
        </w:rPr>
        <w:t xml:space="preserve"> </w:t>
      </w:r>
      <w:r w:rsidRPr="00A67B42">
        <w:rPr>
          <w:rFonts w:ascii="Times New Roman" w:hAnsi="Times New Roman" w:cs="Times New Roman"/>
          <w:noProof/>
          <w:sz w:val="24"/>
          <w:szCs w:val="24"/>
        </w:rPr>
        <w:t xml:space="preserve">Akhir kata, semoga laporan dan aplikasi pengaduan sarana sekolah ini dapat memberikan manfaat nyata serta kontribusi positif bagi lingkungan sekolah. </w:t>
      </w:r>
    </w:p>
    <w:p w14:paraId="7BD4AE96" w14:textId="293A9F8A" w:rsidR="001A0DF7" w:rsidRPr="00A67B42" w:rsidRDefault="001A0DF7" w:rsidP="00345443">
      <w:pPr>
        <w:rPr>
          <w:rFonts w:ascii="Times New Roman" w:hAnsi="Times New Roman" w:cs="Times New Roman"/>
          <w:b/>
          <w:bCs/>
          <w:noProof/>
          <w:sz w:val="28"/>
          <w:szCs w:val="28"/>
        </w:rPr>
      </w:pPr>
    </w:p>
    <w:p w14:paraId="49072C1A" w14:textId="3333B96A" w:rsidR="001A0DF7" w:rsidRPr="00A67B42" w:rsidRDefault="001A0DF7" w:rsidP="00722126">
      <w:pPr>
        <w:jc w:val="center"/>
        <w:rPr>
          <w:rFonts w:ascii="Times New Roman" w:hAnsi="Times New Roman" w:cs="Times New Roman"/>
          <w:b/>
          <w:bCs/>
          <w:noProof/>
          <w:sz w:val="28"/>
          <w:szCs w:val="28"/>
        </w:rPr>
      </w:pPr>
    </w:p>
    <w:p w14:paraId="625CD46C" w14:textId="1E4E26ED" w:rsidR="001A0DF7" w:rsidRPr="00A67B42" w:rsidRDefault="001A0DF7" w:rsidP="00722126">
      <w:pPr>
        <w:jc w:val="center"/>
        <w:rPr>
          <w:rFonts w:ascii="Times New Roman" w:hAnsi="Times New Roman" w:cs="Times New Roman"/>
          <w:b/>
          <w:bCs/>
          <w:noProof/>
          <w:sz w:val="28"/>
          <w:szCs w:val="28"/>
        </w:rPr>
      </w:pPr>
    </w:p>
    <w:p w14:paraId="373816F5" w14:textId="7DD58C11" w:rsidR="001A0DF7" w:rsidRPr="00A67B42" w:rsidRDefault="001A0DF7" w:rsidP="00722126">
      <w:pPr>
        <w:jc w:val="center"/>
        <w:rPr>
          <w:rFonts w:ascii="Times New Roman" w:hAnsi="Times New Roman" w:cs="Times New Roman"/>
          <w:b/>
          <w:bCs/>
          <w:noProof/>
          <w:sz w:val="28"/>
          <w:szCs w:val="28"/>
        </w:rPr>
      </w:pPr>
    </w:p>
    <w:p w14:paraId="5CFBCB57" w14:textId="77777777" w:rsidR="00633757" w:rsidRPr="00A67B42" w:rsidRDefault="00633757" w:rsidP="00722126">
      <w:pPr>
        <w:jc w:val="center"/>
        <w:rPr>
          <w:ins w:id="1" w:author="almeira ashriva"/>
          <w:rFonts w:ascii="Times New Roman" w:hAnsi="Times New Roman" w:cs="Times New Roman"/>
          <w:b/>
          <w:bCs/>
          <w:noProof/>
          <w:sz w:val="28"/>
          <w:szCs w:val="28"/>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tblGrid>
      <w:tr w:rsidR="00A072C6" w:rsidRPr="00A67B42" w14:paraId="422A7099" w14:textId="77777777" w:rsidTr="00462F55">
        <w:trPr>
          <w:trHeight w:val="303"/>
          <w:jc w:val="right"/>
        </w:trPr>
        <w:tc>
          <w:tcPr>
            <w:tcW w:w="3685" w:type="dxa"/>
          </w:tcPr>
          <w:p w14:paraId="7CFE4859" w14:textId="490469AB" w:rsidR="00A072C6" w:rsidRPr="00A67B42" w:rsidRDefault="00831B65" w:rsidP="00831B65">
            <w:pPr>
              <w:jc w:val="center"/>
              <w:rPr>
                <w:rFonts w:ascii="Times New Roman" w:hAnsi="Times New Roman" w:cs="Times New Roman"/>
                <w:noProof/>
                <w:sz w:val="24"/>
                <w:szCs w:val="24"/>
              </w:rPr>
            </w:pPr>
            <w:r w:rsidRPr="00A67B42">
              <w:rPr>
                <w:rFonts w:ascii="Times New Roman" w:hAnsi="Times New Roman" w:cs="Times New Roman"/>
                <w:noProof/>
                <w:sz w:val="24"/>
                <w:szCs w:val="24"/>
              </w:rPr>
              <w:t>Cimahi, September 2026</w:t>
            </w:r>
          </w:p>
        </w:tc>
      </w:tr>
      <w:tr w:rsidR="00A072C6" w:rsidRPr="00A67B42" w14:paraId="1EADFBA6" w14:textId="77777777" w:rsidTr="00462F55">
        <w:trPr>
          <w:trHeight w:val="317"/>
          <w:jc w:val="right"/>
        </w:trPr>
        <w:tc>
          <w:tcPr>
            <w:tcW w:w="3685" w:type="dxa"/>
          </w:tcPr>
          <w:p w14:paraId="712E7791" w14:textId="77777777" w:rsidR="00A072C6" w:rsidRPr="00A67B42" w:rsidRDefault="00A072C6" w:rsidP="00722126">
            <w:pPr>
              <w:jc w:val="center"/>
              <w:rPr>
                <w:rFonts w:ascii="Times New Roman" w:hAnsi="Times New Roman" w:cs="Times New Roman"/>
                <w:noProof/>
                <w:sz w:val="28"/>
                <w:szCs w:val="28"/>
              </w:rPr>
            </w:pPr>
          </w:p>
        </w:tc>
      </w:tr>
      <w:tr w:rsidR="00462F55" w:rsidRPr="00A67B42" w14:paraId="4E22E2B7" w14:textId="77777777" w:rsidTr="00462F55">
        <w:trPr>
          <w:trHeight w:val="317"/>
          <w:jc w:val="right"/>
        </w:trPr>
        <w:tc>
          <w:tcPr>
            <w:tcW w:w="3685" w:type="dxa"/>
          </w:tcPr>
          <w:p w14:paraId="1FC11A83" w14:textId="77777777" w:rsidR="00462F55" w:rsidRPr="00A67B42" w:rsidRDefault="00462F55" w:rsidP="00722126">
            <w:pPr>
              <w:jc w:val="center"/>
              <w:rPr>
                <w:rFonts w:ascii="Times New Roman" w:hAnsi="Times New Roman" w:cs="Times New Roman"/>
                <w:noProof/>
                <w:sz w:val="28"/>
                <w:szCs w:val="28"/>
              </w:rPr>
            </w:pPr>
          </w:p>
        </w:tc>
      </w:tr>
      <w:tr w:rsidR="00A072C6" w:rsidRPr="00A67B42" w14:paraId="5DFE911D" w14:textId="77777777" w:rsidTr="00462F55">
        <w:trPr>
          <w:trHeight w:val="303"/>
          <w:jc w:val="right"/>
        </w:trPr>
        <w:tc>
          <w:tcPr>
            <w:tcW w:w="3685" w:type="dxa"/>
          </w:tcPr>
          <w:p w14:paraId="139BE074" w14:textId="77777777" w:rsidR="00A072C6" w:rsidRPr="00A67B42" w:rsidRDefault="00A072C6" w:rsidP="00722126">
            <w:pPr>
              <w:jc w:val="center"/>
              <w:rPr>
                <w:rFonts w:ascii="Times New Roman" w:hAnsi="Times New Roman" w:cs="Times New Roman"/>
                <w:noProof/>
                <w:sz w:val="28"/>
                <w:szCs w:val="28"/>
              </w:rPr>
            </w:pPr>
          </w:p>
        </w:tc>
      </w:tr>
      <w:tr w:rsidR="00A072C6" w:rsidRPr="00A67B42" w14:paraId="6D4859CD" w14:textId="77777777" w:rsidTr="00462F55">
        <w:trPr>
          <w:trHeight w:val="303"/>
          <w:jc w:val="right"/>
        </w:trPr>
        <w:tc>
          <w:tcPr>
            <w:tcW w:w="3685" w:type="dxa"/>
          </w:tcPr>
          <w:p w14:paraId="0A11F09C" w14:textId="55BDEEFD" w:rsidR="00A072C6" w:rsidRPr="00A67B42" w:rsidRDefault="00831B65" w:rsidP="00722126">
            <w:pPr>
              <w:jc w:val="center"/>
              <w:rPr>
                <w:rFonts w:ascii="Times New Roman" w:hAnsi="Times New Roman" w:cs="Times New Roman"/>
                <w:noProof/>
                <w:sz w:val="24"/>
                <w:szCs w:val="24"/>
              </w:rPr>
            </w:pPr>
            <w:r w:rsidRPr="00A67B42">
              <w:rPr>
                <w:rFonts w:ascii="Times New Roman" w:hAnsi="Times New Roman" w:cs="Times New Roman"/>
                <w:noProof/>
                <w:sz w:val="24"/>
                <w:szCs w:val="24"/>
              </w:rPr>
              <w:t>Almeira Ashriva Putri Yudiana</w:t>
            </w:r>
          </w:p>
        </w:tc>
      </w:tr>
    </w:tbl>
    <w:p w14:paraId="39337D41" w14:textId="77777777" w:rsidR="00345443" w:rsidRDefault="00345443" w:rsidP="001A1895">
      <w:pPr>
        <w:jc w:val="center"/>
        <w:rPr>
          <w:rFonts w:ascii="Times New Roman" w:hAnsi="Times New Roman" w:cs="Times New Roman"/>
          <w:b/>
          <w:bCs/>
          <w:noProof/>
          <w:sz w:val="32"/>
          <w:szCs w:val="32"/>
        </w:rPr>
      </w:pPr>
    </w:p>
    <w:sdt>
      <w:sdtPr>
        <w:id w:val="-888416386"/>
        <w:docPartObj>
          <w:docPartGallery w:val="Table of Contents"/>
          <w:docPartUnique/>
        </w:docPartObj>
      </w:sdtPr>
      <w:sdtEndPr>
        <w:rPr>
          <w:rFonts w:asciiTheme="minorHAnsi" w:eastAsiaTheme="minorHAnsi" w:hAnsiTheme="minorHAnsi" w:cstheme="minorBidi"/>
          <w:b/>
          <w:bCs/>
          <w:noProof/>
          <w:color w:val="auto"/>
          <w:sz w:val="22"/>
          <w:szCs w:val="22"/>
          <w:lang w:val="id-ID"/>
        </w:rPr>
      </w:sdtEndPr>
      <w:sdtContent>
        <w:p w14:paraId="1873A83A" w14:textId="6F7B98DA" w:rsidR="00487377" w:rsidRPr="00487377" w:rsidRDefault="00487377" w:rsidP="00487377">
          <w:pPr>
            <w:pStyle w:val="TOCHeading"/>
            <w:jc w:val="center"/>
            <w:rPr>
              <w:rFonts w:ascii="Times New Roman" w:hAnsi="Times New Roman" w:cs="Times New Roman"/>
              <w:b/>
              <w:bCs/>
              <w:color w:val="000000" w:themeColor="text1"/>
            </w:rPr>
          </w:pPr>
          <w:r w:rsidRPr="00487377">
            <w:rPr>
              <w:rFonts w:ascii="Times New Roman" w:hAnsi="Times New Roman" w:cs="Times New Roman"/>
              <w:b/>
              <w:bCs/>
              <w:color w:val="000000" w:themeColor="text1"/>
            </w:rPr>
            <w:t>DAFTAR ISI</w:t>
          </w:r>
        </w:p>
        <w:p w14:paraId="67E6AD23" w14:textId="593EF19B" w:rsidR="00487377" w:rsidRDefault="00487377">
          <w:pPr>
            <w:pStyle w:val="TOC1"/>
            <w:tabs>
              <w:tab w:val="right" w:leader="dot" w:pos="9016"/>
            </w:tabs>
            <w:rPr>
              <w:noProof/>
            </w:rPr>
          </w:pPr>
          <w:r>
            <w:fldChar w:fldCharType="begin"/>
          </w:r>
          <w:r>
            <w:instrText xml:space="preserve"> TOC \o "1-3" \h \z \u </w:instrText>
          </w:r>
          <w:r>
            <w:fldChar w:fldCharType="separate"/>
          </w:r>
          <w:hyperlink w:anchor="_Toc243680894" w:history="1">
            <w:r w:rsidRPr="001B72AC">
              <w:rPr>
                <w:rStyle w:val="Hyperlink"/>
                <w:rFonts w:ascii="Times New Roman" w:hAnsi="Times New Roman" w:cs="Times New Roman"/>
                <w:b/>
                <w:bCs/>
                <w:noProof/>
              </w:rPr>
              <w:t>BAB I</w:t>
            </w:r>
            <w:r>
              <w:rPr>
                <w:noProof/>
                <w:webHidden/>
              </w:rPr>
              <w:tab/>
            </w:r>
            <w:r>
              <w:rPr>
                <w:noProof/>
                <w:webHidden/>
              </w:rPr>
              <w:fldChar w:fldCharType="begin"/>
            </w:r>
            <w:r>
              <w:rPr>
                <w:noProof/>
                <w:webHidden/>
              </w:rPr>
              <w:instrText xml:space="preserve"> PAGEREF _Toc243680894 \h </w:instrText>
            </w:r>
            <w:r>
              <w:rPr>
                <w:noProof/>
                <w:webHidden/>
              </w:rPr>
            </w:r>
            <w:r>
              <w:rPr>
                <w:noProof/>
                <w:webHidden/>
              </w:rPr>
              <w:fldChar w:fldCharType="separate"/>
            </w:r>
            <w:r>
              <w:rPr>
                <w:noProof/>
                <w:webHidden/>
              </w:rPr>
              <w:t>4</w:t>
            </w:r>
            <w:r>
              <w:rPr>
                <w:noProof/>
                <w:webHidden/>
              </w:rPr>
              <w:fldChar w:fldCharType="end"/>
            </w:r>
          </w:hyperlink>
        </w:p>
        <w:p w14:paraId="178D0AE2" w14:textId="10244961" w:rsidR="00487377" w:rsidRDefault="00487377">
          <w:pPr>
            <w:pStyle w:val="TOC1"/>
            <w:tabs>
              <w:tab w:val="right" w:leader="dot" w:pos="9016"/>
            </w:tabs>
            <w:rPr>
              <w:noProof/>
            </w:rPr>
          </w:pPr>
          <w:hyperlink w:anchor="_Toc243680895" w:history="1">
            <w:r w:rsidRPr="001B72AC">
              <w:rPr>
                <w:rStyle w:val="Hyperlink"/>
                <w:rFonts w:ascii="Times New Roman" w:hAnsi="Times New Roman" w:cs="Times New Roman"/>
                <w:b/>
                <w:bCs/>
                <w:noProof/>
              </w:rPr>
              <w:t>PENDAHULUAN</w:t>
            </w:r>
            <w:r>
              <w:rPr>
                <w:noProof/>
                <w:webHidden/>
              </w:rPr>
              <w:tab/>
            </w:r>
            <w:r>
              <w:rPr>
                <w:noProof/>
                <w:webHidden/>
              </w:rPr>
              <w:fldChar w:fldCharType="begin"/>
            </w:r>
            <w:r>
              <w:rPr>
                <w:noProof/>
                <w:webHidden/>
              </w:rPr>
              <w:instrText xml:space="preserve"> PAGEREF _Toc243680895 \h </w:instrText>
            </w:r>
            <w:r>
              <w:rPr>
                <w:noProof/>
                <w:webHidden/>
              </w:rPr>
            </w:r>
            <w:r>
              <w:rPr>
                <w:noProof/>
                <w:webHidden/>
              </w:rPr>
              <w:fldChar w:fldCharType="separate"/>
            </w:r>
            <w:r>
              <w:rPr>
                <w:noProof/>
                <w:webHidden/>
              </w:rPr>
              <w:t>4</w:t>
            </w:r>
            <w:r>
              <w:rPr>
                <w:noProof/>
                <w:webHidden/>
              </w:rPr>
              <w:fldChar w:fldCharType="end"/>
            </w:r>
          </w:hyperlink>
        </w:p>
        <w:p w14:paraId="18E73A8C" w14:textId="6B3001B0" w:rsidR="00487377" w:rsidRDefault="00487377">
          <w:pPr>
            <w:pStyle w:val="TOC2"/>
            <w:tabs>
              <w:tab w:val="right" w:leader="dot" w:pos="9016"/>
            </w:tabs>
            <w:rPr>
              <w:noProof/>
            </w:rPr>
          </w:pPr>
          <w:hyperlink w:anchor="_Toc243680896" w:history="1">
            <w:r w:rsidRPr="001B72AC">
              <w:rPr>
                <w:rStyle w:val="Hyperlink"/>
                <w:rFonts w:ascii="Times New Roman" w:hAnsi="Times New Roman" w:cs="Times New Roman"/>
                <w:b/>
                <w:bCs/>
                <w:noProof/>
              </w:rPr>
              <w:t>I.1 Gambaran Umum Aplikasi</w:t>
            </w:r>
            <w:r>
              <w:rPr>
                <w:noProof/>
                <w:webHidden/>
              </w:rPr>
              <w:tab/>
            </w:r>
            <w:r>
              <w:rPr>
                <w:noProof/>
                <w:webHidden/>
              </w:rPr>
              <w:fldChar w:fldCharType="begin"/>
            </w:r>
            <w:r>
              <w:rPr>
                <w:noProof/>
                <w:webHidden/>
              </w:rPr>
              <w:instrText xml:space="preserve"> PAGEREF _Toc243680896 \h </w:instrText>
            </w:r>
            <w:r>
              <w:rPr>
                <w:noProof/>
                <w:webHidden/>
              </w:rPr>
            </w:r>
            <w:r>
              <w:rPr>
                <w:noProof/>
                <w:webHidden/>
              </w:rPr>
              <w:fldChar w:fldCharType="separate"/>
            </w:r>
            <w:r>
              <w:rPr>
                <w:noProof/>
                <w:webHidden/>
              </w:rPr>
              <w:t>4</w:t>
            </w:r>
            <w:r>
              <w:rPr>
                <w:noProof/>
                <w:webHidden/>
              </w:rPr>
              <w:fldChar w:fldCharType="end"/>
            </w:r>
          </w:hyperlink>
        </w:p>
        <w:p w14:paraId="79BDDA68" w14:textId="121ACA58" w:rsidR="00487377" w:rsidRDefault="00487377">
          <w:pPr>
            <w:pStyle w:val="TOC2"/>
            <w:tabs>
              <w:tab w:val="right" w:leader="dot" w:pos="9016"/>
            </w:tabs>
            <w:rPr>
              <w:noProof/>
            </w:rPr>
          </w:pPr>
          <w:hyperlink w:anchor="_Toc243680897" w:history="1">
            <w:r w:rsidRPr="001B72AC">
              <w:rPr>
                <w:rStyle w:val="Hyperlink"/>
                <w:rFonts w:ascii="Times New Roman" w:hAnsi="Times New Roman" w:cs="Times New Roman"/>
                <w:b/>
                <w:bCs/>
                <w:noProof/>
              </w:rPr>
              <w:t>I.2 Tools yang Digunakan</w:t>
            </w:r>
            <w:r>
              <w:rPr>
                <w:noProof/>
                <w:webHidden/>
              </w:rPr>
              <w:tab/>
            </w:r>
            <w:r>
              <w:rPr>
                <w:noProof/>
                <w:webHidden/>
              </w:rPr>
              <w:fldChar w:fldCharType="begin"/>
            </w:r>
            <w:r>
              <w:rPr>
                <w:noProof/>
                <w:webHidden/>
              </w:rPr>
              <w:instrText xml:space="preserve"> PAGEREF _Toc243680897 \h </w:instrText>
            </w:r>
            <w:r>
              <w:rPr>
                <w:noProof/>
                <w:webHidden/>
              </w:rPr>
            </w:r>
            <w:r>
              <w:rPr>
                <w:noProof/>
                <w:webHidden/>
              </w:rPr>
              <w:fldChar w:fldCharType="separate"/>
            </w:r>
            <w:r>
              <w:rPr>
                <w:noProof/>
                <w:webHidden/>
              </w:rPr>
              <w:t>5</w:t>
            </w:r>
            <w:r>
              <w:rPr>
                <w:noProof/>
                <w:webHidden/>
              </w:rPr>
              <w:fldChar w:fldCharType="end"/>
            </w:r>
          </w:hyperlink>
        </w:p>
        <w:p w14:paraId="0370C7EA" w14:textId="2B1E7132" w:rsidR="00487377" w:rsidRDefault="00487377">
          <w:pPr>
            <w:pStyle w:val="TOC1"/>
            <w:tabs>
              <w:tab w:val="right" w:leader="dot" w:pos="9016"/>
            </w:tabs>
            <w:rPr>
              <w:noProof/>
            </w:rPr>
          </w:pPr>
          <w:hyperlink w:anchor="_Toc243680898" w:history="1">
            <w:r w:rsidRPr="001B72AC">
              <w:rPr>
                <w:rStyle w:val="Hyperlink"/>
                <w:rFonts w:ascii="Times New Roman" w:hAnsi="Times New Roman" w:cs="Times New Roman"/>
                <w:b/>
                <w:bCs/>
                <w:noProof/>
              </w:rPr>
              <w:t>BAB II</w:t>
            </w:r>
            <w:r>
              <w:rPr>
                <w:noProof/>
                <w:webHidden/>
              </w:rPr>
              <w:tab/>
            </w:r>
            <w:r>
              <w:rPr>
                <w:noProof/>
                <w:webHidden/>
              </w:rPr>
              <w:fldChar w:fldCharType="begin"/>
            </w:r>
            <w:r>
              <w:rPr>
                <w:noProof/>
                <w:webHidden/>
              </w:rPr>
              <w:instrText xml:space="preserve"> PAGEREF _Toc243680898 \h </w:instrText>
            </w:r>
            <w:r>
              <w:rPr>
                <w:noProof/>
                <w:webHidden/>
              </w:rPr>
            </w:r>
            <w:r>
              <w:rPr>
                <w:noProof/>
                <w:webHidden/>
              </w:rPr>
              <w:fldChar w:fldCharType="separate"/>
            </w:r>
            <w:r>
              <w:rPr>
                <w:noProof/>
                <w:webHidden/>
              </w:rPr>
              <w:t>6</w:t>
            </w:r>
            <w:r>
              <w:rPr>
                <w:noProof/>
                <w:webHidden/>
              </w:rPr>
              <w:fldChar w:fldCharType="end"/>
            </w:r>
          </w:hyperlink>
        </w:p>
        <w:p w14:paraId="18B20080" w14:textId="5FBA0A5E" w:rsidR="00487377" w:rsidRDefault="00487377">
          <w:pPr>
            <w:pStyle w:val="TOC1"/>
            <w:tabs>
              <w:tab w:val="right" w:leader="dot" w:pos="9016"/>
            </w:tabs>
            <w:rPr>
              <w:noProof/>
            </w:rPr>
          </w:pPr>
          <w:hyperlink w:anchor="_Toc243680899" w:history="1">
            <w:r w:rsidRPr="001B72AC">
              <w:rPr>
                <w:rStyle w:val="Hyperlink"/>
                <w:rFonts w:ascii="Times New Roman" w:hAnsi="Times New Roman" w:cs="Times New Roman"/>
                <w:b/>
                <w:bCs/>
                <w:noProof/>
              </w:rPr>
              <w:t>ANALISIS DAN PERANCANGAN</w:t>
            </w:r>
            <w:r>
              <w:rPr>
                <w:noProof/>
                <w:webHidden/>
              </w:rPr>
              <w:tab/>
            </w:r>
            <w:r>
              <w:rPr>
                <w:noProof/>
                <w:webHidden/>
              </w:rPr>
              <w:fldChar w:fldCharType="begin"/>
            </w:r>
            <w:r>
              <w:rPr>
                <w:noProof/>
                <w:webHidden/>
              </w:rPr>
              <w:instrText xml:space="preserve"> PAGEREF _Toc243680899 \h </w:instrText>
            </w:r>
            <w:r>
              <w:rPr>
                <w:noProof/>
                <w:webHidden/>
              </w:rPr>
            </w:r>
            <w:r>
              <w:rPr>
                <w:noProof/>
                <w:webHidden/>
              </w:rPr>
              <w:fldChar w:fldCharType="separate"/>
            </w:r>
            <w:r>
              <w:rPr>
                <w:noProof/>
                <w:webHidden/>
              </w:rPr>
              <w:t>6</w:t>
            </w:r>
            <w:r>
              <w:rPr>
                <w:noProof/>
                <w:webHidden/>
              </w:rPr>
              <w:fldChar w:fldCharType="end"/>
            </w:r>
          </w:hyperlink>
        </w:p>
        <w:p w14:paraId="7FC9F395" w14:textId="3174C053" w:rsidR="00487377" w:rsidRDefault="00487377">
          <w:pPr>
            <w:pStyle w:val="TOC2"/>
            <w:tabs>
              <w:tab w:val="right" w:leader="dot" w:pos="9016"/>
            </w:tabs>
            <w:rPr>
              <w:noProof/>
            </w:rPr>
          </w:pPr>
          <w:hyperlink w:anchor="_Toc243680900" w:history="1">
            <w:r w:rsidRPr="001B72AC">
              <w:rPr>
                <w:rStyle w:val="Hyperlink"/>
                <w:rFonts w:ascii="Times New Roman" w:hAnsi="Times New Roman" w:cs="Times New Roman"/>
                <w:b/>
                <w:bCs/>
                <w:noProof/>
                <w:lang w:val="en-US"/>
              </w:rPr>
              <w:t xml:space="preserve">2.1 </w:t>
            </w:r>
            <w:r w:rsidRPr="001B72AC">
              <w:rPr>
                <w:rStyle w:val="Hyperlink"/>
                <w:rFonts w:ascii="Times New Roman" w:hAnsi="Times New Roman" w:cs="Times New Roman"/>
                <w:b/>
                <w:bCs/>
                <w:noProof/>
              </w:rPr>
              <w:t>Software Requirement Specification</w:t>
            </w:r>
            <w:r>
              <w:rPr>
                <w:noProof/>
                <w:webHidden/>
              </w:rPr>
              <w:tab/>
            </w:r>
            <w:r>
              <w:rPr>
                <w:noProof/>
                <w:webHidden/>
              </w:rPr>
              <w:fldChar w:fldCharType="begin"/>
            </w:r>
            <w:r>
              <w:rPr>
                <w:noProof/>
                <w:webHidden/>
              </w:rPr>
              <w:instrText xml:space="preserve"> PAGEREF _Toc243680900 \h </w:instrText>
            </w:r>
            <w:r>
              <w:rPr>
                <w:noProof/>
                <w:webHidden/>
              </w:rPr>
            </w:r>
            <w:r>
              <w:rPr>
                <w:noProof/>
                <w:webHidden/>
              </w:rPr>
              <w:fldChar w:fldCharType="separate"/>
            </w:r>
            <w:r>
              <w:rPr>
                <w:noProof/>
                <w:webHidden/>
              </w:rPr>
              <w:t>6</w:t>
            </w:r>
            <w:r>
              <w:rPr>
                <w:noProof/>
                <w:webHidden/>
              </w:rPr>
              <w:fldChar w:fldCharType="end"/>
            </w:r>
          </w:hyperlink>
        </w:p>
        <w:p w14:paraId="0192871B" w14:textId="59D27CB8" w:rsidR="00487377" w:rsidRDefault="00487377">
          <w:pPr>
            <w:pStyle w:val="TOC3"/>
            <w:tabs>
              <w:tab w:val="right" w:leader="dot" w:pos="9016"/>
            </w:tabs>
            <w:rPr>
              <w:noProof/>
            </w:rPr>
          </w:pPr>
          <w:hyperlink w:anchor="_Toc243680901" w:history="1">
            <w:r w:rsidRPr="001B72AC">
              <w:rPr>
                <w:rStyle w:val="Hyperlink"/>
                <w:rFonts w:ascii="Times New Roman" w:hAnsi="Times New Roman" w:cs="Times New Roman"/>
                <w:b/>
                <w:bCs/>
                <w:noProof/>
              </w:rPr>
              <w:t>2.11 Analisis Kebutuhan Pengguna</w:t>
            </w:r>
            <w:r>
              <w:rPr>
                <w:noProof/>
                <w:webHidden/>
              </w:rPr>
              <w:tab/>
            </w:r>
            <w:r>
              <w:rPr>
                <w:noProof/>
                <w:webHidden/>
              </w:rPr>
              <w:fldChar w:fldCharType="begin"/>
            </w:r>
            <w:r>
              <w:rPr>
                <w:noProof/>
                <w:webHidden/>
              </w:rPr>
              <w:instrText xml:space="preserve"> PAGEREF _Toc243680901 \h </w:instrText>
            </w:r>
            <w:r>
              <w:rPr>
                <w:noProof/>
                <w:webHidden/>
              </w:rPr>
            </w:r>
            <w:r>
              <w:rPr>
                <w:noProof/>
                <w:webHidden/>
              </w:rPr>
              <w:fldChar w:fldCharType="separate"/>
            </w:r>
            <w:r>
              <w:rPr>
                <w:noProof/>
                <w:webHidden/>
              </w:rPr>
              <w:t>6</w:t>
            </w:r>
            <w:r>
              <w:rPr>
                <w:noProof/>
                <w:webHidden/>
              </w:rPr>
              <w:fldChar w:fldCharType="end"/>
            </w:r>
          </w:hyperlink>
        </w:p>
        <w:p w14:paraId="6D55C08B" w14:textId="66E3DADF" w:rsidR="00487377" w:rsidRDefault="00487377">
          <w:pPr>
            <w:pStyle w:val="TOC3"/>
            <w:tabs>
              <w:tab w:val="right" w:leader="dot" w:pos="9016"/>
            </w:tabs>
            <w:rPr>
              <w:noProof/>
            </w:rPr>
          </w:pPr>
          <w:hyperlink w:anchor="_Toc243680902" w:history="1">
            <w:r w:rsidRPr="001B72AC">
              <w:rPr>
                <w:rStyle w:val="Hyperlink"/>
                <w:rFonts w:ascii="Times New Roman" w:hAnsi="Times New Roman" w:cs="Times New Roman"/>
                <w:b/>
                <w:bCs/>
                <w:noProof/>
              </w:rPr>
              <w:t>2.1.2 Analisis Kebutuhan Fungsional</w:t>
            </w:r>
            <w:r>
              <w:rPr>
                <w:noProof/>
                <w:webHidden/>
              </w:rPr>
              <w:tab/>
            </w:r>
            <w:r>
              <w:rPr>
                <w:noProof/>
                <w:webHidden/>
              </w:rPr>
              <w:fldChar w:fldCharType="begin"/>
            </w:r>
            <w:r>
              <w:rPr>
                <w:noProof/>
                <w:webHidden/>
              </w:rPr>
              <w:instrText xml:space="preserve"> PAGEREF _Toc243680902 \h </w:instrText>
            </w:r>
            <w:r>
              <w:rPr>
                <w:noProof/>
                <w:webHidden/>
              </w:rPr>
            </w:r>
            <w:r>
              <w:rPr>
                <w:noProof/>
                <w:webHidden/>
              </w:rPr>
              <w:fldChar w:fldCharType="separate"/>
            </w:r>
            <w:r>
              <w:rPr>
                <w:noProof/>
                <w:webHidden/>
              </w:rPr>
              <w:t>7</w:t>
            </w:r>
            <w:r>
              <w:rPr>
                <w:noProof/>
                <w:webHidden/>
              </w:rPr>
              <w:fldChar w:fldCharType="end"/>
            </w:r>
          </w:hyperlink>
        </w:p>
        <w:p w14:paraId="0DC87502" w14:textId="66B04540" w:rsidR="00487377" w:rsidRDefault="00487377">
          <w:pPr>
            <w:pStyle w:val="TOC2"/>
            <w:tabs>
              <w:tab w:val="right" w:leader="dot" w:pos="9016"/>
            </w:tabs>
            <w:rPr>
              <w:noProof/>
            </w:rPr>
          </w:pPr>
          <w:hyperlink w:anchor="_Toc243680903" w:history="1">
            <w:r w:rsidRPr="001B72AC">
              <w:rPr>
                <w:rStyle w:val="Hyperlink"/>
                <w:rFonts w:ascii="Times New Roman" w:hAnsi="Times New Roman" w:cs="Times New Roman"/>
                <w:b/>
                <w:bCs/>
                <w:noProof/>
                <w:lang w:val="en-US"/>
              </w:rPr>
              <w:t xml:space="preserve">2.2 </w:t>
            </w:r>
            <w:r w:rsidRPr="001B72AC">
              <w:rPr>
                <w:rStyle w:val="Hyperlink"/>
                <w:rFonts w:ascii="Times New Roman" w:hAnsi="Times New Roman" w:cs="Times New Roman"/>
                <w:b/>
                <w:bCs/>
                <w:noProof/>
              </w:rPr>
              <w:t>Perancangan</w:t>
            </w:r>
            <w:r>
              <w:rPr>
                <w:noProof/>
                <w:webHidden/>
              </w:rPr>
              <w:tab/>
            </w:r>
            <w:r>
              <w:rPr>
                <w:noProof/>
                <w:webHidden/>
              </w:rPr>
              <w:fldChar w:fldCharType="begin"/>
            </w:r>
            <w:r>
              <w:rPr>
                <w:noProof/>
                <w:webHidden/>
              </w:rPr>
              <w:instrText xml:space="preserve"> PAGEREF _Toc243680903 \h </w:instrText>
            </w:r>
            <w:r>
              <w:rPr>
                <w:noProof/>
                <w:webHidden/>
              </w:rPr>
            </w:r>
            <w:r>
              <w:rPr>
                <w:noProof/>
                <w:webHidden/>
              </w:rPr>
              <w:fldChar w:fldCharType="separate"/>
            </w:r>
            <w:r>
              <w:rPr>
                <w:noProof/>
                <w:webHidden/>
              </w:rPr>
              <w:t>8</w:t>
            </w:r>
            <w:r>
              <w:rPr>
                <w:noProof/>
                <w:webHidden/>
              </w:rPr>
              <w:fldChar w:fldCharType="end"/>
            </w:r>
          </w:hyperlink>
        </w:p>
        <w:p w14:paraId="5E3D8AF1" w14:textId="18F8745A" w:rsidR="00487377" w:rsidRDefault="00487377">
          <w:pPr>
            <w:pStyle w:val="TOC3"/>
            <w:tabs>
              <w:tab w:val="right" w:leader="dot" w:pos="9016"/>
            </w:tabs>
            <w:rPr>
              <w:noProof/>
            </w:rPr>
          </w:pPr>
          <w:hyperlink w:anchor="_Toc243680904" w:history="1">
            <w:r w:rsidRPr="001B72AC">
              <w:rPr>
                <w:rStyle w:val="Hyperlink"/>
                <w:rFonts w:ascii="Times New Roman" w:hAnsi="Times New Roman" w:cs="Times New Roman"/>
                <w:b/>
                <w:bCs/>
                <w:noProof/>
                <w:lang w:val="en-US"/>
              </w:rPr>
              <w:t xml:space="preserve">2.2.1 </w:t>
            </w:r>
            <w:r w:rsidRPr="001B72AC">
              <w:rPr>
                <w:rStyle w:val="Hyperlink"/>
                <w:rFonts w:ascii="Times New Roman" w:hAnsi="Times New Roman" w:cs="Times New Roman"/>
                <w:b/>
                <w:bCs/>
                <w:noProof/>
              </w:rPr>
              <w:t>Perancangan Diagram Usecase</w:t>
            </w:r>
            <w:r>
              <w:rPr>
                <w:noProof/>
                <w:webHidden/>
              </w:rPr>
              <w:tab/>
            </w:r>
            <w:r>
              <w:rPr>
                <w:noProof/>
                <w:webHidden/>
              </w:rPr>
              <w:fldChar w:fldCharType="begin"/>
            </w:r>
            <w:r>
              <w:rPr>
                <w:noProof/>
                <w:webHidden/>
              </w:rPr>
              <w:instrText xml:space="preserve"> PAGEREF _Toc243680904 \h </w:instrText>
            </w:r>
            <w:r>
              <w:rPr>
                <w:noProof/>
                <w:webHidden/>
              </w:rPr>
            </w:r>
            <w:r>
              <w:rPr>
                <w:noProof/>
                <w:webHidden/>
              </w:rPr>
              <w:fldChar w:fldCharType="separate"/>
            </w:r>
            <w:r>
              <w:rPr>
                <w:noProof/>
                <w:webHidden/>
              </w:rPr>
              <w:t>8</w:t>
            </w:r>
            <w:r>
              <w:rPr>
                <w:noProof/>
                <w:webHidden/>
              </w:rPr>
              <w:fldChar w:fldCharType="end"/>
            </w:r>
          </w:hyperlink>
        </w:p>
        <w:p w14:paraId="7A0828BF" w14:textId="1422E87A" w:rsidR="00487377" w:rsidRDefault="00487377">
          <w:pPr>
            <w:pStyle w:val="TOC3"/>
            <w:tabs>
              <w:tab w:val="right" w:leader="dot" w:pos="9016"/>
            </w:tabs>
            <w:rPr>
              <w:noProof/>
            </w:rPr>
          </w:pPr>
          <w:hyperlink w:anchor="_Toc243680905" w:history="1">
            <w:r w:rsidRPr="001B72AC">
              <w:rPr>
                <w:rStyle w:val="Hyperlink"/>
                <w:rFonts w:ascii="Times New Roman" w:hAnsi="Times New Roman" w:cs="Times New Roman"/>
                <w:b/>
                <w:bCs/>
                <w:noProof/>
                <w:lang w:val="en-US"/>
              </w:rPr>
              <w:t xml:space="preserve">2.2.2 </w:t>
            </w:r>
            <w:r w:rsidRPr="001B72AC">
              <w:rPr>
                <w:rStyle w:val="Hyperlink"/>
                <w:rFonts w:ascii="Times New Roman" w:hAnsi="Times New Roman" w:cs="Times New Roman"/>
                <w:b/>
                <w:bCs/>
                <w:noProof/>
              </w:rPr>
              <w:t>Skenario Usecase</w:t>
            </w:r>
            <w:r>
              <w:rPr>
                <w:noProof/>
                <w:webHidden/>
              </w:rPr>
              <w:tab/>
            </w:r>
            <w:r>
              <w:rPr>
                <w:noProof/>
                <w:webHidden/>
              </w:rPr>
              <w:fldChar w:fldCharType="begin"/>
            </w:r>
            <w:r>
              <w:rPr>
                <w:noProof/>
                <w:webHidden/>
              </w:rPr>
              <w:instrText xml:space="preserve"> PAGEREF _Toc243680905 \h </w:instrText>
            </w:r>
            <w:r>
              <w:rPr>
                <w:noProof/>
                <w:webHidden/>
              </w:rPr>
            </w:r>
            <w:r>
              <w:rPr>
                <w:noProof/>
                <w:webHidden/>
              </w:rPr>
              <w:fldChar w:fldCharType="separate"/>
            </w:r>
            <w:r>
              <w:rPr>
                <w:noProof/>
                <w:webHidden/>
              </w:rPr>
              <w:t>9</w:t>
            </w:r>
            <w:r>
              <w:rPr>
                <w:noProof/>
                <w:webHidden/>
              </w:rPr>
              <w:fldChar w:fldCharType="end"/>
            </w:r>
          </w:hyperlink>
        </w:p>
        <w:p w14:paraId="2610287D" w14:textId="3BB22E8F" w:rsidR="00487377" w:rsidRDefault="00487377">
          <w:pPr>
            <w:pStyle w:val="TOC3"/>
            <w:tabs>
              <w:tab w:val="right" w:leader="dot" w:pos="9016"/>
            </w:tabs>
            <w:rPr>
              <w:noProof/>
            </w:rPr>
          </w:pPr>
          <w:hyperlink w:anchor="_Toc243680906" w:history="1">
            <w:r w:rsidRPr="001B72AC">
              <w:rPr>
                <w:rStyle w:val="Hyperlink"/>
                <w:rFonts w:ascii="Times New Roman" w:hAnsi="Times New Roman" w:cs="Times New Roman"/>
                <w:b/>
                <w:bCs/>
                <w:noProof/>
                <w:lang w:val="en-US"/>
              </w:rPr>
              <w:t xml:space="preserve">2.2.3 </w:t>
            </w:r>
            <w:r w:rsidRPr="001B72AC">
              <w:rPr>
                <w:rStyle w:val="Hyperlink"/>
                <w:rFonts w:ascii="Times New Roman" w:hAnsi="Times New Roman" w:cs="Times New Roman"/>
                <w:b/>
                <w:bCs/>
                <w:noProof/>
              </w:rPr>
              <w:t>Perancangan Diagram Aktiviti</w:t>
            </w:r>
            <w:r>
              <w:rPr>
                <w:noProof/>
                <w:webHidden/>
              </w:rPr>
              <w:tab/>
            </w:r>
            <w:r>
              <w:rPr>
                <w:noProof/>
                <w:webHidden/>
              </w:rPr>
              <w:fldChar w:fldCharType="begin"/>
            </w:r>
            <w:r>
              <w:rPr>
                <w:noProof/>
                <w:webHidden/>
              </w:rPr>
              <w:instrText xml:space="preserve"> PAGEREF _Toc243680906 \h </w:instrText>
            </w:r>
            <w:r>
              <w:rPr>
                <w:noProof/>
                <w:webHidden/>
              </w:rPr>
            </w:r>
            <w:r>
              <w:rPr>
                <w:noProof/>
                <w:webHidden/>
              </w:rPr>
              <w:fldChar w:fldCharType="separate"/>
            </w:r>
            <w:r>
              <w:rPr>
                <w:noProof/>
                <w:webHidden/>
              </w:rPr>
              <w:t>22</w:t>
            </w:r>
            <w:r>
              <w:rPr>
                <w:noProof/>
                <w:webHidden/>
              </w:rPr>
              <w:fldChar w:fldCharType="end"/>
            </w:r>
          </w:hyperlink>
        </w:p>
        <w:p w14:paraId="54EE1C0D" w14:textId="57FE5BB0" w:rsidR="00487377" w:rsidRDefault="00487377">
          <w:pPr>
            <w:pStyle w:val="TOC3"/>
            <w:tabs>
              <w:tab w:val="right" w:leader="dot" w:pos="9016"/>
            </w:tabs>
            <w:rPr>
              <w:noProof/>
            </w:rPr>
          </w:pPr>
          <w:hyperlink w:anchor="_Toc243680907" w:history="1">
            <w:r w:rsidRPr="001B72AC">
              <w:rPr>
                <w:rStyle w:val="Hyperlink"/>
                <w:rFonts w:ascii="Times New Roman" w:hAnsi="Times New Roman" w:cs="Times New Roman"/>
                <w:b/>
                <w:bCs/>
                <w:noProof/>
                <w:lang w:val="en-US"/>
              </w:rPr>
              <w:t xml:space="preserve">2.2.4 </w:t>
            </w:r>
            <w:r w:rsidRPr="001B72AC">
              <w:rPr>
                <w:rStyle w:val="Hyperlink"/>
                <w:rFonts w:ascii="Times New Roman" w:hAnsi="Times New Roman" w:cs="Times New Roman"/>
                <w:b/>
                <w:bCs/>
                <w:noProof/>
              </w:rPr>
              <w:t>Perancangan Diagram Sequence</w:t>
            </w:r>
            <w:r>
              <w:rPr>
                <w:noProof/>
                <w:webHidden/>
              </w:rPr>
              <w:tab/>
            </w:r>
            <w:r>
              <w:rPr>
                <w:noProof/>
                <w:webHidden/>
              </w:rPr>
              <w:fldChar w:fldCharType="begin"/>
            </w:r>
            <w:r>
              <w:rPr>
                <w:noProof/>
                <w:webHidden/>
              </w:rPr>
              <w:instrText xml:space="preserve"> PAGEREF _Toc243680907 \h </w:instrText>
            </w:r>
            <w:r>
              <w:rPr>
                <w:noProof/>
                <w:webHidden/>
              </w:rPr>
            </w:r>
            <w:r>
              <w:rPr>
                <w:noProof/>
                <w:webHidden/>
              </w:rPr>
              <w:fldChar w:fldCharType="separate"/>
            </w:r>
            <w:r>
              <w:rPr>
                <w:noProof/>
                <w:webHidden/>
              </w:rPr>
              <w:t>42</w:t>
            </w:r>
            <w:r>
              <w:rPr>
                <w:noProof/>
                <w:webHidden/>
              </w:rPr>
              <w:fldChar w:fldCharType="end"/>
            </w:r>
          </w:hyperlink>
        </w:p>
        <w:p w14:paraId="4DB6F3FE" w14:textId="175D99F4" w:rsidR="00487377" w:rsidRDefault="00487377">
          <w:pPr>
            <w:pStyle w:val="TOC3"/>
            <w:tabs>
              <w:tab w:val="right" w:leader="dot" w:pos="9016"/>
            </w:tabs>
            <w:rPr>
              <w:noProof/>
            </w:rPr>
          </w:pPr>
          <w:hyperlink w:anchor="_Toc243680908" w:history="1">
            <w:r w:rsidRPr="001B72AC">
              <w:rPr>
                <w:rStyle w:val="Hyperlink"/>
                <w:rFonts w:ascii="Times New Roman" w:hAnsi="Times New Roman" w:cs="Times New Roman"/>
                <w:b/>
                <w:bCs/>
                <w:noProof/>
                <w:lang w:val="en-US"/>
              </w:rPr>
              <w:t xml:space="preserve">2.2.5 </w:t>
            </w:r>
            <w:r w:rsidRPr="001B72AC">
              <w:rPr>
                <w:rStyle w:val="Hyperlink"/>
                <w:rFonts w:ascii="Times New Roman" w:hAnsi="Times New Roman" w:cs="Times New Roman"/>
                <w:b/>
                <w:bCs/>
                <w:noProof/>
              </w:rPr>
              <w:t>Perancangan Diagram Class</w:t>
            </w:r>
            <w:r>
              <w:rPr>
                <w:noProof/>
                <w:webHidden/>
              </w:rPr>
              <w:tab/>
            </w:r>
            <w:r>
              <w:rPr>
                <w:noProof/>
                <w:webHidden/>
              </w:rPr>
              <w:fldChar w:fldCharType="begin"/>
            </w:r>
            <w:r>
              <w:rPr>
                <w:noProof/>
                <w:webHidden/>
              </w:rPr>
              <w:instrText xml:space="preserve"> PAGEREF _Toc243680908 \h </w:instrText>
            </w:r>
            <w:r>
              <w:rPr>
                <w:noProof/>
                <w:webHidden/>
              </w:rPr>
            </w:r>
            <w:r>
              <w:rPr>
                <w:noProof/>
                <w:webHidden/>
              </w:rPr>
              <w:fldChar w:fldCharType="separate"/>
            </w:r>
            <w:r>
              <w:rPr>
                <w:noProof/>
                <w:webHidden/>
              </w:rPr>
              <w:t>59</w:t>
            </w:r>
            <w:r>
              <w:rPr>
                <w:noProof/>
                <w:webHidden/>
              </w:rPr>
              <w:fldChar w:fldCharType="end"/>
            </w:r>
          </w:hyperlink>
        </w:p>
        <w:p w14:paraId="7EBB25DF" w14:textId="32BB6E0A" w:rsidR="00487377" w:rsidRDefault="00487377">
          <w:pPr>
            <w:pStyle w:val="TOC3"/>
            <w:tabs>
              <w:tab w:val="right" w:leader="dot" w:pos="9016"/>
            </w:tabs>
            <w:rPr>
              <w:noProof/>
            </w:rPr>
          </w:pPr>
          <w:hyperlink w:anchor="_Toc243680909" w:history="1">
            <w:r w:rsidRPr="001B72AC">
              <w:rPr>
                <w:rStyle w:val="Hyperlink"/>
                <w:rFonts w:ascii="Times New Roman" w:hAnsi="Times New Roman" w:cs="Times New Roman"/>
                <w:b/>
                <w:bCs/>
                <w:noProof/>
                <w:lang w:val="en-US"/>
              </w:rPr>
              <w:t xml:space="preserve">2.2.6 </w:t>
            </w:r>
            <w:r w:rsidRPr="001B72AC">
              <w:rPr>
                <w:rStyle w:val="Hyperlink"/>
                <w:rFonts w:ascii="Times New Roman" w:hAnsi="Times New Roman" w:cs="Times New Roman"/>
                <w:b/>
                <w:bCs/>
                <w:noProof/>
              </w:rPr>
              <w:t>Perancangan Tabel</w:t>
            </w:r>
            <w:r>
              <w:rPr>
                <w:noProof/>
                <w:webHidden/>
              </w:rPr>
              <w:tab/>
            </w:r>
            <w:r>
              <w:rPr>
                <w:noProof/>
                <w:webHidden/>
              </w:rPr>
              <w:fldChar w:fldCharType="begin"/>
            </w:r>
            <w:r>
              <w:rPr>
                <w:noProof/>
                <w:webHidden/>
              </w:rPr>
              <w:instrText xml:space="preserve"> PAGEREF _Toc243680909 \h </w:instrText>
            </w:r>
            <w:r>
              <w:rPr>
                <w:noProof/>
                <w:webHidden/>
              </w:rPr>
            </w:r>
            <w:r>
              <w:rPr>
                <w:noProof/>
                <w:webHidden/>
              </w:rPr>
              <w:fldChar w:fldCharType="separate"/>
            </w:r>
            <w:r>
              <w:rPr>
                <w:noProof/>
                <w:webHidden/>
              </w:rPr>
              <w:t>61</w:t>
            </w:r>
            <w:r>
              <w:rPr>
                <w:noProof/>
                <w:webHidden/>
              </w:rPr>
              <w:fldChar w:fldCharType="end"/>
            </w:r>
          </w:hyperlink>
        </w:p>
        <w:p w14:paraId="6CA8CA9A" w14:textId="04647E06" w:rsidR="00487377" w:rsidRDefault="00487377">
          <w:pPr>
            <w:pStyle w:val="TOC3"/>
            <w:tabs>
              <w:tab w:val="right" w:leader="dot" w:pos="9016"/>
            </w:tabs>
            <w:rPr>
              <w:noProof/>
            </w:rPr>
          </w:pPr>
          <w:hyperlink w:anchor="_Toc243680910" w:history="1">
            <w:r w:rsidRPr="001B72AC">
              <w:rPr>
                <w:rStyle w:val="Hyperlink"/>
                <w:rFonts w:ascii="Times New Roman" w:hAnsi="Times New Roman" w:cs="Times New Roman"/>
                <w:b/>
                <w:bCs/>
                <w:noProof/>
                <w:lang w:val="en-US"/>
              </w:rPr>
              <w:t xml:space="preserve">2.2.7 </w:t>
            </w:r>
            <w:r w:rsidRPr="001B72AC">
              <w:rPr>
                <w:rStyle w:val="Hyperlink"/>
                <w:rFonts w:ascii="Times New Roman" w:hAnsi="Times New Roman" w:cs="Times New Roman"/>
                <w:b/>
                <w:bCs/>
                <w:noProof/>
              </w:rPr>
              <w:t>Perancangan Antarmuka</w:t>
            </w:r>
            <w:r>
              <w:rPr>
                <w:noProof/>
                <w:webHidden/>
              </w:rPr>
              <w:tab/>
            </w:r>
            <w:r>
              <w:rPr>
                <w:noProof/>
                <w:webHidden/>
              </w:rPr>
              <w:fldChar w:fldCharType="begin"/>
            </w:r>
            <w:r>
              <w:rPr>
                <w:noProof/>
                <w:webHidden/>
              </w:rPr>
              <w:instrText xml:space="preserve"> PAGEREF _Toc243680910 \h </w:instrText>
            </w:r>
            <w:r>
              <w:rPr>
                <w:noProof/>
                <w:webHidden/>
              </w:rPr>
            </w:r>
            <w:r>
              <w:rPr>
                <w:noProof/>
                <w:webHidden/>
              </w:rPr>
              <w:fldChar w:fldCharType="separate"/>
            </w:r>
            <w:r>
              <w:rPr>
                <w:noProof/>
                <w:webHidden/>
              </w:rPr>
              <w:t>64</w:t>
            </w:r>
            <w:r>
              <w:rPr>
                <w:noProof/>
                <w:webHidden/>
              </w:rPr>
              <w:fldChar w:fldCharType="end"/>
            </w:r>
          </w:hyperlink>
        </w:p>
        <w:p w14:paraId="22717A0C" w14:textId="6F5DF5E3" w:rsidR="00487377" w:rsidRDefault="00487377">
          <w:pPr>
            <w:pStyle w:val="TOC3"/>
            <w:tabs>
              <w:tab w:val="right" w:leader="dot" w:pos="9016"/>
            </w:tabs>
            <w:rPr>
              <w:noProof/>
            </w:rPr>
          </w:pPr>
          <w:hyperlink w:anchor="_Toc243680911" w:history="1">
            <w:r w:rsidRPr="001B72AC">
              <w:rPr>
                <w:rStyle w:val="Hyperlink"/>
                <w:rFonts w:ascii="Times New Roman" w:hAnsi="Times New Roman" w:cs="Times New Roman"/>
                <w:b/>
                <w:bCs/>
                <w:noProof/>
                <w:lang w:val="en-US"/>
              </w:rPr>
              <w:t xml:space="preserve">2.2.8 </w:t>
            </w:r>
            <w:r w:rsidRPr="001B72AC">
              <w:rPr>
                <w:rStyle w:val="Hyperlink"/>
                <w:rFonts w:ascii="Times New Roman" w:hAnsi="Times New Roman" w:cs="Times New Roman"/>
                <w:b/>
                <w:bCs/>
                <w:noProof/>
              </w:rPr>
              <w:t>Design Relasi Database</w:t>
            </w:r>
            <w:r>
              <w:rPr>
                <w:noProof/>
                <w:webHidden/>
              </w:rPr>
              <w:tab/>
            </w:r>
            <w:r>
              <w:rPr>
                <w:noProof/>
                <w:webHidden/>
              </w:rPr>
              <w:fldChar w:fldCharType="begin"/>
            </w:r>
            <w:r>
              <w:rPr>
                <w:noProof/>
                <w:webHidden/>
              </w:rPr>
              <w:instrText xml:space="preserve"> PAGEREF _Toc243680911 \h </w:instrText>
            </w:r>
            <w:r>
              <w:rPr>
                <w:noProof/>
                <w:webHidden/>
              </w:rPr>
            </w:r>
            <w:r>
              <w:rPr>
                <w:noProof/>
                <w:webHidden/>
              </w:rPr>
              <w:fldChar w:fldCharType="separate"/>
            </w:r>
            <w:r>
              <w:rPr>
                <w:noProof/>
                <w:webHidden/>
              </w:rPr>
              <w:t>69</w:t>
            </w:r>
            <w:r>
              <w:rPr>
                <w:noProof/>
                <w:webHidden/>
              </w:rPr>
              <w:fldChar w:fldCharType="end"/>
            </w:r>
          </w:hyperlink>
        </w:p>
        <w:p w14:paraId="7663DAD3" w14:textId="41BCF84B" w:rsidR="00487377" w:rsidRDefault="00487377">
          <w:pPr>
            <w:pStyle w:val="TOC3"/>
            <w:tabs>
              <w:tab w:val="right" w:leader="dot" w:pos="9016"/>
            </w:tabs>
            <w:rPr>
              <w:noProof/>
            </w:rPr>
          </w:pPr>
          <w:hyperlink w:anchor="_Toc243680912" w:history="1">
            <w:r w:rsidRPr="001B72AC">
              <w:rPr>
                <w:rStyle w:val="Hyperlink"/>
                <w:rFonts w:ascii="Times New Roman" w:hAnsi="Times New Roman" w:cs="Times New Roman"/>
                <w:b/>
                <w:bCs/>
                <w:noProof/>
                <w:lang w:val="en-US"/>
              </w:rPr>
              <w:t xml:space="preserve">2.2.9 </w:t>
            </w:r>
            <w:r w:rsidRPr="001B72AC">
              <w:rPr>
                <w:rStyle w:val="Hyperlink"/>
                <w:rFonts w:ascii="Times New Roman" w:hAnsi="Times New Roman" w:cs="Times New Roman"/>
                <w:b/>
                <w:bCs/>
                <w:noProof/>
              </w:rPr>
              <w:t>Design Struktur Menu</w:t>
            </w:r>
            <w:r>
              <w:rPr>
                <w:noProof/>
                <w:webHidden/>
              </w:rPr>
              <w:tab/>
            </w:r>
            <w:r>
              <w:rPr>
                <w:noProof/>
                <w:webHidden/>
              </w:rPr>
              <w:fldChar w:fldCharType="begin"/>
            </w:r>
            <w:r>
              <w:rPr>
                <w:noProof/>
                <w:webHidden/>
              </w:rPr>
              <w:instrText xml:space="preserve"> PAGEREF _Toc243680912 \h </w:instrText>
            </w:r>
            <w:r>
              <w:rPr>
                <w:noProof/>
                <w:webHidden/>
              </w:rPr>
            </w:r>
            <w:r>
              <w:rPr>
                <w:noProof/>
                <w:webHidden/>
              </w:rPr>
              <w:fldChar w:fldCharType="separate"/>
            </w:r>
            <w:r>
              <w:rPr>
                <w:noProof/>
                <w:webHidden/>
              </w:rPr>
              <w:t>71</w:t>
            </w:r>
            <w:r>
              <w:rPr>
                <w:noProof/>
                <w:webHidden/>
              </w:rPr>
              <w:fldChar w:fldCharType="end"/>
            </w:r>
          </w:hyperlink>
        </w:p>
        <w:p w14:paraId="6FCEC0E4" w14:textId="1224AED3" w:rsidR="00487377" w:rsidRDefault="00487377">
          <w:pPr>
            <w:pStyle w:val="TOC1"/>
            <w:tabs>
              <w:tab w:val="right" w:leader="dot" w:pos="9016"/>
            </w:tabs>
            <w:rPr>
              <w:noProof/>
            </w:rPr>
          </w:pPr>
          <w:hyperlink w:anchor="_Toc243680913" w:history="1">
            <w:r w:rsidRPr="001B72AC">
              <w:rPr>
                <w:rStyle w:val="Hyperlink"/>
                <w:rFonts w:ascii="Times New Roman" w:hAnsi="Times New Roman" w:cs="Times New Roman"/>
                <w:b/>
                <w:bCs/>
                <w:noProof/>
              </w:rPr>
              <w:t>BAB III</w:t>
            </w:r>
            <w:r>
              <w:rPr>
                <w:noProof/>
                <w:webHidden/>
              </w:rPr>
              <w:tab/>
            </w:r>
            <w:r>
              <w:rPr>
                <w:noProof/>
                <w:webHidden/>
              </w:rPr>
              <w:fldChar w:fldCharType="begin"/>
            </w:r>
            <w:r>
              <w:rPr>
                <w:noProof/>
                <w:webHidden/>
              </w:rPr>
              <w:instrText xml:space="preserve"> PAGEREF _Toc243680913 \h </w:instrText>
            </w:r>
            <w:r>
              <w:rPr>
                <w:noProof/>
                <w:webHidden/>
              </w:rPr>
            </w:r>
            <w:r>
              <w:rPr>
                <w:noProof/>
                <w:webHidden/>
              </w:rPr>
              <w:fldChar w:fldCharType="separate"/>
            </w:r>
            <w:r>
              <w:rPr>
                <w:noProof/>
                <w:webHidden/>
              </w:rPr>
              <w:t>72</w:t>
            </w:r>
            <w:r>
              <w:rPr>
                <w:noProof/>
                <w:webHidden/>
              </w:rPr>
              <w:fldChar w:fldCharType="end"/>
            </w:r>
          </w:hyperlink>
        </w:p>
        <w:p w14:paraId="69CAEEED" w14:textId="7AAC5828" w:rsidR="00487377" w:rsidRDefault="00487377">
          <w:pPr>
            <w:pStyle w:val="TOC1"/>
            <w:tabs>
              <w:tab w:val="right" w:leader="dot" w:pos="9016"/>
            </w:tabs>
            <w:rPr>
              <w:noProof/>
            </w:rPr>
          </w:pPr>
          <w:hyperlink w:anchor="_Toc243680914" w:history="1">
            <w:r w:rsidRPr="001B72AC">
              <w:rPr>
                <w:rStyle w:val="Hyperlink"/>
                <w:rFonts w:ascii="Times New Roman" w:hAnsi="Times New Roman" w:cs="Times New Roman"/>
                <w:b/>
                <w:bCs/>
                <w:noProof/>
              </w:rPr>
              <w:t>IMPLEMENTASI DAN PENGUJIAN</w:t>
            </w:r>
            <w:r>
              <w:rPr>
                <w:noProof/>
                <w:webHidden/>
              </w:rPr>
              <w:tab/>
            </w:r>
            <w:r>
              <w:rPr>
                <w:noProof/>
                <w:webHidden/>
              </w:rPr>
              <w:fldChar w:fldCharType="begin"/>
            </w:r>
            <w:r>
              <w:rPr>
                <w:noProof/>
                <w:webHidden/>
              </w:rPr>
              <w:instrText xml:space="preserve"> PAGEREF _Toc243680914 \h </w:instrText>
            </w:r>
            <w:r>
              <w:rPr>
                <w:noProof/>
                <w:webHidden/>
              </w:rPr>
            </w:r>
            <w:r>
              <w:rPr>
                <w:noProof/>
                <w:webHidden/>
              </w:rPr>
              <w:fldChar w:fldCharType="separate"/>
            </w:r>
            <w:r>
              <w:rPr>
                <w:noProof/>
                <w:webHidden/>
              </w:rPr>
              <w:t>72</w:t>
            </w:r>
            <w:r>
              <w:rPr>
                <w:noProof/>
                <w:webHidden/>
              </w:rPr>
              <w:fldChar w:fldCharType="end"/>
            </w:r>
          </w:hyperlink>
        </w:p>
        <w:p w14:paraId="293CDCEE" w14:textId="45B86668" w:rsidR="00487377" w:rsidRDefault="00487377">
          <w:pPr>
            <w:pStyle w:val="TOC2"/>
            <w:tabs>
              <w:tab w:val="right" w:leader="dot" w:pos="9016"/>
            </w:tabs>
            <w:rPr>
              <w:noProof/>
            </w:rPr>
          </w:pPr>
          <w:hyperlink w:anchor="_Toc243680915" w:history="1">
            <w:r w:rsidRPr="001B72AC">
              <w:rPr>
                <w:rStyle w:val="Hyperlink"/>
                <w:rFonts w:ascii="Times New Roman" w:hAnsi="Times New Roman" w:cs="Times New Roman"/>
                <w:b/>
                <w:bCs/>
                <w:noProof/>
                <w:lang w:val="en-US"/>
              </w:rPr>
              <w:t xml:space="preserve">3.1 </w:t>
            </w:r>
            <w:r w:rsidRPr="001B72AC">
              <w:rPr>
                <w:rStyle w:val="Hyperlink"/>
                <w:rFonts w:ascii="Times New Roman" w:hAnsi="Times New Roman" w:cs="Times New Roman"/>
                <w:b/>
                <w:bCs/>
                <w:noProof/>
              </w:rPr>
              <w:t>Implementasi</w:t>
            </w:r>
            <w:r>
              <w:rPr>
                <w:noProof/>
                <w:webHidden/>
              </w:rPr>
              <w:tab/>
            </w:r>
            <w:r>
              <w:rPr>
                <w:noProof/>
                <w:webHidden/>
              </w:rPr>
              <w:fldChar w:fldCharType="begin"/>
            </w:r>
            <w:r>
              <w:rPr>
                <w:noProof/>
                <w:webHidden/>
              </w:rPr>
              <w:instrText xml:space="preserve"> PAGEREF _Toc243680915 \h </w:instrText>
            </w:r>
            <w:r>
              <w:rPr>
                <w:noProof/>
                <w:webHidden/>
              </w:rPr>
            </w:r>
            <w:r>
              <w:rPr>
                <w:noProof/>
                <w:webHidden/>
              </w:rPr>
              <w:fldChar w:fldCharType="separate"/>
            </w:r>
            <w:r>
              <w:rPr>
                <w:noProof/>
                <w:webHidden/>
              </w:rPr>
              <w:t>72</w:t>
            </w:r>
            <w:r>
              <w:rPr>
                <w:noProof/>
                <w:webHidden/>
              </w:rPr>
              <w:fldChar w:fldCharType="end"/>
            </w:r>
          </w:hyperlink>
        </w:p>
        <w:p w14:paraId="1EF46058" w14:textId="1BC05C5F" w:rsidR="00487377" w:rsidRDefault="00487377">
          <w:pPr>
            <w:pStyle w:val="TOC2"/>
            <w:tabs>
              <w:tab w:val="right" w:leader="dot" w:pos="9016"/>
            </w:tabs>
            <w:rPr>
              <w:noProof/>
            </w:rPr>
          </w:pPr>
          <w:hyperlink w:anchor="_Toc243680916" w:history="1">
            <w:r w:rsidRPr="001B72AC">
              <w:rPr>
                <w:rStyle w:val="Hyperlink"/>
                <w:rFonts w:ascii="Times New Roman" w:hAnsi="Times New Roman" w:cs="Times New Roman"/>
                <w:b/>
                <w:bCs/>
                <w:noProof/>
                <w:lang w:val="en-US"/>
              </w:rPr>
              <w:t xml:space="preserve">3.1.1 </w:t>
            </w:r>
            <w:r w:rsidRPr="001B72AC">
              <w:rPr>
                <w:rStyle w:val="Hyperlink"/>
                <w:rFonts w:ascii="Times New Roman" w:hAnsi="Times New Roman" w:cs="Times New Roman"/>
                <w:b/>
                <w:bCs/>
                <w:noProof/>
              </w:rPr>
              <w:t>Implementasi Tabel</w:t>
            </w:r>
            <w:r>
              <w:rPr>
                <w:noProof/>
                <w:webHidden/>
              </w:rPr>
              <w:tab/>
            </w:r>
            <w:r>
              <w:rPr>
                <w:noProof/>
                <w:webHidden/>
              </w:rPr>
              <w:fldChar w:fldCharType="begin"/>
            </w:r>
            <w:r>
              <w:rPr>
                <w:noProof/>
                <w:webHidden/>
              </w:rPr>
              <w:instrText xml:space="preserve"> PAGEREF _Toc243680916 \h </w:instrText>
            </w:r>
            <w:r>
              <w:rPr>
                <w:noProof/>
                <w:webHidden/>
              </w:rPr>
            </w:r>
            <w:r>
              <w:rPr>
                <w:noProof/>
                <w:webHidden/>
              </w:rPr>
              <w:fldChar w:fldCharType="separate"/>
            </w:r>
            <w:r>
              <w:rPr>
                <w:noProof/>
                <w:webHidden/>
              </w:rPr>
              <w:t>72</w:t>
            </w:r>
            <w:r>
              <w:rPr>
                <w:noProof/>
                <w:webHidden/>
              </w:rPr>
              <w:fldChar w:fldCharType="end"/>
            </w:r>
          </w:hyperlink>
        </w:p>
        <w:p w14:paraId="2020C731" w14:textId="014C26DE" w:rsidR="00487377" w:rsidRDefault="00487377">
          <w:pPr>
            <w:pStyle w:val="TOC3"/>
            <w:tabs>
              <w:tab w:val="right" w:leader="dot" w:pos="9016"/>
            </w:tabs>
            <w:rPr>
              <w:noProof/>
            </w:rPr>
          </w:pPr>
          <w:hyperlink w:anchor="_Toc243680917" w:history="1">
            <w:r w:rsidRPr="001B72AC">
              <w:rPr>
                <w:rStyle w:val="Hyperlink"/>
                <w:rFonts w:ascii="Times New Roman" w:hAnsi="Times New Roman" w:cs="Times New Roman"/>
                <w:b/>
                <w:bCs/>
                <w:noProof/>
                <w:lang w:val="en-US"/>
              </w:rPr>
              <w:t xml:space="preserve">3.1.2 </w:t>
            </w:r>
            <w:r w:rsidRPr="001B72AC">
              <w:rPr>
                <w:rStyle w:val="Hyperlink"/>
                <w:rFonts w:ascii="Times New Roman" w:hAnsi="Times New Roman" w:cs="Times New Roman"/>
                <w:b/>
                <w:bCs/>
                <w:noProof/>
              </w:rPr>
              <w:t>Implementasi Design Relasi Database</w:t>
            </w:r>
            <w:r>
              <w:rPr>
                <w:noProof/>
                <w:webHidden/>
              </w:rPr>
              <w:tab/>
            </w:r>
            <w:r>
              <w:rPr>
                <w:noProof/>
                <w:webHidden/>
              </w:rPr>
              <w:fldChar w:fldCharType="begin"/>
            </w:r>
            <w:r>
              <w:rPr>
                <w:noProof/>
                <w:webHidden/>
              </w:rPr>
              <w:instrText xml:space="preserve"> PAGEREF _Toc243680917 \h </w:instrText>
            </w:r>
            <w:r>
              <w:rPr>
                <w:noProof/>
                <w:webHidden/>
              </w:rPr>
            </w:r>
            <w:r>
              <w:rPr>
                <w:noProof/>
                <w:webHidden/>
              </w:rPr>
              <w:fldChar w:fldCharType="separate"/>
            </w:r>
            <w:r>
              <w:rPr>
                <w:noProof/>
                <w:webHidden/>
              </w:rPr>
              <w:t>75</w:t>
            </w:r>
            <w:r>
              <w:rPr>
                <w:noProof/>
                <w:webHidden/>
              </w:rPr>
              <w:fldChar w:fldCharType="end"/>
            </w:r>
          </w:hyperlink>
        </w:p>
        <w:p w14:paraId="2486779F" w14:textId="2AD9E696" w:rsidR="00487377" w:rsidRDefault="00487377">
          <w:pPr>
            <w:pStyle w:val="TOC2"/>
            <w:tabs>
              <w:tab w:val="right" w:leader="dot" w:pos="9016"/>
            </w:tabs>
            <w:rPr>
              <w:noProof/>
            </w:rPr>
          </w:pPr>
          <w:hyperlink w:anchor="_Toc243680918" w:history="1">
            <w:r w:rsidRPr="001B72AC">
              <w:rPr>
                <w:rStyle w:val="Hyperlink"/>
                <w:rFonts w:ascii="Times New Roman" w:hAnsi="Times New Roman" w:cs="Times New Roman"/>
                <w:b/>
                <w:bCs/>
                <w:noProof/>
                <w:lang w:val="en-US"/>
              </w:rPr>
              <w:t xml:space="preserve">3.2 </w:t>
            </w:r>
            <w:r w:rsidRPr="001B72AC">
              <w:rPr>
                <w:rStyle w:val="Hyperlink"/>
                <w:rFonts w:ascii="Times New Roman" w:hAnsi="Times New Roman" w:cs="Times New Roman"/>
                <w:b/>
                <w:bCs/>
                <w:noProof/>
              </w:rPr>
              <w:t>Pengujian Black Box</w:t>
            </w:r>
            <w:r>
              <w:rPr>
                <w:noProof/>
                <w:webHidden/>
              </w:rPr>
              <w:tab/>
            </w:r>
            <w:r>
              <w:rPr>
                <w:noProof/>
                <w:webHidden/>
              </w:rPr>
              <w:fldChar w:fldCharType="begin"/>
            </w:r>
            <w:r>
              <w:rPr>
                <w:noProof/>
                <w:webHidden/>
              </w:rPr>
              <w:instrText xml:space="preserve"> PAGEREF _Toc243680918 \h </w:instrText>
            </w:r>
            <w:r>
              <w:rPr>
                <w:noProof/>
                <w:webHidden/>
              </w:rPr>
            </w:r>
            <w:r>
              <w:rPr>
                <w:noProof/>
                <w:webHidden/>
              </w:rPr>
              <w:fldChar w:fldCharType="separate"/>
            </w:r>
            <w:r>
              <w:rPr>
                <w:noProof/>
                <w:webHidden/>
              </w:rPr>
              <w:t>107</w:t>
            </w:r>
            <w:r>
              <w:rPr>
                <w:noProof/>
                <w:webHidden/>
              </w:rPr>
              <w:fldChar w:fldCharType="end"/>
            </w:r>
          </w:hyperlink>
        </w:p>
        <w:p w14:paraId="55A7D9EA" w14:textId="583089E7" w:rsidR="00487377" w:rsidRDefault="00487377">
          <w:pPr>
            <w:pStyle w:val="TOC3"/>
            <w:tabs>
              <w:tab w:val="right" w:leader="dot" w:pos="9016"/>
            </w:tabs>
            <w:rPr>
              <w:noProof/>
            </w:rPr>
          </w:pPr>
          <w:hyperlink w:anchor="_Toc243680919" w:history="1">
            <w:r w:rsidRPr="001B72AC">
              <w:rPr>
                <w:rStyle w:val="Hyperlink"/>
                <w:rFonts w:ascii="Times New Roman" w:hAnsi="Times New Roman" w:cs="Times New Roman"/>
                <w:b/>
                <w:bCs/>
                <w:noProof/>
                <w:lang w:val="en-US"/>
              </w:rPr>
              <w:t>3.2.1 Pengujian fungsi umum</w:t>
            </w:r>
            <w:r>
              <w:rPr>
                <w:noProof/>
                <w:webHidden/>
              </w:rPr>
              <w:tab/>
            </w:r>
            <w:r>
              <w:rPr>
                <w:noProof/>
                <w:webHidden/>
              </w:rPr>
              <w:fldChar w:fldCharType="begin"/>
            </w:r>
            <w:r>
              <w:rPr>
                <w:noProof/>
                <w:webHidden/>
              </w:rPr>
              <w:instrText xml:space="preserve"> PAGEREF _Toc243680919 \h </w:instrText>
            </w:r>
            <w:r>
              <w:rPr>
                <w:noProof/>
                <w:webHidden/>
              </w:rPr>
            </w:r>
            <w:r>
              <w:rPr>
                <w:noProof/>
                <w:webHidden/>
              </w:rPr>
              <w:fldChar w:fldCharType="separate"/>
            </w:r>
            <w:r>
              <w:rPr>
                <w:noProof/>
                <w:webHidden/>
              </w:rPr>
              <w:t>107</w:t>
            </w:r>
            <w:r>
              <w:rPr>
                <w:noProof/>
                <w:webHidden/>
              </w:rPr>
              <w:fldChar w:fldCharType="end"/>
            </w:r>
          </w:hyperlink>
        </w:p>
        <w:p w14:paraId="235FC6F8" w14:textId="64E3C775" w:rsidR="00487377" w:rsidRDefault="00487377">
          <w:pPr>
            <w:pStyle w:val="TOC3"/>
            <w:tabs>
              <w:tab w:val="right" w:leader="dot" w:pos="9016"/>
            </w:tabs>
            <w:rPr>
              <w:noProof/>
            </w:rPr>
          </w:pPr>
          <w:hyperlink w:anchor="_Toc243680920" w:history="1">
            <w:r w:rsidRPr="001B72AC">
              <w:rPr>
                <w:rStyle w:val="Hyperlink"/>
                <w:rFonts w:ascii="Times New Roman" w:hAnsi="Times New Roman" w:cs="Times New Roman"/>
                <w:b/>
                <w:bCs/>
                <w:noProof/>
                <w:lang w:val="en-US"/>
              </w:rPr>
              <w:t>3.2.2 Pengujian fungsi admin</w:t>
            </w:r>
            <w:r>
              <w:rPr>
                <w:noProof/>
                <w:webHidden/>
              </w:rPr>
              <w:tab/>
            </w:r>
            <w:r>
              <w:rPr>
                <w:noProof/>
                <w:webHidden/>
              </w:rPr>
              <w:fldChar w:fldCharType="begin"/>
            </w:r>
            <w:r>
              <w:rPr>
                <w:noProof/>
                <w:webHidden/>
              </w:rPr>
              <w:instrText xml:space="preserve"> PAGEREF _Toc243680920 \h </w:instrText>
            </w:r>
            <w:r>
              <w:rPr>
                <w:noProof/>
                <w:webHidden/>
              </w:rPr>
            </w:r>
            <w:r>
              <w:rPr>
                <w:noProof/>
                <w:webHidden/>
              </w:rPr>
              <w:fldChar w:fldCharType="separate"/>
            </w:r>
            <w:r>
              <w:rPr>
                <w:noProof/>
                <w:webHidden/>
              </w:rPr>
              <w:t>108</w:t>
            </w:r>
            <w:r>
              <w:rPr>
                <w:noProof/>
                <w:webHidden/>
              </w:rPr>
              <w:fldChar w:fldCharType="end"/>
            </w:r>
          </w:hyperlink>
        </w:p>
        <w:p w14:paraId="2C60CD38" w14:textId="25099DC0" w:rsidR="00487377" w:rsidRDefault="00487377">
          <w:pPr>
            <w:pStyle w:val="TOC3"/>
            <w:tabs>
              <w:tab w:val="right" w:leader="dot" w:pos="9016"/>
            </w:tabs>
            <w:rPr>
              <w:noProof/>
            </w:rPr>
          </w:pPr>
          <w:hyperlink w:anchor="_Toc243680921" w:history="1">
            <w:r w:rsidRPr="001B72AC">
              <w:rPr>
                <w:rStyle w:val="Hyperlink"/>
                <w:rFonts w:ascii="Times New Roman" w:hAnsi="Times New Roman" w:cs="Times New Roman"/>
                <w:b/>
                <w:bCs/>
                <w:noProof/>
                <w:lang w:val="en-US"/>
              </w:rPr>
              <w:t>3.3.3 Pengujian fungsi siswa</w:t>
            </w:r>
            <w:r>
              <w:rPr>
                <w:noProof/>
                <w:webHidden/>
              </w:rPr>
              <w:tab/>
            </w:r>
            <w:r>
              <w:rPr>
                <w:noProof/>
                <w:webHidden/>
              </w:rPr>
              <w:fldChar w:fldCharType="begin"/>
            </w:r>
            <w:r>
              <w:rPr>
                <w:noProof/>
                <w:webHidden/>
              </w:rPr>
              <w:instrText xml:space="preserve"> PAGEREF _Toc243680921 \h </w:instrText>
            </w:r>
            <w:r>
              <w:rPr>
                <w:noProof/>
                <w:webHidden/>
              </w:rPr>
            </w:r>
            <w:r>
              <w:rPr>
                <w:noProof/>
                <w:webHidden/>
              </w:rPr>
              <w:fldChar w:fldCharType="separate"/>
            </w:r>
            <w:r>
              <w:rPr>
                <w:noProof/>
                <w:webHidden/>
              </w:rPr>
              <w:t>109</w:t>
            </w:r>
            <w:r>
              <w:rPr>
                <w:noProof/>
                <w:webHidden/>
              </w:rPr>
              <w:fldChar w:fldCharType="end"/>
            </w:r>
          </w:hyperlink>
        </w:p>
        <w:p w14:paraId="18ADAEDE" w14:textId="17207D21" w:rsidR="00487377" w:rsidRDefault="00487377">
          <w:pPr>
            <w:pStyle w:val="TOC1"/>
            <w:tabs>
              <w:tab w:val="right" w:leader="dot" w:pos="9016"/>
            </w:tabs>
            <w:rPr>
              <w:noProof/>
            </w:rPr>
          </w:pPr>
          <w:hyperlink w:anchor="_Toc243680922" w:history="1">
            <w:r w:rsidRPr="001B72AC">
              <w:rPr>
                <w:rStyle w:val="Hyperlink"/>
                <w:rFonts w:ascii="Times New Roman" w:hAnsi="Times New Roman" w:cs="Times New Roman"/>
                <w:b/>
                <w:bCs/>
                <w:noProof/>
              </w:rPr>
              <w:t>BAB IV</w:t>
            </w:r>
            <w:r>
              <w:rPr>
                <w:noProof/>
                <w:webHidden/>
              </w:rPr>
              <w:tab/>
            </w:r>
            <w:r>
              <w:rPr>
                <w:noProof/>
                <w:webHidden/>
              </w:rPr>
              <w:fldChar w:fldCharType="begin"/>
            </w:r>
            <w:r>
              <w:rPr>
                <w:noProof/>
                <w:webHidden/>
              </w:rPr>
              <w:instrText xml:space="preserve"> PAGEREF _Toc243680922 \h </w:instrText>
            </w:r>
            <w:r>
              <w:rPr>
                <w:noProof/>
                <w:webHidden/>
              </w:rPr>
            </w:r>
            <w:r>
              <w:rPr>
                <w:noProof/>
                <w:webHidden/>
              </w:rPr>
              <w:fldChar w:fldCharType="separate"/>
            </w:r>
            <w:r>
              <w:rPr>
                <w:noProof/>
                <w:webHidden/>
              </w:rPr>
              <w:t>110</w:t>
            </w:r>
            <w:r>
              <w:rPr>
                <w:noProof/>
                <w:webHidden/>
              </w:rPr>
              <w:fldChar w:fldCharType="end"/>
            </w:r>
          </w:hyperlink>
        </w:p>
        <w:p w14:paraId="5A1A461A" w14:textId="724FF028" w:rsidR="00487377" w:rsidRDefault="00487377">
          <w:pPr>
            <w:pStyle w:val="TOC1"/>
            <w:tabs>
              <w:tab w:val="right" w:leader="dot" w:pos="9016"/>
            </w:tabs>
            <w:rPr>
              <w:noProof/>
            </w:rPr>
          </w:pPr>
          <w:hyperlink w:anchor="_Toc243680923" w:history="1">
            <w:r w:rsidRPr="001B72AC">
              <w:rPr>
                <w:rStyle w:val="Hyperlink"/>
                <w:rFonts w:ascii="Times New Roman" w:hAnsi="Times New Roman" w:cs="Times New Roman"/>
                <w:b/>
                <w:bCs/>
                <w:noProof/>
              </w:rPr>
              <w:t>DOKUMENTASI PENGGUNAAN</w:t>
            </w:r>
            <w:r>
              <w:rPr>
                <w:noProof/>
                <w:webHidden/>
              </w:rPr>
              <w:tab/>
            </w:r>
            <w:r>
              <w:rPr>
                <w:noProof/>
                <w:webHidden/>
              </w:rPr>
              <w:fldChar w:fldCharType="begin"/>
            </w:r>
            <w:r>
              <w:rPr>
                <w:noProof/>
                <w:webHidden/>
              </w:rPr>
              <w:instrText xml:space="preserve"> PAGEREF _Toc243680923 \h </w:instrText>
            </w:r>
            <w:r>
              <w:rPr>
                <w:noProof/>
                <w:webHidden/>
              </w:rPr>
            </w:r>
            <w:r>
              <w:rPr>
                <w:noProof/>
                <w:webHidden/>
              </w:rPr>
              <w:fldChar w:fldCharType="separate"/>
            </w:r>
            <w:r>
              <w:rPr>
                <w:noProof/>
                <w:webHidden/>
              </w:rPr>
              <w:t>110</w:t>
            </w:r>
            <w:r>
              <w:rPr>
                <w:noProof/>
                <w:webHidden/>
              </w:rPr>
              <w:fldChar w:fldCharType="end"/>
            </w:r>
          </w:hyperlink>
        </w:p>
        <w:p w14:paraId="3D0029EA" w14:textId="5944BE9A" w:rsidR="00487377" w:rsidRDefault="00487377">
          <w:pPr>
            <w:pStyle w:val="TOC2"/>
            <w:tabs>
              <w:tab w:val="right" w:leader="dot" w:pos="9016"/>
            </w:tabs>
            <w:rPr>
              <w:noProof/>
            </w:rPr>
          </w:pPr>
          <w:hyperlink w:anchor="_Toc243680924" w:history="1">
            <w:r w:rsidRPr="001B72AC">
              <w:rPr>
                <w:rStyle w:val="Hyperlink"/>
                <w:rFonts w:ascii="Times New Roman" w:hAnsi="Times New Roman" w:cs="Times New Roman"/>
                <w:b/>
                <w:bCs/>
                <w:noProof/>
                <w:lang w:val="en-US"/>
              </w:rPr>
              <w:t xml:space="preserve">1.1 </w:t>
            </w:r>
            <w:r w:rsidRPr="001B72AC">
              <w:rPr>
                <w:rStyle w:val="Hyperlink"/>
                <w:rFonts w:ascii="Times New Roman" w:hAnsi="Times New Roman" w:cs="Times New Roman"/>
                <w:b/>
                <w:bCs/>
                <w:noProof/>
              </w:rPr>
              <w:t>Level Admin</w:t>
            </w:r>
            <w:r>
              <w:rPr>
                <w:noProof/>
                <w:webHidden/>
              </w:rPr>
              <w:tab/>
            </w:r>
            <w:r>
              <w:rPr>
                <w:noProof/>
                <w:webHidden/>
              </w:rPr>
              <w:fldChar w:fldCharType="begin"/>
            </w:r>
            <w:r>
              <w:rPr>
                <w:noProof/>
                <w:webHidden/>
              </w:rPr>
              <w:instrText xml:space="preserve"> PAGEREF _Toc243680924 \h </w:instrText>
            </w:r>
            <w:r>
              <w:rPr>
                <w:noProof/>
                <w:webHidden/>
              </w:rPr>
            </w:r>
            <w:r>
              <w:rPr>
                <w:noProof/>
                <w:webHidden/>
              </w:rPr>
              <w:fldChar w:fldCharType="separate"/>
            </w:r>
            <w:r>
              <w:rPr>
                <w:noProof/>
                <w:webHidden/>
              </w:rPr>
              <w:t>110</w:t>
            </w:r>
            <w:r>
              <w:rPr>
                <w:noProof/>
                <w:webHidden/>
              </w:rPr>
              <w:fldChar w:fldCharType="end"/>
            </w:r>
          </w:hyperlink>
        </w:p>
        <w:p w14:paraId="4A54C103" w14:textId="3F4CD412" w:rsidR="00487377" w:rsidRDefault="00487377">
          <w:pPr>
            <w:pStyle w:val="TOC2"/>
            <w:tabs>
              <w:tab w:val="right" w:leader="dot" w:pos="9016"/>
            </w:tabs>
            <w:rPr>
              <w:noProof/>
            </w:rPr>
          </w:pPr>
          <w:hyperlink w:anchor="_Toc243680925" w:history="1">
            <w:r w:rsidRPr="001B72AC">
              <w:rPr>
                <w:rStyle w:val="Hyperlink"/>
                <w:rFonts w:ascii="Times New Roman" w:hAnsi="Times New Roman" w:cs="Times New Roman"/>
                <w:b/>
                <w:bCs/>
                <w:noProof/>
                <w:lang w:val="en-US"/>
              </w:rPr>
              <w:t xml:space="preserve">1.2 </w:t>
            </w:r>
            <w:r w:rsidRPr="001B72AC">
              <w:rPr>
                <w:rStyle w:val="Hyperlink"/>
                <w:rFonts w:ascii="Times New Roman" w:hAnsi="Times New Roman" w:cs="Times New Roman"/>
                <w:b/>
                <w:bCs/>
                <w:noProof/>
              </w:rPr>
              <w:t>Level Siswa</w:t>
            </w:r>
            <w:r>
              <w:rPr>
                <w:noProof/>
                <w:webHidden/>
              </w:rPr>
              <w:tab/>
            </w:r>
            <w:r>
              <w:rPr>
                <w:noProof/>
                <w:webHidden/>
              </w:rPr>
              <w:fldChar w:fldCharType="begin"/>
            </w:r>
            <w:r>
              <w:rPr>
                <w:noProof/>
                <w:webHidden/>
              </w:rPr>
              <w:instrText xml:space="preserve"> PAGEREF _Toc243680925 \h </w:instrText>
            </w:r>
            <w:r>
              <w:rPr>
                <w:noProof/>
                <w:webHidden/>
              </w:rPr>
            </w:r>
            <w:r>
              <w:rPr>
                <w:noProof/>
                <w:webHidden/>
              </w:rPr>
              <w:fldChar w:fldCharType="separate"/>
            </w:r>
            <w:r>
              <w:rPr>
                <w:noProof/>
                <w:webHidden/>
              </w:rPr>
              <w:t>112</w:t>
            </w:r>
            <w:r>
              <w:rPr>
                <w:noProof/>
                <w:webHidden/>
              </w:rPr>
              <w:fldChar w:fldCharType="end"/>
            </w:r>
          </w:hyperlink>
        </w:p>
        <w:p w14:paraId="307D631D" w14:textId="55A67304" w:rsidR="00487377" w:rsidRDefault="00487377">
          <w:pPr>
            <w:pStyle w:val="TOC1"/>
            <w:tabs>
              <w:tab w:val="right" w:leader="dot" w:pos="9016"/>
            </w:tabs>
            <w:rPr>
              <w:noProof/>
            </w:rPr>
          </w:pPr>
          <w:hyperlink w:anchor="_Toc243680926" w:history="1">
            <w:r w:rsidRPr="001B72AC">
              <w:rPr>
                <w:rStyle w:val="Hyperlink"/>
                <w:rFonts w:ascii="Times New Roman" w:hAnsi="Times New Roman" w:cs="Times New Roman"/>
                <w:b/>
                <w:bCs/>
                <w:noProof/>
              </w:rPr>
              <w:t>BAB V</w:t>
            </w:r>
            <w:r>
              <w:rPr>
                <w:noProof/>
                <w:webHidden/>
              </w:rPr>
              <w:tab/>
            </w:r>
            <w:r>
              <w:rPr>
                <w:noProof/>
                <w:webHidden/>
              </w:rPr>
              <w:fldChar w:fldCharType="begin"/>
            </w:r>
            <w:r>
              <w:rPr>
                <w:noProof/>
                <w:webHidden/>
              </w:rPr>
              <w:instrText xml:space="preserve"> PAGEREF _Toc243680926 \h </w:instrText>
            </w:r>
            <w:r>
              <w:rPr>
                <w:noProof/>
                <w:webHidden/>
              </w:rPr>
            </w:r>
            <w:r>
              <w:rPr>
                <w:noProof/>
                <w:webHidden/>
              </w:rPr>
              <w:fldChar w:fldCharType="separate"/>
            </w:r>
            <w:r>
              <w:rPr>
                <w:noProof/>
                <w:webHidden/>
              </w:rPr>
              <w:t>114</w:t>
            </w:r>
            <w:r>
              <w:rPr>
                <w:noProof/>
                <w:webHidden/>
              </w:rPr>
              <w:fldChar w:fldCharType="end"/>
            </w:r>
          </w:hyperlink>
        </w:p>
        <w:p w14:paraId="55500CE7" w14:textId="3273A234" w:rsidR="00487377" w:rsidRDefault="00487377">
          <w:pPr>
            <w:pStyle w:val="TOC1"/>
            <w:tabs>
              <w:tab w:val="right" w:leader="dot" w:pos="9016"/>
            </w:tabs>
            <w:rPr>
              <w:noProof/>
            </w:rPr>
          </w:pPr>
          <w:hyperlink w:anchor="_Toc243680927" w:history="1">
            <w:r w:rsidRPr="001B72AC">
              <w:rPr>
                <w:rStyle w:val="Hyperlink"/>
                <w:rFonts w:ascii="Times New Roman" w:hAnsi="Times New Roman" w:cs="Times New Roman"/>
                <w:b/>
                <w:bCs/>
                <w:noProof/>
              </w:rPr>
              <w:t>PENUTUP</w:t>
            </w:r>
            <w:r>
              <w:rPr>
                <w:noProof/>
                <w:webHidden/>
              </w:rPr>
              <w:tab/>
            </w:r>
            <w:r>
              <w:rPr>
                <w:noProof/>
                <w:webHidden/>
              </w:rPr>
              <w:fldChar w:fldCharType="begin"/>
            </w:r>
            <w:r>
              <w:rPr>
                <w:noProof/>
                <w:webHidden/>
              </w:rPr>
              <w:instrText xml:space="preserve"> PAGEREF _Toc243680927 \h </w:instrText>
            </w:r>
            <w:r>
              <w:rPr>
                <w:noProof/>
                <w:webHidden/>
              </w:rPr>
            </w:r>
            <w:r>
              <w:rPr>
                <w:noProof/>
                <w:webHidden/>
              </w:rPr>
              <w:fldChar w:fldCharType="separate"/>
            </w:r>
            <w:r>
              <w:rPr>
                <w:noProof/>
                <w:webHidden/>
              </w:rPr>
              <w:t>114</w:t>
            </w:r>
            <w:r>
              <w:rPr>
                <w:noProof/>
                <w:webHidden/>
              </w:rPr>
              <w:fldChar w:fldCharType="end"/>
            </w:r>
          </w:hyperlink>
        </w:p>
        <w:p w14:paraId="7B0BCAB0" w14:textId="31D556A2" w:rsidR="00487377" w:rsidRDefault="00487377">
          <w:pPr>
            <w:pStyle w:val="TOC2"/>
            <w:tabs>
              <w:tab w:val="right" w:leader="dot" w:pos="9016"/>
            </w:tabs>
            <w:rPr>
              <w:noProof/>
            </w:rPr>
          </w:pPr>
          <w:hyperlink w:anchor="_Toc243680928" w:history="1">
            <w:r w:rsidRPr="001B72AC">
              <w:rPr>
                <w:rStyle w:val="Hyperlink"/>
                <w:rFonts w:ascii="Times New Roman" w:hAnsi="Times New Roman" w:cs="Times New Roman"/>
                <w:b/>
                <w:bCs/>
                <w:noProof/>
                <w:lang w:val="en-US"/>
              </w:rPr>
              <w:t xml:space="preserve">1.1 </w:t>
            </w:r>
            <w:r w:rsidRPr="001B72AC">
              <w:rPr>
                <w:rStyle w:val="Hyperlink"/>
                <w:rFonts w:ascii="Times New Roman" w:hAnsi="Times New Roman" w:cs="Times New Roman"/>
                <w:b/>
                <w:bCs/>
                <w:noProof/>
              </w:rPr>
              <w:t>Kesimpulan</w:t>
            </w:r>
            <w:r>
              <w:rPr>
                <w:noProof/>
                <w:webHidden/>
              </w:rPr>
              <w:tab/>
            </w:r>
            <w:r>
              <w:rPr>
                <w:noProof/>
                <w:webHidden/>
              </w:rPr>
              <w:fldChar w:fldCharType="begin"/>
            </w:r>
            <w:r>
              <w:rPr>
                <w:noProof/>
                <w:webHidden/>
              </w:rPr>
              <w:instrText xml:space="preserve"> PAGEREF _Toc243680928 \h </w:instrText>
            </w:r>
            <w:r>
              <w:rPr>
                <w:noProof/>
                <w:webHidden/>
              </w:rPr>
            </w:r>
            <w:r>
              <w:rPr>
                <w:noProof/>
                <w:webHidden/>
              </w:rPr>
              <w:fldChar w:fldCharType="separate"/>
            </w:r>
            <w:r>
              <w:rPr>
                <w:noProof/>
                <w:webHidden/>
              </w:rPr>
              <w:t>114</w:t>
            </w:r>
            <w:r>
              <w:rPr>
                <w:noProof/>
                <w:webHidden/>
              </w:rPr>
              <w:fldChar w:fldCharType="end"/>
            </w:r>
          </w:hyperlink>
        </w:p>
        <w:p w14:paraId="0E6BBACD" w14:textId="605ADEEF" w:rsidR="00487377" w:rsidRDefault="00487377">
          <w:pPr>
            <w:pStyle w:val="TOC2"/>
            <w:tabs>
              <w:tab w:val="right" w:leader="dot" w:pos="9016"/>
            </w:tabs>
            <w:rPr>
              <w:noProof/>
            </w:rPr>
          </w:pPr>
          <w:hyperlink w:anchor="_Toc243680929" w:history="1">
            <w:r w:rsidRPr="001B72AC">
              <w:rPr>
                <w:rStyle w:val="Hyperlink"/>
                <w:rFonts w:ascii="Times New Roman" w:hAnsi="Times New Roman" w:cs="Times New Roman"/>
                <w:b/>
                <w:bCs/>
                <w:noProof/>
                <w:lang w:val="en-US"/>
              </w:rPr>
              <w:t xml:space="preserve">1.2 </w:t>
            </w:r>
            <w:r w:rsidRPr="001B72AC">
              <w:rPr>
                <w:rStyle w:val="Hyperlink"/>
                <w:rFonts w:ascii="Times New Roman" w:hAnsi="Times New Roman" w:cs="Times New Roman"/>
                <w:b/>
                <w:bCs/>
                <w:noProof/>
              </w:rPr>
              <w:t>Saran Pengembangan Aplikasi</w:t>
            </w:r>
            <w:r>
              <w:rPr>
                <w:noProof/>
                <w:webHidden/>
              </w:rPr>
              <w:tab/>
            </w:r>
            <w:r>
              <w:rPr>
                <w:noProof/>
                <w:webHidden/>
              </w:rPr>
              <w:fldChar w:fldCharType="begin"/>
            </w:r>
            <w:r>
              <w:rPr>
                <w:noProof/>
                <w:webHidden/>
              </w:rPr>
              <w:instrText xml:space="preserve"> PAGEREF _Toc243680929 \h </w:instrText>
            </w:r>
            <w:r>
              <w:rPr>
                <w:noProof/>
                <w:webHidden/>
              </w:rPr>
            </w:r>
            <w:r>
              <w:rPr>
                <w:noProof/>
                <w:webHidden/>
              </w:rPr>
              <w:fldChar w:fldCharType="separate"/>
            </w:r>
            <w:r>
              <w:rPr>
                <w:noProof/>
                <w:webHidden/>
              </w:rPr>
              <w:t>114</w:t>
            </w:r>
            <w:r>
              <w:rPr>
                <w:noProof/>
                <w:webHidden/>
              </w:rPr>
              <w:fldChar w:fldCharType="end"/>
            </w:r>
          </w:hyperlink>
        </w:p>
        <w:p w14:paraId="28096667" w14:textId="192761AD" w:rsidR="00487377" w:rsidRDefault="00487377">
          <w:r>
            <w:rPr>
              <w:b/>
              <w:bCs/>
              <w:noProof/>
            </w:rPr>
            <w:lastRenderedPageBreak/>
            <w:fldChar w:fldCharType="end"/>
          </w:r>
        </w:p>
      </w:sdtContent>
    </w:sdt>
    <w:p w14:paraId="46B44A5D" w14:textId="3CBEC57F" w:rsidR="00487377" w:rsidRPr="00487377" w:rsidRDefault="00487377" w:rsidP="00345443">
      <w:pPr>
        <w:pStyle w:val="Heading1"/>
        <w:jc w:val="center"/>
        <w:rPr>
          <w:rFonts w:ascii="Times New Roman" w:hAnsi="Times New Roman" w:cs="Times New Roman"/>
          <w:b/>
          <w:bCs/>
          <w:noProof/>
          <w:color w:val="000000" w:themeColor="text1"/>
          <w:lang w:val="en-US"/>
        </w:rPr>
      </w:pPr>
      <w:r>
        <w:rPr>
          <w:rFonts w:ascii="Times New Roman" w:hAnsi="Times New Roman" w:cs="Times New Roman"/>
          <w:b/>
          <w:bCs/>
          <w:noProof/>
          <w:color w:val="000000" w:themeColor="text1"/>
          <w:lang w:val="en-US"/>
        </w:rPr>
        <w:lastRenderedPageBreak/>
        <w:t>DAFTAR GAMBAR</w:t>
      </w:r>
    </w:p>
    <w:p w14:paraId="40FBC9F1" w14:textId="61F68DF9" w:rsidR="00487377" w:rsidRDefault="00487377">
      <w:pPr>
        <w:pStyle w:val="TableofFigures"/>
        <w:tabs>
          <w:tab w:val="right" w:leader="dot" w:pos="9016"/>
        </w:tabs>
        <w:rPr>
          <w:noProof/>
        </w:rPr>
      </w:pPr>
      <w:r>
        <w:rPr>
          <w:rFonts w:cs="Times New Roman"/>
          <w:b/>
          <w:bCs/>
          <w:noProof/>
          <w:color w:val="000000" w:themeColor="text1"/>
        </w:rPr>
        <w:fldChar w:fldCharType="begin"/>
      </w:r>
      <w:r>
        <w:rPr>
          <w:rFonts w:cs="Times New Roman"/>
          <w:b/>
          <w:bCs/>
          <w:noProof/>
          <w:color w:val="000000" w:themeColor="text1"/>
        </w:rPr>
        <w:instrText xml:space="preserve"> TOC \h \z \c "Gambar 2." </w:instrText>
      </w:r>
      <w:r>
        <w:rPr>
          <w:rFonts w:cs="Times New Roman"/>
          <w:b/>
          <w:bCs/>
          <w:noProof/>
          <w:color w:val="000000" w:themeColor="text1"/>
        </w:rPr>
        <w:fldChar w:fldCharType="separate"/>
      </w:r>
      <w:hyperlink w:anchor="_Toc243681014" w:history="1">
        <w:r w:rsidRPr="008B2C2D">
          <w:rPr>
            <w:rStyle w:val="Hyperlink"/>
            <w:rFonts w:cs="Times New Roman"/>
            <w:noProof/>
          </w:rPr>
          <w:t>Gambar 2. 1</w:t>
        </w:r>
        <w:r w:rsidRPr="008B2C2D">
          <w:rPr>
            <w:rStyle w:val="Hyperlink"/>
            <w:rFonts w:cs="Times New Roman"/>
            <w:noProof/>
            <w:lang w:val="en-US"/>
          </w:rPr>
          <w:t xml:space="preserve"> Diagram usecase</w:t>
        </w:r>
        <w:r>
          <w:rPr>
            <w:noProof/>
            <w:webHidden/>
          </w:rPr>
          <w:tab/>
        </w:r>
        <w:r>
          <w:rPr>
            <w:noProof/>
            <w:webHidden/>
          </w:rPr>
          <w:fldChar w:fldCharType="begin"/>
        </w:r>
        <w:r>
          <w:rPr>
            <w:noProof/>
            <w:webHidden/>
          </w:rPr>
          <w:instrText xml:space="preserve"> PAGEREF _Toc243681014 \h </w:instrText>
        </w:r>
        <w:r>
          <w:rPr>
            <w:noProof/>
            <w:webHidden/>
          </w:rPr>
        </w:r>
        <w:r>
          <w:rPr>
            <w:noProof/>
            <w:webHidden/>
          </w:rPr>
          <w:fldChar w:fldCharType="separate"/>
        </w:r>
        <w:r>
          <w:rPr>
            <w:noProof/>
            <w:webHidden/>
          </w:rPr>
          <w:t>11</w:t>
        </w:r>
        <w:r>
          <w:rPr>
            <w:noProof/>
            <w:webHidden/>
          </w:rPr>
          <w:fldChar w:fldCharType="end"/>
        </w:r>
      </w:hyperlink>
    </w:p>
    <w:p w14:paraId="167EEE4E" w14:textId="0BB61762" w:rsidR="00487377" w:rsidRDefault="00487377">
      <w:pPr>
        <w:pStyle w:val="TableofFigures"/>
        <w:tabs>
          <w:tab w:val="right" w:leader="dot" w:pos="9016"/>
        </w:tabs>
        <w:rPr>
          <w:noProof/>
        </w:rPr>
      </w:pPr>
      <w:hyperlink w:anchor="_Toc243681015" w:history="1">
        <w:r w:rsidRPr="008B2C2D">
          <w:rPr>
            <w:rStyle w:val="Hyperlink"/>
            <w:rFonts w:cs="Times New Roman"/>
            <w:noProof/>
          </w:rPr>
          <w:t>Gambar 2. 2</w:t>
        </w:r>
        <w:r w:rsidRPr="008B2C2D">
          <w:rPr>
            <w:rStyle w:val="Hyperlink"/>
            <w:rFonts w:cs="Times New Roman"/>
            <w:noProof/>
            <w:lang w:val="en-US"/>
          </w:rPr>
          <w:t xml:space="preserve"> Aktiviti login</w:t>
        </w:r>
        <w:r>
          <w:rPr>
            <w:noProof/>
            <w:webHidden/>
          </w:rPr>
          <w:tab/>
        </w:r>
        <w:r>
          <w:rPr>
            <w:noProof/>
            <w:webHidden/>
          </w:rPr>
          <w:fldChar w:fldCharType="begin"/>
        </w:r>
        <w:r>
          <w:rPr>
            <w:noProof/>
            <w:webHidden/>
          </w:rPr>
          <w:instrText xml:space="preserve"> PAGEREF _Toc243681015 \h </w:instrText>
        </w:r>
        <w:r>
          <w:rPr>
            <w:noProof/>
            <w:webHidden/>
          </w:rPr>
        </w:r>
        <w:r>
          <w:rPr>
            <w:noProof/>
            <w:webHidden/>
          </w:rPr>
          <w:fldChar w:fldCharType="separate"/>
        </w:r>
        <w:r>
          <w:rPr>
            <w:noProof/>
            <w:webHidden/>
          </w:rPr>
          <w:t>25</w:t>
        </w:r>
        <w:r>
          <w:rPr>
            <w:noProof/>
            <w:webHidden/>
          </w:rPr>
          <w:fldChar w:fldCharType="end"/>
        </w:r>
      </w:hyperlink>
    </w:p>
    <w:p w14:paraId="1E88F251" w14:textId="142D0AA7" w:rsidR="00487377" w:rsidRDefault="00487377">
      <w:pPr>
        <w:pStyle w:val="TableofFigures"/>
        <w:tabs>
          <w:tab w:val="right" w:leader="dot" w:pos="9016"/>
        </w:tabs>
        <w:rPr>
          <w:noProof/>
        </w:rPr>
      </w:pPr>
      <w:hyperlink w:anchor="_Toc243681016" w:history="1">
        <w:r w:rsidRPr="008B2C2D">
          <w:rPr>
            <w:rStyle w:val="Hyperlink"/>
            <w:rFonts w:cs="Times New Roman"/>
            <w:noProof/>
          </w:rPr>
          <w:t>Gambar 2. 3</w:t>
        </w:r>
        <w:r w:rsidRPr="008B2C2D">
          <w:rPr>
            <w:rStyle w:val="Hyperlink"/>
            <w:rFonts w:cs="Times New Roman"/>
            <w:noProof/>
            <w:lang w:val="en-US"/>
          </w:rPr>
          <w:t xml:space="preserve"> Aktiviti mengirim laporan</w:t>
        </w:r>
        <w:r>
          <w:rPr>
            <w:noProof/>
            <w:webHidden/>
          </w:rPr>
          <w:tab/>
        </w:r>
        <w:r>
          <w:rPr>
            <w:noProof/>
            <w:webHidden/>
          </w:rPr>
          <w:fldChar w:fldCharType="begin"/>
        </w:r>
        <w:r>
          <w:rPr>
            <w:noProof/>
            <w:webHidden/>
          </w:rPr>
          <w:instrText xml:space="preserve"> PAGEREF _Toc243681016 \h </w:instrText>
        </w:r>
        <w:r>
          <w:rPr>
            <w:noProof/>
            <w:webHidden/>
          </w:rPr>
        </w:r>
        <w:r>
          <w:rPr>
            <w:noProof/>
            <w:webHidden/>
          </w:rPr>
          <w:fldChar w:fldCharType="separate"/>
        </w:r>
        <w:r>
          <w:rPr>
            <w:noProof/>
            <w:webHidden/>
          </w:rPr>
          <w:t>26</w:t>
        </w:r>
        <w:r>
          <w:rPr>
            <w:noProof/>
            <w:webHidden/>
          </w:rPr>
          <w:fldChar w:fldCharType="end"/>
        </w:r>
      </w:hyperlink>
    </w:p>
    <w:p w14:paraId="06C4C7F3" w14:textId="6E66F2FF" w:rsidR="00487377" w:rsidRDefault="00487377">
      <w:pPr>
        <w:pStyle w:val="TableofFigures"/>
        <w:tabs>
          <w:tab w:val="right" w:leader="dot" w:pos="9016"/>
        </w:tabs>
        <w:rPr>
          <w:noProof/>
        </w:rPr>
      </w:pPr>
      <w:hyperlink w:anchor="_Toc243681017" w:history="1">
        <w:r w:rsidRPr="008B2C2D">
          <w:rPr>
            <w:rStyle w:val="Hyperlink"/>
            <w:rFonts w:cs="Times New Roman"/>
            <w:noProof/>
          </w:rPr>
          <w:t>Gambar 2. 4</w:t>
        </w:r>
        <w:r w:rsidRPr="008B2C2D">
          <w:rPr>
            <w:rStyle w:val="Hyperlink"/>
            <w:rFonts w:cs="Times New Roman"/>
            <w:noProof/>
            <w:lang w:val="en-US"/>
          </w:rPr>
          <w:t xml:space="preserve"> Aktiviti melihat laporan</w:t>
        </w:r>
        <w:r>
          <w:rPr>
            <w:noProof/>
            <w:webHidden/>
          </w:rPr>
          <w:tab/>
        </w:r>
        <w:r>
          <w:rPr>
            <w:noProof/>
            <w:webHidden/>
          </w:rPr>
          <w:fldChar w:fldCharType="begin"/>
        </w:r>
        <w:r>
          <w:rPr>
            <w:noProof/>
            <w:webHidden/>
          </w:rPr>
          <w:instrText xml:space="preserve"> PAGEREF _Toc243681017 \h </w:instrText>
        </w:r>
        <w:r>
          <w:rPr>
            <w:noProof/>
            <w:webHidden/>
          </w:rPr>
        </w:r>
        <w:r>
          <w:rPr>
            <w:noProof/>
            <w:webHidden/>
          </w:rPr>
          <w:fldChar w:fldCharType="separate"/>
        </w:r>
        <w:r>
          <w:rPr>
            <w:noProof/>
            <w:webHidden/>
          </w:rPr>
          <w:t>27</w:t>
        </w:r>
        <w:r>
          <w:rPr>
            <w:noProof/>
            <w:webHidden/>
          </w:rPr>
          <w:fldChar w:fldCharType="end"/>
        </w:r>
      </w:hyperlink>
    </w:p>
    <w:p w14:paraId="4637636F" w14:textId="4EE1B211" w:rsidR="00487377" w:rsidRDefault="00487377">
      <w:pPr>
        <w:pStyle w:val="TableofFigures"/>
        <w:tabs>
          <w:tab w:val="right" w:leader="dot" w:pos="9016"/>
        </w:tabs>
        <w:rPr>
          <w:noProof/>
        </w:rPr>
      </w:pPr>
      <w:hyperlink w:anchor="_Toc243681018" w:history="1">
        <w:r w:rsidRPr="008B2C2D">
          <w:rPr>
            <w:rStyle w:val="Hyperlink"/>
            <w:rFonts w:cs="Times New Roman"/>
            <w:noProof/>
          </w:rPr>
          <w:t>Gambar 2. 5</w:t>
        </w:r>
        <w:r w:rsidRPr="008B2C2D">
          <w:rPr>
            <w:rStyle w:val="Hyperlink"/>
            <w:rFonts w:cs="Times New Roman"/>
            <w:noProof/>
            <w:lang w:val="en-US"/>
          </w:rPr>
          <w:t xml:space="preserve"> Aktiviti ,elihat detail progres dan feedback</w:t>
        </w:r>
        <w:r>
          <w:rPr>
            <w:noProof/>
            <w:webHidden/>
          </w:rPr>
          <w:tab/>
        </w:r>
        <w:r>
          <w:rPr>
            <w:noProof/>
            <w:webHidden/>
          </w:rPr>
          <w:fldChar w:fldCharType="begin"/>
        </w:r>
        <w:r>
          <w:rPr>
            <w:noProof/>
            <w:webHidden/>
          </w:rPr>
          <w:instrText xml:space="preserve"> PAGEREF _Toc243681018 \h </w:instrText>
        </w:r>
        <w:r>
          <w:rPr>
            <w:noProof/>
            <w:webHidden/>
          </w:rPr>
        </w:r>
        <w:r>
          <w:rPr>
            <w:noProof/>
            <w:webHidden/>
          </w:rPr>
          <w:fldChar w:fldCharType="separate"/>
        </w:r>
        <w:r>
          <w:rPr>
            <w:noProof/>
            <w:webHidden/>
          </w:rPr>
          <w:t>28</w:t>
        </w:r>
        <w:r>
          <w:rPr>
            <w:noProof/>
            <w:webHidden/>
          </w:rPr>
          <w:fldChar w:fldCharType="end"/>
        </w:r>
      </w:hyperlink>
    </w:p>
    <w:p w14:paraId="55EE6EF7" w14:textId="0D020176" w:rsidR="00487377" w:rsidRDefault="00487377">
      <w:pPr>
        <w:pStyle w:val="TableofFigures"/>
        <w:tabs>
          <w:tab w:val="right" w:leader="dot" w:pos="9016"/>
        </w:tabs>
        <w:rPr>
          <w:noProof/>
        </w:rPr>
      </w:pPr>
      <w:hyperlink w:anchor="_Toc243681019" w:history="1">
        <w:r w:rsidRPr="008B2C2D">
          <w:rPr>
            <w:rStyle w:val="Hyperlink"/>
            <w:rFonts w:cs="Times New Roman"/>
            <w:noProof/>
          </w:rPr>
          <w:t>Gambar 2. 6</w:t>
        </w:r>
        <w:r w:rsidRPr="008B2C2D">
          <w:rPr>
            <w:rStyle w:val="Hyperlink"/>
            <w:rFonts w:cs="Times New Roman"/>
            <w:noProof/>
            <w:lang w:val="en-US"/>
          </w:rPr>
          <w:t xml:space="preserve"> Aktiviti histori</w:t>
        </w:r>
        <w:r>
          <w:rPr>
            <w:noProof/>
            <w:webHidden/>
          </w:rPr>
          <w:tab/>
        </w:r>
        <w:r>
          <w:rPr>
            <w:noProof/>
            <w:webHidden/>
          </w:rPr>
          <w:fldChar w:fldCharType="begin"/>
        </w:r>
        <w:r>
          <w:rPr>
            <w:noProof/>
            <w:webHidden/>
          </w:rPr>
          <w:instrText xml:space="preserve"> PAGEREF _Toc243681019 \h </w:instrText>
        </w:r>
        <w:r>
          <w:rPr>
            <w:noProof/>
            <w:webHidden/>
          </w:rPr>
        </w:r>
        <w:r>
          <w:rPr>
            <w:noProof/>
            <w:webHidden/>
          </w:rPr>
          <w:fldChar w:fldCharType="separate"/>
        </w:r>
        <w:r>
          <w:rPr>
            <w:noProof/>
            <w:webHidden/>
          </w:rPr>
          <w:t>29</w:t>
        </w:r>
        <w:r>
          <w:rPr>
            <w:noProof/>
            <w:webHidden/>
          </w:rPr>
          <w:fldChar w:fldCharType="end"/>
        </w:r>
      </w:hyperlink>
    </w:p>
    <w:p w14:paraId="3723EB2C" w14:textId="496D9591" w:rsidR="00487377" w:rsidRDefault="00487377">
      <w:pPr>
        <w:pStyle w:val="TableofFigures"/>
        <w:tabs>
          <w:tab w:val="right" w:leader="dot" w:pos="9016"/>
        </w:tabs>
        <w:rPr>
          <w:noProof/>
        </w:rPr>
      </w:pPr>
      <w:hyperlink w:anchor="_Toc243681020" w:history="1">
        <w:r w:rsidRPr="008B2C2D">
          <w:rPr>
            <w:rStyle w:val="Hyperlink"/>
            <w:rFonts w:cs="Times New Roman"/>
            <w:noProof/>
          </w:rPr>
          <w:t>Gambar 2. 7</w:t>
        </w:r>
        <w:r w:rsidRPr="008B2C2D">
          <w:rPr>
            <w:rStyle w:val="Hyperlink"/>
            <w:rFonts w:cs="Times New Roman"/>
            <w:noProof/>
            <w:lang w:val="en-US"/>
          </w:rPr>
          <w:t xml:space="preserve"> Aktiviti melihat laporan</w:t>
        </w:r>
        <w:r>
          <w:rPr>
            <w:noProof/>
            <w:webHidden/>
          </w:rPr>
          <w:tab/>
        </w:r>
        <w:r>
          <w:rPr>
            <w:noProof/>
            <w:webHidden/>
          </w:rPr>
          <w:fldChar w:fldCharType="begin"/>
        </w:r>
        <w:r>
          <w:rPr>
            <w:noProof/>
            <w:webHidden/>
          </w:rPr>
          <w:instrText xml:space="preserve"> PAGEREF _Toc243681020 \h </w:instrText>
        </w:r>
        <w:r>
          <w:rPr>
            <w:noProof/>
            <w:webHidden/>
          </w:rPr>
        </w:r>
        <w:r>
          <w:rPr>
            <w:noProof/>
            <w:webHidden/>
          </w:rPr>
          <w:fldChar w:fldCharType="separate"/>
        </w:r>
        <w:r>
          <w:rPr>
            <w:noProof/>
            <w:webHidden/>
          </w:rPr>
          <w:t>30</w:t>
        </w:r>
        <w:r>
          <w:rPr>
            <w:noProof/>
            <w:webHidden/>
          </w:rPr>
          <w:fldChar w:fldCharType="end"/>
        </w:r>
      </w:hyperlink>
    </w:p>
    <w:p w14:paraId="7801D0F8" w14:textId="1C5D3969" w:rsidR="00487377" w:rsidRDefault="00487377">
      <w:pPr>
        <w:pStyle w:val="TableofFigures"/>
        <w:tabs>
          <w:tab w:val="right" w:leader="dot" w:pos="9016"/>
        </w:tabs>
        <w:rPr>
          <w:noProof/>
        </w:rPr>
      </w:pPr>
      <w:hyperlink w:anchor="_Toc243681021" w:history="1">
        <w:r w:rsidRPr="008B2C2D">
          <w:rPr>
            <w:rStyle w:val="Hyperlink"/>
            <w:rFonts w:cs="Times New Roman"/>
            <w:noProof/>
          </w:rPr>
          <w:t>Gambar 2. 8</w:t>
        </w:r>
        <w:r w:rsidRPr="008B2C2D">
          <w:rPr>
            <w:rStyle w:val="Hyperlink"/>
            <w:rFonts w:cs="Times New Roman"/>
            <w:noProof/>
            <w:lang w:val="en-US"/>
          </w:rPr>
          <w:t xml:space="preserve"> Aktiviti mencari dan memfilter aspirasi</w:t>
        </w:r>
        <w:r>
          <w:rPr>
            <w:noProof/>
            <w:webHidden/>
          </w:rPr>
          <w:tab/>
        </w:r>
        <w:r>
          <w:rPr>
            <w:noProof/>
            <w:webHidden/>
          </w:rPr>
          <w:fldChar w:fldCharType="begin"/>
        </w:r>
        <w:r>
          <w:rPr>
            <w:noProof/>
            <w:webHidden/>
          </w:rPr>
          <w:instrText xml:space="preserve"> PAGEREF _Toc243681021 \h </w:instrText>
        </w:r>
        <w:r>
          <w:rPr>
            <w:noProof/>
            <w:webHidden/>
          </w:rPr>
        </w:r>
        <w:r>
          <w:rPr>
            <w:noProof/>
            <w:webHidden/>
          </w:rPr>
          <w:fldChar w:fldCharType="separate"/>
        </w:r>
        <w:r>
          <w:rPr>
            <w:noProof/>
            <w:webHidden/>
          </w:rPr>
          <w:t>31</w:t>
        </w:r>
        <w:r>
          <w:rPr>
            <w:noProof/>
            <w:webHidden/>
          </w:rPr>
          <w:fldChar w:fldCharType="end"/>
        </w:r>
      </w:hyperlink>
    </w:p>
    <w:p w14:paraId="78BAC010" w14:textId="6AA3E138" w:rsidR="00487377" w:rsidRDefault="00487377">
      <w:pPr>
        <w:pStyle w:val="TableofFigures"/>
        <w:tabs>
          <w:tab w:val="right" w:leader="dot" w:pos="9016"/>
        </w:tabs>
        <w:rPr>
          <w:noProof/>
        </w:rPr>
      </w:pPr>
      <w:hyperlink w:anchor="_Toc243681022" w:history="1">
        <w:r w:rsidRPr="008B2C2D">
          <w:rPr>
            <w:rStyle w:val="Hyperlink"/>
            <w:rFonts w:cs="Times New Roman"/>
            <w:noProof/>
          </w:rPr>
          <w:t>Gambar 2. 9</w:t>
        </w:r>
        <w:r w:rsidRPr="008B2C2D">
          <w:rPr>
            <w:rStyle w:val="Hyperlink"/>
            <w:rFonts w:cs="Times New Roman"/>
            <w:noProof/>
            <w:lang w:val="en-US"/>
          </w:rPr>
          <w:t xml:space="preserve"> Aktiviti melihat detail aspirasi</w:t>
        </w:r>
        <w:r>
          <w:rPr>
            <w:noProof/>
            <w:webHidden/>
          </w:rPr>
          <w:tab/>
        </w:r>
        <w:r>
          <w:rPr>
            <w:noProof/>
            <w:webHidden/>
          </w:rPr>
          <w:fldChar w:fldCharType="begin"/>
        </w:r>
        <w:r>
          <w:rPr>
            <w:noProof/>
            <w:webHidden/>
          </w:rPr>
          <w:instrText xml:space="preserve"> PAGEREF _Toc243681022 \h </w:instrText>
        </w:r>
        <w:r>
          <w:rPr>
            <w:noProof/>
            <w:webHidden/>
          </w:rPr>
        </w:r>
        <w:r>
          <w:rPr>
            <w:noProof/>
            <w:webHidden/>
          </w:rPr>
          <w:fldChar w:fldCharType="separate"/>
        </w:r>
        <w:r>
          <w:rPr>
            <w:noProof/>
            <w:webHidden/>
          </w:rPr>
          <w:t>32</w:t>
        </w:r>
        <w:r>
          <w:rPr>
            <w:noProof/>
            <w:webHidden/>
          </w:rPr>
          <w:fldChar w:fldCharType="end"/>
        </w:r>
      </w:hyperlink>
    </w:p>
    <w:p w14:paraId="2F671D53" w14:textId="19785209" w:rsidR="00487377" w:rsidRDefault="00487377">
      <w:pPr>
        <w:pStyle w:val="TableofFigures"/>
        <w:tabs>
          <w:tab w:val="right" w:leader="dot" w:pos="9016"/>
        </w:tabs>
        <w:rPr>
          <w:noProof/>
        </w:rPr>
      </w:pPr>
      <w:hyperlink w:anchor="_Toc243681023" w:history="1">
        <w:r w:rsidRPr="008B2C2D">
          <w:rPr>
            <w:rStyle w:val="Hyperlink"/>
            <w:rFonts w:cs="Times New Roman"/>
            <w:noProof/>
          </w:rPr>
          <w:t>Gambar 2. 10</w:t>
        </w:r>
        <w:r w:rsidRPr="008B2C2D">
          <w:rPr>
            <w:rStyle w:val="Hyperlink"/>
            <w:rFonts w:cs="Times New Roman"/>
            <w:noProof/>
            <w:lang w:val="en-US"/>
          </w:rPr>
          <w:t xml:space="preserve"> Aktiviti memperbarui status</w:t>
        </w:r>
        <w:r>
          <w:rPr>
            <w:noProof/>
            <w:webHidden/>
          </w:rPr>
          <w:tab/>
        </w:r>
        <w:r>
          <w:rPr>
            <w:noProof/>
            <w:webHidden/>
          </w:rPr>
          <w:fldChar w:fldCharType="begin"/>
        </w:r>
        <w:r>
          <w:rPr>
            <w:noProof/>
            <w:webHidden/>
          </w:rPr>
          <w:instrText xml:space="preserve"> PAGEREF _Toc243681023 \h </w:instrText>
        </w:r>
        <w:r>
          <w:rPr>
            <w:noProof/>
            <w:webHidden/>
          </w:rPr>
        </w:r>
        <w:r>
          <w:rPr>
            <w:noProof/>
            <w:webHidden/>
          </w:rPr>
          <w:fldChar w:fldCharType="separate"/>
        </w:r>
        <w:r>
          <w:rPr>
            <w:noProof/>
            <w:webHidden/>
          </w:rPr>
          <w:t>33</w:t>
        </w:r>
        <w:r>
          <w:rPr>
            <w:noProof/>
            <w:webHidden/>
          </w:rPr>
          <w:fldChar w:fldCharType="end"/>
        </w:r>
      </w:hyperlink>
    </w:p>
    <w:p w14:paraId="21DCC834" w14:textId="2835D05D" w:rsidR="00487377" w:rsidRDefault="00487377">
      <w:pPr>
        <w:pStyle w:val="TableofFigures"/>
        <w:tabs>
          <w:tab w:val="right" w:leader="dot" w:pos="9016"/>
        </w:tabs>
        <w:rPr>
          <w:noProof/>
        </w:rPr>
      </w:pPr>
      <w:hyperlink w:anchor="_Toc243681024" w:history="1">
        <w:r w:rsidRPr="008B2C2D">
          <w:rPr>
            <w:rStyle w:val="Hyperlink"/>
            <w:rFonts w:cs="Times New Roman"/>
            <w:noProof/>
          </w:rPr>
          <w:t>Gambar 2. 11</w:t>
        </w:r>
        <w:r w:rsidRPr="008B2C2D">
          <w:rPr>
            <w:rStyle w:val="Hyperlink"/>
            <w:rFonts w:cs="Times New Roman"/>
            <w:noProof/>
            <w:lang w:val="en-US"/>
          </w:rPr>
          <w:t xml:space="preserve"> Aktiviti  memberi feedback</w:t>
        </w:r>
        <w:r>
          <w:rPr>
            <w:noProof/>
            <w:webHidden/>
          </w:rPr>
          <w:tab/>
        </w:r>
        <w:r>
          <w:rPr>
            <w:noProof/>
            <w:webHidden/>
          </w:rPr>
          <w:fldChar w:fldCharType="begin"/>
        </w:r>
        <w:r>
          <w:rPr>
            <w:noProof/>
            <w:webHidden/>
          </w:rPr>
          <w:instrText xml:space="preserve"> PAGEREF _Toc243681024 \h </w:instrText>
        </w:r>
        <w:r>
          <w:rPr>
            <w:noProof/>
            <w:webHidden/>
          </w:rPr>
        </w:r>
        <w:r>
          <w:rPr>
            <w:noProof/>
            <w:webHidden/>
          </w:rPr>
          <w:fldChar w:fldCharType="separate"/>
        </w:r>
        <w:r>
          <w:rPr>
            <w:noProof/>
            <w:webHidden/>
          </w:rPr>
          <w:t>34</w:t>
        </w:r>
        <w:r>
          <w:rPr>
            <w:noProof/>
            <w:webHidden/>
          </w:rPr>
          <w:fldChar w:fldCharType="end"/>
        </w:r>
      </w:hyperlink>
    </w:p>
    <w:p w14:paraId="2DF93E92" w14:textId="37B4BDA9" w:rsidR="00487377" w:rsidRDefault="00487377">
      <w:pPr>
        <w:pStyle w:val="TableofFigures"/>
        <w:tabs>
          <w:tab w:val="right" w:leader="dot" w:pos="9016"/>
        </w:tabs>
        <w:rPr>
          <w:noProof/>
        </w:rPr>
      </w:pPr>
      <w:hyperlink w:anchor="_Toc243681025" w:history="1">
        <w:r w:rsidRPr="008B2C2D">
          <w:rPr>
            <w:rStyle w:val="Hyperlink"/>
            <w:rFonts w:cs="Times New Roman"/>
            <w:noProof/>
          </w:rPr>
          <w:t>Gambar 2. 12</w:t>
        </w:r>
        <w:r w:rsidRPr="008B2C2D">
          <w:rPr>
            <w:rStyle w:val="Hyperlink"/>
            <w:rFonts w:cs="Times New Roman"/>
            <w:noProof/>
            <w:lang w:val="en-US"/>
          </w:rPr>
          <w:t xml:space="preserve"> Aktiviti melihat dan mencari data siswa</w:t>
        </w:r>
        <w:r>
          <w:rPr>
            <w:noProof/>
            <w:webHidden/>
          </w:rPr>
          <w:tab/>
        </w:r>
        <w:r>
          <w:rPr>
            <w:noProof/>
            <w:webHidden/>
          </w:rPr>
          <w:fldChar w:fldCharType="begin"/>
        </w:r>
        <w:r>
          <w:rPr>
            <w:noProof/>
            <w:webHidden/>
          </w:rPr>
          <w:instrText xml:space="preserve"> PAGEREF _Toc243681025 \h </w:instrText>
        </w:r>
        <w:r>
          <w:rPr>
            <w:noProof/>
            <w:webHidden/>
          </w:rPr>
        </w:r>
        <w:r>
          <w:rPr>
            <w:noProof/>
            <w:webHidden/>
          </w:rPr>
          <w:fldChar w:fldCharType="separate"/>
        </w:r>
        <w:r>
          <w:rPr>
            <w:noProof/>
            <w:webHidden/>
          </w:rPr>
          <w:t>35</w:t>
        </w:r>
        <w:r>
          <w:rPr>
            <w:noProof/>
            <w:webHidden/>
          </w:rPr>
          <w:fldChar w:fldCharType="end"/>
        </w:r>
      </w:hyperlink>
    </w:p>
    <w:p w14:paraId="4DE22C0C" w14:textId="0E375D2E" w:rsidR="00487377" w:rsidRDefault="00487377">
      <w:pPr>
        <w:pStyle w:val="TableofFigures"/>
        <w:tabs>
          <w:tab w:val="right" w:leader="dot" w:pos="9016"/>
        </w:tabs>
        <w:rPr>
          <w:noProof/>
        </w:rPr>
      </w:pPr>
      <w:hyperlink w:anchor="_Toc243681026" w:history="1">
        <w:r w:rsidRPr="008B2C2D">
          <w:rPr>
            <w:rStyle w:val="Hyperlink"/>
            <w:rFonts w:cs="Times New Roman"/>
            <w:noProof/>
          </w:rPr>
          <w:t>Gambar 2. 13</w:t>
        </w:r>
        <w:r w:rsidRPr="008B2C2D">
          <w:rPr>
            <w:rStyle w:val="Hyperlink"/>
            <w:rFonts w:cs="Times New Roman"/>
            <w:noProof/>
            <w:lang w:val="en-US"/>
          </w:rPr>
          <w:t xml:space="preserve"> Aktiviti menambah siswa</w:t>
        </w:r>
        <w:r>
          <w:rPr>
            <w:noProof/>
            <w:webHidden/>
          </w:rPr>
          <w:tab/>
        </w:r>
        <w:r>
          <w:rPr>
            <w:noProof/>
            <w:webHidden/>
          </w:rPr>
          <w:fldChar w:fldCharType="begin"/>
        </w:r>
        <w:r>
          <w:rPr>
            <w:noProof/>
            <w:webHidden/>
          </w:rPr>
          <w:instrText xml:space="preserve"> PAGEREF _Toc243681026 \h </w:instrText>
        </w:r>
        <w:r>
          <w:rPr>
            <w:noProof/>
            <w:webHidden/>
          </w:rPr>
        </w:r>
        <w:r>
          <w:rPr>
            <w:noProof/>
            <w:webHidden/>
          </w:rPr>
          <w:fldChar w:fldCharType="separate"/>
        </w:r>
        <w:r>
          <w:rPr>
            <w:noProof/>
            <w:webHidden/>
          </w:rPr>
          <w:t>36</w:t>
        </w:r>
        <w:r>
          <w:rPr>
            <w:noProof/>
            <w:webHidden/>
          </w:rPr>
          <w:fldChar w:fldCharType="end"/>
        </w:r>
      </w:hyperlink>
    </w:p>
    <w:p w14:paraId="78C0AD5C" w14:textId="263BBF0A" w:rsidR="00487377" w:rsidRDefault="00487377">
      <w:pPr>
        <w:pStyle w:val="TableofFigures"/>
        <w:tabs>
          <w:tab w:val="right" w:leader="dot" w:pos="9016"/>
        </w:tabs>
        <w:rPr>
          <w:noProof/>
        </w:rPr>
      </w:pPr>
      <w:hyperlink w:anchor="_Toc243681027" w:history="1">
        <w:r w:rsidRPr="008B2C2D">
          <w:rPr>
            <w:rStyle w:val="Hyperlink"/>
            <w:rFonts w:cs="Times New Roman"/>
            <w:noProof/>
          </w:rPr>
          <w:t>Gambar 2. 14</w:t>
        </w:r>
        <w:r w:rsidRPr="008B2C2D">
          <w:rPr>
            <w:rStyle w:val="Hyperlink"/>
            <w:rFonts w:cs="Times New Roman"/>
            <w:noProof/>
            <w:lang w:val="en-US"/>
          </w:rPr>
          <w:t xml:space="preserve"> Aktiviti mengubah data</w:t>
        </w:r>
        <w:r>
          <w:rPr>
            <w:noProof/>
            <w:webHidden/>
          </w:rPr>
          <w:tab/>
        </w:r>
        <w:r>
          <w:rPr>
            <w:noProof/>
            <w:webHidden/>
          </w:rPr>
          <w:fldChar w:fldCharType="begin"/>
        </w:r>
        <w:r>
          <w:rPr>
            <w:noProof/>
            <w:webHidden/>
          </w:rPr>
          <w:instrText xml:space="preserve"> PAGEREF _Toc243681027 \h </w:instrText>
        </w:r>
        <w:r>
          <w:rPr>
            <w:noProof/>
            <w:webHidden/>
          </w:rPr>
        </w:r>
        <w:r>
          <w:rPr>
            <w:noProof/>
            <w:webHidden/>
          </w:rPr>
          <w:fldChar w:fldCharType="separate"/>
        </w:r>
        <w:r>
          <w:rPr>
            <w:noProof/>
            <w:webHidden/>
          </w:rPr>
          <w:t>37</w:t>
        </w:r>
        <w:r>
          <w:rPr>
            <w:noProof/>
            <w:webHidden/>
          </w:rPr>
          <w:fldChar w:fldCharType="end"/>
        </w:r>
      </w:hyperlink>
    </w:p>
    <w:p w14:paraId="12C79CEF" w14:textId="437ABF93" w:rsidR="00487377" w:rsidRDefault="00487377">
      <w:pPr>
        <w:pStyle w:val="TableofFigures"/>
        <w:tabs>
          <w:tab w:val="right" w:leader="dot" w:pos="9016"/>
        </w:tabs>
        <w:rPr>
          <w:noProof/>
        </w:rPr>
      </w:pPr>
      <w:hyperlink w:anchor="_Toc243681028" w:history="1">
        <w:r w:rsidRPr="008B2C2D">
          <w:rPr>
            <w:rStyle w:val="Hyperlink"/>
            <w:rFonts w:cs="Times New Roman"/>
            <w:noProof/>
          </w:rPr>
          <w:t>Gambar 2. 15</w:t>
        </w:r>
        <w:r w:rsidRPr="008B2C2D">
          <w:rPr>
            <w:rStyle w:val="Hyperlink"/>
            <w:rFonts w:cs="Times New Roman"/>
            <w:noProof/>
            <w:lang w:val="en-US"/>
          </w:rPr>
          <w:t xml:space="preserve"> Aktiviti menghapus data</w:t>
        </w:r>
        <w:r>
          <w:rPr>
            <w:noProof/>
            <w:webHidden/>
          </w:rPr>
          <w:tab/>
        </w:r>
        <w:r>
          <w:rPr>
            <w:noProof/>
            <w:webHidden/>
          </w:rPr>
          <w:fldChar w:fldCharType="begin"/>
        </w:r>
        <w:r>
          <w:rPr>
            <w:noProof/>
            <w:webHidden/>
          </w:rPr>
          <w:instrText xml:space="preserve"> PAGEREF _Toc243681028 \h </w:instrText>
        </w:r>
        <w:r>
          <w:rPr>
            <w:noProof/>
            <w:webHidden/>
          </w:rPr>
        </w:r>
        <w:r>
          <w:rPr>
            <w:noProof/>
            <w:webHidden/>
          </w:rPr>
          <w:fldChar w:fldCharType="separate"/>
        </w:r>
        <w:r>
          <w:rPr>
            <w:noProof/>
            <w:webHidden/>
          </w:rPr>
          <w:t>38</w:t>
        </w:r>
        <w:r>
          <w:rPr>
            <w:noProof/>
            <w:webHidden/>
          </w:rPr>
          <w:fldChar w:fldCharType="end"/>
        </w:r>
      </w:hyperlink>
    </w:p>
    <w:p w14:paraId="0EDC2FB4" w14:textId="6ED5272E" w:rsidR="00487377" w:rsidRDefault="00487377">
      <w:pPr>
        <w:pStyle w:val="TableofFigures"/>
        <w:tabs>
          <w:tab w:val="right" w:leader="dot" w:pos="9016"/>
        </w:tabs>
        <w:rPr>
          <w:noProof/>
        </w:rPr>
      </w:pPr>
      <w:hyperlink w:anchor="_Toc243681029" w:history="1">
        <w:r w:rsidRPr="008B2C2D">
          <w:rPr>
            <w:rStyle w:val="Hyperlink"/>
            <w:rFonts w:cs="Times New Roman"/>
            <w:noProof/>
          </w:rPr>
          <w:t>Gambar 2. 16</w:t>
        </w:r>
        <w:r w:rsidRPr="008B2C2D">
          <w:rPr>
            <w:rStyle w:val="Hyperlink"/>
            <w:rFonts w:cs="Times New Roman"/>
            <w:noProof/>
            <w:lang w:val="en-US"/>
          </w:rPr>
          <w:t xml:space="preserve"> Aktiviti melihat dan mencari kategori</w:t>
        </w:r>
        <w:r>
          <w:rPr>
            <w:noProof/>
            <w:webHidden/>
          </w:rPr>
          <w:tab/>
        </w:r>
        <w:r>
          <w:rPr>
            <w:noProof/>
            <w:webHidden/>
          </w:rPr>
          <w:fldChar w:fldCharType="begin"/>
        </w:r>
        <w:r>
          <w:rPr>
            <w:noProof/>
            <w:webHidden/>
          </w:rPr>
          <w:instrText xml:space="preserve"> PAGEREF _Toc243681029 \h </w:instrText>
        </w:r>
        <w:r>
          <w:rPr>
            <w:noProof/>
            <w:webHidden/>
          </w:rPr>
        </w:r>
        <w:r>
          <w:rPr>
            <w:noProof/>
            <w:webHidden/>
          </w:rPr>
          <w:fldChar w:fldCharType="separate"/>
        </w:r>
        <w:r>
          <w:rPr>
            <w:noProof/>
            <w:webHidden/>
          </w:rPr>
          <w:t>39</w:t>
        </w:r>
        <w:r>
          <w:rPr>
            <w:noProof/>
            <w:webHidden/>
          </w:rPr>
          <w:fldChar w:fldCharType="end"/>
        </w:r>
      </w:hyperlink>
    </w:p>
    <w:p w14:paraId="301ECCAE" w14:textId="40FB7342" w:rsidR="00487377" w:rsidRDefault="00487377">
      <w:pPr>
        <w:pStyle w:val="TableofFigures"/>
        <w:tabs>
          <w:tab w:val="right" w:leader="dot" w:pos="9016"/>
        </w:tabs>
        <w:rPr>
          <w:noProof/>
        </w:rPr>
      </w:pPr>
      <w:hyperlink w:anchor="_Toc243681030" w:history="1">
        <w:r w:rsidRPr="008B2C2D">
          <w:rPr>
            <w:rStyle w:val="Hyperlink"/>
            <w:rFonts w:cs="Times New Roman"/>
            <w:noProof/>
          </w:rPr>
          <w:t>Gambar 2. 17</w:t>
        </w:r>
        <w:r w:rsidRPr="008B2C2D">
          <w:rPr>
            <w:rStyle w:val="Hyperlink"/>
            <w:rFonts w:cs="Times New Roman"/>
            <w:noProof/>
            <w:lang w:val="en-US"/>
          </w:rPr>
          <w:t xml:space="preserve"> Aktiviti menambah data kategori</w:t>
        </w:r>
        <w:r>
          <w:rPr>
            <w:noProof/>
            <w:webHidden/>
          </w:rPr>
          <w:tab/>
        </w:r>
        <w:r>
          <w:rPr>
            <w:noProof/>
            <w:webHidden/>
          </w:rPr>
          <w:fldChar w:fldCharType="begin"/>
        </w:r>
        <w:r>
          <w:rPr>
            <w:noProof/>
            <w:webHidden/>
          </w:rPr>
          <w:instrText xml:space="preserve"> PAGEREF _Toc243681030 \h </w:instrText>
        </w:r>
        <w:r>
          <w:rPr>
            <w:noProof/>
            <w:webHidden/>
          </w:rPr>
        </w:r>
        <w:r>
          <w:rPr>
            <w:noProof/>
            <w:webHidden/>
          </w:rPr>
          <w:fldChar w:fldCharType="separate"/>
        </w:r>
        <w:r>
          <w:rPr>
            <w:noProof/>
            <w:webHidden/>
          </w:rPr>
          <w:t>40</w:t>
        </w:r>
        <w:r>
          <w:rPr>
            <w:noProof/>
            <w:webHidden/>
          </w:rPr>
          <w:fldChar w:fldCharType="end"/>
        </w:r>
      </w:hyperlink>
    </w:p>
    <w:p w14:paraId="289F0335" w14:textId="37260132" w:rsidR="00487377" w:rsidRDefault="00487377">
      <w:pPr>
        <w:pStyle w:val="TableofFigures"/>
        <w:tabs>
          <w:tab w:val="right" w:leader="dot" w:pos="9016"/>
        </w:tabs>
        <w:rPr>
          <w:noProof/>
        </w:rPr>
      </w:pPr>
      <w:hyperlink w:anchor="_Toc243681031" w:history="1">
        <w:r w:rsidRPr="008B2C2D">
          <w:rPr>
            <w:rStyle w:val="Hyperlink"/>
            <w:rFonts w:cs="Times New Roman"/>
            <w:noProof/>
          </w:rPr>
          <w:t>Gambar 2. 18</w:t>
        </w:r>
        <w:r w:rsidRPr="008B2C2D">
          <w:rPr>
            <w:rStyle w:val="Hyperlink"/>
            <w:rFonts w:cs="Times New Roman"/>
            <w:noProof/>
            <w:lang w:val="en-US"/>
          </w:rPr>
          <w:t xml:space="preserve"> Aktiviti mengubah kategori</w:t>
        </w:r>
        <w:r>
          <w:rPr>
            <w:noProof/>
            <w:webHidden/>
          </w:rPr>
          <w:tab/>
        </w:r>
        <w:r>
          <w:rPr>
            <w:noProof/>
            <w:webHidden/>
          </w:rPr>
          <w:fldChar w:fldCharType="begin"/>
        </w:r>
        <w:r>
          <w:rPr>
            <w:noProof/>
            <w:webHidden/>
          </w:rPr>
          <w:instrText xml:space="preserve"> PAGEREF _Toc243681031 \h </w:instrText>
        </w:r>
        <w:r>
          <w:rPr>
            <w:noProof/>
            <w:webHidden/>
          </w:rPr>
        </w:r>
        <w:r>
          <w:rPr>
            <w:noProof/>
            <w:webHidden/>
          </w:rPr>
          <w:fldChar w:fldCharType="separate"/>
        </w:r>
        <w:r>
          <w:rPr>
            <w:noProof/>
            <w:webHidden/>
          </w:rPr>
          <w:t>41</w:t>
        </w:r>
        <w:r>
          <w:rPr>
            <w:noProof/>
            <w:webHidden/>
          </w:rPr>
          <w:fldChar w:fldCharType="end"/>
        </w:r>
      </w:hyperlink>
    </w:p>
    <w:p w14:paraId="774AD37B" w14:textId="19DE9F2C" w:rsidR="00487377" w:rsidRDefault="00487377">
      <w:pPr>
        <w:pStyle w:val="TableofFigures"/>
        <w:tabs>
          <w:tab w:val="right" w:leader="dot" w:pos="9016"/>
        </w:tabs>
        <w:rPr>
          <w:noProof/>
        </w:rPr>
      </w:pPr>
      <w:hyperlink w:anchor="_Toc243681032" w:history="1">
        <w:r w:rsidRPr="008B2C2D">
          <w:rPr>
            <w:rStyle w:val="Hyperlink"/>
            <w:rFonts w:cs="Times New Roman"/>
            <w:noProof/>
          </w:rPr>
          <w:t>Gambar 2. 19</w:t>
        </w:r>
        <w:r w:rsidRPr="008B2C2D">
          <w:rPr>
            <w:rStyle w:val="Hyperlink"/>
            <w:rFonts w:cs="Times New Roman"/>
            <w:noProof/>
            <w:lang w:val="en-US"/>
          </w:rPr>
          <w:t xml:space="preserve"> Aktiviti menghapus kategori</w:t>
        </w:r>
        <w:r>
          <w:rPr>
            <w:noProof/>
            <w:webHidden/>
          </w:rPr>
          <w:tab/>
        </w:r>
        <w:r>
          <w:rPr>
            <w:noProof/>
            <w:webHidden/>
          </w:rPr>
          <w:fldChar w:fldCharType="begin"/>
        </w:r>
        <w:r>
          <w:rPr>
            <w:noProof/>
            <w:webHidden/>
          </w:rPr>
          <w:instrText xml:space="preserve"> PAGEREF _Toc243681032 \h </w:instrText>
        </w:r>
        <w:r>
          <w:rPr>
            <w:noProof/>
            <w:webHidden/>
          </w:rPr>
        </w:r>
        <w:r>
          <w:rPr>
            <w:noProof/>
            <w:webHidden/>
          </w:rPr>
          <w:fldChar w:fldCharType="separate"/>
        </w:r>
        <w:r>
          <w:rPr>
            <w:noProof/>
            <w:webHidden/>
          </w:rPr>
          <w:t>42</w:t>
        </w:r>
        <w:r>
          <w:rPr>
            <w:noProof/>
            <w:webHidden/>
          </w:rPr>
          <w:fldChar w:fldCharType="end"/>
        </w:r>
      </w:hyperlink>
    </w:p>
    <w:p w14:paraId="0C9FFD9D" w14:textId="7FB966FD" w:rsidR="00487377" w:rsidRDefault="00487377">
      <w:pPr>
        <w:pStyle w:val="TableofFigures"/>
        <w:tabs>
          <w:tab w:val="right" w:leader="dot" w:pos="9016"/>
        </w:tabs>
        <w:rPr>
          <w:noProof/>
        </w:rPr>
      </w:pPr>
      <w:hyperlink w:anchor="_Toc243681033" w:history="1">
        <w:r w:rsidRPr="008B2C2D">
          <w:rPr>
            <w:rStyle w:val="Hyperlink"/>
            <w:rFonts w:cs="Times New Roman"/>
            <w:noProof/>
          </w:rPr>
          <w:t>Gambar 2. 20</w:t>
        </w:r>
        <w:r w:rsidRPr="008B2C2D">
          <w:rPr>
            <w:rStyle w:val="Hyperlink"/>
            <w:rFonts w:cs="Times New Roman"/>
            <w:noProof/>
            <w:lang w:val="en-US"/>
          </w:rPr>
          <w:t xml:space="preserve"> Aktiviti admin melihat histori</w:t>
        </w:r>
        <w:r>
          <w:rPr>
            <w:noProof/>
            <w:webHidden/>
          </w:rPr>
          <w:tab/>
        </w:r>
        <w:r>
          <w:rPr>
            <w:noProof/>
            <w:webHidden/>
          </w:rPr>
          <w:fldChar w:fldCharType="begin"/>
        </w:r>
        <w:r>
          <w:rPr>
            <w:noProof/>
            <w:webHidden/>
          </w:rPr>
          <w:instrText xml:space="preserve"> PAGEREF _Toc243681033 \h </w:instrText>
        </w:r>
        <w:r>
          <w:rPr>
            <w:noProof/>
            <w:webHidden/>
          </w:rPr>
        </w:r>
        <w:r>
          <w:rPr>
            <w:noProof/>
            <w:webHidden/>
          </w:rPr>
          <w:fldChar w:fldCharType="separate"/>
        </w:r>
        <w:r>
          <w:rPr>
            <w:noProof/>
            <w:webHidden/>
          </w:rPr>
          <w:t>43</w:t>
        </w:r>
        <w:r>
          <w:rPr>
            <w:noProof/>
            <w:webHidden/>
          </w:rPr>
          <w:fldChar w:fldCharType="end"/>
        </w:r>
      </w:hyperlink>
    </w:p>
    <w:p w14:paraId="70D1211C" w14:textId="323781B8" w:rsidR="00487377" w:rsidRDefault="00487377">
      <w:pPr>
        <w:pStyle w:val="TableofFigures"/>
        <w:tabs>
          <w:tab w:val="right" w:leader="dot" w:pos="9016"/>
        </w:tabs>
        <w:rPr>
          <w:noProof/>
        </w:rPr>
      </w:pPr>
      <w:hyperlink w:anchor="_Toc243681034" w:history="1">
        <w:r w:rsidRPr="008B2C2D">
          <w:rPr>
            <w:rStyle w:val="Hyperlink"/>
            <w:rFonts w:cs="Times New Roman"/>
            <w:noProof/>
          </w:rPr>
          <w:t>Gambar 2. 21</w:t>
        </w:r>
        <w:r w:rsidRPr="008B2C2D">
          <w:rPr>
            <w:rStyle w:val="Hyperlink"/>
            <w:rFonts w:cs="Times New Roman"/>
            <w:noProof/>
            <w:lang w:val="en-US"/>
          </w:rPr>
          <w:t xml:space="preserve"> Aktiviti logout</w:t>
        </w:r>
        <w:r>
          <w:rPr>
            <w:noProof/>
            <w:webHidden/>
          </w:rPr>
          <w:tab/>
        </w:r>
        <w:r>
          <w:rPr>
            <w:noProof/>
            <w:webHidden/>
          </w:rPr>
          <w:fldChar w:fldCharType="begin"/>
        </w:r>
        <w:r>
          <w:rPr>
            <w:noProof/>
            <w:webHidden/>
          </w:rPr>
          <w:instrText xml:space="preserve"> PAGEREF _Toc243681034 \h </w:instrText>
        </w:r>
        <w:r>
          <w:rPr>
            <w:noProof/>
            <w:webHidden/>
          </w:rPr>
        </w:r>
        <w:r>
          <w:rPr>
            <w:noProof/>
            <w:webHidden/>
          </w:rPr>
          <w:fldChar w:fldCharType="separate"/>
        </w:r>
        <w:r>
          <w:rPr>
            <w:noProof/>
            <w:webHidden/>
          </w:rPr>
          <w:t>44</w:t>
        </w:r>
        <w:r>
          <w:rPr>
            <w:noProof/>
            <w:webHidden/>
          </w:rPr>
          <w:fldChar w:fldCharType="end"/>
        </w:r>
      </w:hyperlink>
    </w:p>
    <w:p w14:paraId="21F02E67" w14:textId="27F5A1C3" w:rsidR="00487377" w:rsidRDefault="00487377">
      <w:pPr>
        <w:pStyle w:val="TableofFigures"/>
        <w:tabs>
          <w:tab w:val="right" w:leader="dot" w:pos="9016"/>
        </w:tabs>
        <w:rPr>
          <w:noProof/>
        </w:rPr>
      </w:pPr>
      <w:hyperlink w:anchor="_Toc243681035" w:history="1">
        <w:r w:rsidRPr="008B2C2D">
          <w:rPr>
            <w:rStyle w:val="Hyperlink"/>
            <w:rFonts w:cs="Times New Roman"/>
            <w:noProof/>
          </w:rPr>
          <w:t>Gambar 2. 22</w:t>
        </w:r>
        <w:r w:rsidRPr="008B2C2D">
          <w:rPr>
            <w:rStyle w:val="Hyperlink"/>
            <w:rFonts w:cs="Times New Roman"/>
            <w:noProof/>
            <w:lang w:val="en-US"/>
          </w:rPr>
          <w:t xml:space="preserve"> Sequence diagram membuat laporan</w:t>
        </w:r>
        <w:r>
          <w:rPr>
            <w:noProof/>
            <w:webHidden/>
          </w:rPr>
          <w:tab/>
        </w:r>
        <w:r>
          <w:rPr>
            <w:noProof/>
            <w:webHidden/>
          </w:rPr>
          <w:fldChar w:fldCharType="begin"/>
        </w:r>
        <w:r>
          <w:rPr>
            <w:noProof/>
            <w:webHidden/>
          </w:rPr>
          <w:instrText xml:space="preserve"> PAGEREF _Toc243681035 \h </w:instrText>
        </w:r>
        <w:r>
          <w:rPr>
            <w:noProof/>
            <w:webHidden/>
          </w:rPr>
        </w:r>
        <w:r>
          <w:rPr>
            <w:noProof/>
            <w:webHidden/>
          </w:rPr>
          <w:fldChar w:fldCharType="separate"/>
        </w:r>
        <w:r>
          <w:rPr>
            <w:noProof/>
            <w:webHidden/>
          </w:rPr>
          <w:t>45</w:t>
        </w:r>
        <w:r>
          <w:rPr>
            <w:noProof/>
            <w:webHidden/>
          </w:rPr>
          <w:fldChar w:fldCharType="end"/>
        </w:r>
      </w:hyperlink>
    </w:p>
    <w:p w14:paraId="1630E961" w14:textId="4A574B03" w:rsidR="00487377" w:rsidRDefault="00487377">
      <w:pPr>
        <w:pStyle w:val="TableofFigures"/>
        <w:tabs>
          <w:tab w:val="right" w:leader="dot" w:pos="9016"/>
        </w:tabs>
        <w:rPr>
          <w:noProof/>
        </w:rPr>
      </w:pPr>
      <w:hyperlink w:anchor="_Toc243681036" w:history="1">
        <w:r w:rsidRPr="008B2C2D">
          <w:rPr>
            <w:rStyle w:val="Hyperlink"/>
            <w:rFonts w:cs="Times New Roman"/>
            <w:noProof/>
          </w:rPr>
          <w:t xml:space="preserve">Gambar 2. 23Sequence </w:t>
        </w:r>
        <w:r w:rsidRPr="008B2C2D">
          <w:rPr>
            <w:rStyle w:val="Hyperlink"/>
            <w:rFonts w:cs="Times New Roman"/>
            <w:noProof/>
            <w:lang w:val="en-US"/>
          </w:rPr>
          <w:t>d</w:t>
        </w:r>
        <w:r w:rsidRPr="008B2C2D">
          <w:rPr>
            <w:rStyle w:val="Hyperlink"/>
            <w:rFonts w:cs="Times New Roman"/>
            <w:noProof/>
          </w:rPr>
          <w:t xml:space="preserve">iagram </w:t>
        </w:r>
        <w:r w:rsidRPr="008B2C2D">
          <w:rPr>
            <w:rStyle w:val="Hyperlink"/>
            <w:rFonts w:cs="Times New Roman"/>
            <w:noProof/>
            <w:lang w:val="en-US"/>
          </w:rPr>
          <w:t>m</w:t>
        </w:r>
        <w:r w:rsidRPr="008B2C2D">
          <w:rPr>
            <w:rStyle w:val="Hyperlink"/>
            <w:rFonts w:cs="Times New Roman"/>
            <w:noProof/>
          </w:rPr>
          <w:t xml:space="preserve">elihat </w:t>
        </w:r>
        <w:r w:rsidRPr="008B2C2D">
          <w:rPr>
            <w:rStyle w:val="Hyperlink"/>
            <w:rFonts w:cs="Times New Roman"/>
            <w:noProof/>
            <w:lang w:val="en-US"/>
          </w:rPr>
          <w:t>d</w:t>
        </w:r>
        <w:r w:rsidRPr="008B2C2D">
          <w:rPr>
            <w:rStyle w:val="Hyperlink"/>
            <w:rFonts w:cs="Times New Roman"/>
            <w:noProof/>
          </w:rPr>
          <w:t xml:space="preserve">aftar </w:t>
        </w:r>
        <w:r w:rsidRPr="008B2C2D">
          <w:rPr>
            <w:rStyle w:val="Hyperlink"/>
            <w:rFonts w:cs="Times New Roman"/>
            <w:noProof/>
            <w:lang w:val="en-US"/>
          </w:rPr>
          <w:t>l</w:t>
        </w:r>
        <w:r w:rsidRPr="008B2C2D">
          <w:rPr>
            <w:rStyle w:val="Hyperlink"/>
            <w:rFonts w:cs="Times New Roman"/>
            <w:noProof/>
          </w:rPr>
          <w:t>aporan</w:t>
        </w:r>
        <w:r>
          <w:rPr>
            <w:noProof/>
            <w:webHidden/>
          </w:rPr>
          <w:tab/>
        </w:r>
        <w:r>
          <w:rPr>
            <w:noProof/>
            <w:webHidden/>
          </w:rPr>
          <w:fldChar w:fldCharType="begin"/>
        </w:r>
        <w:r>
          <w:rPr>
            <w:noProof/>
            <w:webHidden/>
          </w:rPr>
          <w:instrText xml:space="preserve"> PAGEREF _Toc243681036 \h </w:instrText>
        </w:r>
        <w:r>
          <w:rPr>
            <w:noProof/>
            <w:webHidden/>
          </w:rPr>
        </w:r>
        <w:r>
          <w:rPr>
            <w:noProof/>
            <w:webHidden/>
          </w:rPr>
          <w:fldChar w:fldCharType="separate"/>
        </w:r>
        <w:r>
          <w:rPr>
            <w:noProof/>
            <w:webHidden/>
          </w:rPr>
          <w:t>46</w:t>
        </w:r>
        <w:r>
          <w:rPr>
            <w:noProof/>
            <w:webHidden/>
          </w:rPr>
          <w:fldChar w:fldCharType="end"/>
        </w:r>
      </w:hyperlink>
    </w:p>
    <w:p w14:paraId="6D75FE69" w14:textId="737879E1" w:rsidR="00487377" w:rsidRDefault="00487377">
      <w:pPr>
        <w:pStyle w:val="TableofFigures"/>
        <w:tabs>
          <w:tab w:val="right" w:leader="dot" w:pos="9016"/>
        </w:tabs>
        <w:rPr>
          <w:noProof/>
        </w:rPr>
      </w:pPr>
      <w:hyperlink w:anchor="_Toc243681037" w:history="1">
        <w:r w:rsidRPr="008B2C2D">
          <w:rPr>
            <w:rStyle w:val="Hyperlink"/>
            <w:rFonts w:cs="Times New Roman"/>
            <w:noProof/>
          </w:rPr>
          <w:t>Gambar 2. 24</w:t>
        </w:r>
        <w:r w:rsidRPr="008B2C2D">
          <w:rPr>
            <w:rStyle w:val="Hyperlink"/>
            <w:rFonts w:cs="Times New Roman"/>
            <w:noProof/>
            <w:lang w:val="en-US"/>
          </w:rPr>
          <w:t xml:space="preserve"> Sequence diagram melihat detail progres laporan</w:t>
        </w:r>
        <w:r>
          <w:rPr>
            <w:noProof/>
            <w:webHidden/>
          </w:rPr>
          <w:tab/>
        </w:r>
        <w:r>
          <w:rPr>
            <w:noProof/>
            <w:webHidden/>
          </w:rPr>
          <w:fldChar w:fldCharType="begin"/>
        </w:r>
        <w:r>
          <w:rPr>
            <w:noProof/>
            <w:webHidden/>
          </w:rPr>
          <w:instrText xml:space="preserve"> PAGEREF _Toc243681037 \h </w:instrText>
        </w:r>
        <w:r>
          <w:rPr>
            <w:noProof/>
            <w:webHidden/>
          </w:rPr>
        </w:r>
        <w:r>
          <w:rPr>
            <w:noProof/>
            <w:webHidden/>
          </w:rPr>
          <w:fldChar w:fldCharType="separate"/>
        </w:r>
        <w:r>
          <w:rPr>
            <w:noProof/>
            <w:webHidden/>
          </w:rPr>
          <w:t>47</w:t>
        </w:r>
        <w:r>
          <w:rPr>
            <w:noProof/>
            <w:webHidden/>
          </w:rPr>
          <w:fldChar w:fldCharType="end"/>
        </w:r>
      </w:hyperlink>
    </w:p>
    <w:p w14:paraId="62ADE99E" w14:textId="5523C29E" w:rsidR="00487377" w:rsidRDefault="00487377">
      <w:pPr>
        <w:pStyle w:val="TableofFigures"/>
        <w:tabs>
          <w:tab w:val="right" w:leader="dot" w:pos="9016"/>
        </w:tabs>
        <w:rPr>
          <w:noProof/>
        </w:rPr>
      </w:pPr>
      <w:hyperlink w:anchor="_Toc243681038" w:history="1">
        <w:r w:rsidRPr="008B2C2D">
          <w:rPr>
            <w:rStyle w:val="Hyperlink"/>
            <w:rFonts w:cs="Times New Roman"/>
            <w:noProof/>
          </w:rPr>
          <w:t>Gambar 2. 25</w:t>
        </w:r>
        <w:r w:rsidRPr="008B2C2D">
          <w:rPr>
            <w:rStyle w:val="Hyperlink"/>
            <w:rFonts w:cs="Times New Roman"/>
            <w:noProof/>
            <w:lang w:val="en-US"/>
          </w:rPr>
          <w:t xml:space="preserve"> Sequence diagram melihat histori laporan</w:t>
        </w:r>
        <w:r>
          <w:rPr>
            <w:noProof/>
            <w:webHidden/>
          </w:rPr>
          <w:tab/>
        </w:r>
        <w:r>
          <w:rPr>
            <w:noProof/>
            <w:webHidden/>
          </w:rPr>
          <w:fldChar w:fldCharType="begin"/>
        </w:r>
        <w:r>
          <w:rPr>
            <w:noProof/>
            <w:webHidden/>
          </w:rPr>
          <w:instrText xml:space="preserve"> PAGEREF _Toc243681038 \h </w:instrText>
        </w:r>
        <w:r>
          <w:rPr>
            <w:noProof/>
            <w:webHidden/>
          </w:rPr>
        </w:r>
        <w:r>
          <w:rPr>
            <w:noProof/>
            <w:webHidden/>
          </w:rPr>
          <w:fldChar w:fldCharType="separate"/>
        </w:r>
        <w:r>
          <w:rPr>
            <w:noProof/>
            <w:webHidden/>
          </w:rPr>
          <w:t>48</w:t>
        </w:r>
        <w:r>
          <w:rPr>
            <w:noProof/>
            <w:webHidden/>
          </w:rPr>
          <w:fldChar w:fldCharType="end"/>
        </w:r>
      </w:hyperlink>
    </w:p>
    <w:p w14:paraId="44E84CC2" w14:textId="18944F67" w:rsidR="00487377" w:rsidRDefault="00487377">
      <w:pPr>
        <w:pStyle w:val="TableofFigures"/>
        <w:tabs>
          <w:tab w:val="right" w:leader="dot" w:pos="9016"/>
        </w:tabs>
        <w:rPr>
          <w:noProof/>
        </w:rPr>
      </w:pPr>
      <w:hyperlink w:anchor="_Toc243681039" w:history="1">
        <w:r w:rsidRPr="008B2C2D">
          <w:rPr>
            <w:rStyle w:val="Hyperlink"/>
            <w:rFonts w:cs="Times New Roman"/>
            <w:noProof/>
          </w:rPr>
          <w:t>Gambar 2. 26</w:t>
        </w:r>
        <w:r w:rsidRPr="008B2C2D">
          <w:rPr>
            <w:rStyle w:val="Hyperlink"/>
            <w:rFonts w:cs="Times New Roman"/>
            <w:noProof/>
            <w:lang w:val="en-US"/>
          </w:rPr>
          <w:t xml:space="preserve"> Sequence diagram melihat daftar aspirasi</w:t>
        </w:r>
        <w:r>
          <w:rPr>
            <w:noProof/>
            <w:webHidden/>
          </w:rPr>
          <w:tab/>
        </w:r>
        <w:r>
          <w:rPr>
            <w:noProof/>
            <w:webHidden/>
          </w:rPr>
          <w:fldChar w:fldCharType="begin"/>
        </w:r>
        <w:r>
          <w:rPr>
            <w:noProof/>
            <w:webHidden/>
          </w:rPr>
          <w:instrText xml:space="preserve"> PAGEREF _Toc243681039 \h </w:instrText>
        </w:r>
        <w:r>
          <w:rPr>
            <w:noProof/>
            <w:webHidden/>
          </w:rPr>
        </w:r>
        <w:r>
          <w:rPr>
            <w:noProof/>
            <w:webHidden/>
          </w:rPr>
          <w:fldChar w:fldCharType="separate"/>
        </w:r>
        <w:r>
          <w:rPr>
            <w:noProof/>
            <w:webHidden/>
          </w:rPr>
          <w:t>49</w:t>
        </w:r>
        <w:r>
          <w:rPr>
            <w:noProof/>
            <w:webHidden/>
          </w:rPr>
          <w:fldChar w:fldCharType="end"/>
        </w:r>
      </w:hyperlink>
    </w:p>
    <w:p w14:paraId="1ED579B5" w14:textId="31DA63E8" w:rsidR="00487377" w:rsidRDefault="00487377">
      <w:pPr>
        <w:pStyle w:val="TableofFigures"/>
        <w:tabs>
          <w:tab w:val="right" w:leader="dot" w:pos="9016"/>
        </w:tabs>
        <w:rPr>
          <w:noProof/>
        </w:rPr>
      </w:pPr>
      <w:hyperlink w:anchor="_Toc243681040" w:history="1">
        <w:r w:rsidRPr="008B2C2D">
          <w:rPr>
            <w:rStyle w:val="Hyperlink"/>
            <w:rFonts w:cs="Times New Roman"/>
            <w:noProof/>
          </w:rPr>
          <w:t>Gambar 2. 27</w:t>
        </w:r>
        <w:r w:rsidRPr="008B2C2D">
          <w:rPr>
            <w:rStyle w:val="Hyperlink"/>
            <w:rFonts w:cs="Times New Roman"/>
            <w:noProof/>
            <w:lang w:val="en-US"/>
          </w:rPr>
          <w:t xml:space="preserve"> Sequence diagram mencari dan memfilter aspirasi</w:t>
        </w:r>
        <w:r>
          <w:rPr>
            <w:noProof/>
            <w:webHidden/>
          </w:rPr>
          <w:tab/>
        </w:r>
        <w:r>
          <w:rPr>
            <w:noProof/>
            <w:webHidden/>
          </w:rPr>
          <w:fldChar w:fldCharType="begin"/>
        </w:r>
        <w:r>
          <w:rPr>
            <w:noProof/>
            <w:webHidden/>
          </w:rPr>
          <w:instrText xml:space="preserve"> PAGEREF _Toc243681040 \h </w:instrText>
        </w:r>
        <w:r>
          <w:rPr>
            <w:noProof/>
            <w:webHidden/>
          </w:rPr>
        </w:r>
        <w:r>
          <w:rPr>
            <w:noProof/>
            <w:webHidden/>
          </w:rPr>
          <w:fldChar w:fldCharType="separate"/>
        </w:r>
        <w:r>
          <w:rPr>
            <w:noProof/>
            <w:webHidden/>
          </w:rPr>
          <w:t>50</w:t>
        </w:r>
        <w:r>
          <w:rPr>
            <w:noProof/>
            <w:webHidden/>
          </w:rPr>
          <w:fldChar w:fldCharType="end"/>
        </w:r>
      </w:hyperlink>
    </w:p>
    <w:p w14:paraId="7EAAD650" w14:textId="10A16C59" w:rsidR="00487377" w:rsidRDefault="00487377">
      <w:pPr>
        <w:pStyle w:val="TableofFigures"/>
        <w:tabs>
          <w:tab w:val="right" w:leader="dot" w:pos="9016"/>
        </w:tabs>
        <w:rPr>
          <w:noProof/>
        </w:rPr>
      </w:pPr>
      <w:hyperlink w:anchor="_Toc243681041" w:history="1">
        <w:r w:rsidRPr="008B2C2D">
          <w:rPr>
            <w:rStyle w:val="Hyperlink"/>
            <w:rFonts w:cs="Times New Roman"/>
            <w:noProof/>
          </w:rPr>
          <w:t>Gambar 2. 28</w:t>
        </w:r>
        <w:r w:rsidRPr="008B2C2D">
          <w:rPr>
            <w:rStyle w:val="Hyperlink"/>
            <w:rFonts w:cs="Times New Roman"/>
            <w:noProof/>
            <w:lang w:val="en-US"/>
          </w:rPr>
          <w:t xml:space="preserve"> Sequence diagram memperbarui status progres aspiras</w:t>
        </w:r>
        <w:r>
          <w:rPr>
            <w:noProof/>
            <w:webHidden/>
          </w:rPr>
          <w:tab/>
        </w:r>
        <w:r>
          <w:rPr>
            <w:noProof/>
            <w:webHidden/>
          </w:rPr>
          <w:fldChar w:fldCharType="begin"/>
        </w:r>
        <w:r>
          <w:rPr>
            <w:noProof/>
            <w:webHidden/>
          </w:rPr>
          <w:instrText xml:space="preserve"> PAGEREF _Toc243681041 \h </w:instrText>
        </w:r>
        <w:r>
          <w:rPr>
            <w:noProof/>
            <w:webHidden/>
          </w:rPr>
        </w:r>
        <w:r>
          <w:rPr>
            <w:noProof/>
            <w:webHidden/>
          </w:rPr>
          <w:fldChar w:fldCharType="separate"/>
        </w:r>
        <w:r>
          <w:rPr>
            <w:noProof/>
            <w:webHidden/>
          </w:rPr>
          <w:t>51</w:t>
        </w:r>
        <w:r>
          <w:rPr>
            <w:noProof/>
            <w:webHidden/>
          </w:rPr>
          <w:fldChar w:fldCharType="end"/>
        </w:r>
      </w:hyperlink>
    </w:p>
    <w:p w14:paraId="7AECB8CA" w14:textId="3C9F5D5B" w:rsidR="00487377" w:rsidRDefault="00487377">
      <w:pPr>
        <w:pStyle w:val="TableofFigures"/>
        <w:tabs>
          <w:tab w:val="right" w:leader="dot" w:pos="9016"/>
        </w:tabs>
        <w:rPr>
          <w:noProof/>
        </w:rPr>
      </w:pPr>
      <w:hyperlink w:anchor="_Toc243681042" w:history="1">
        <w:r w:rsidRPr="008B2C2D">
          <w:rPr>
            <w:rStyle w:val="Hyperlink"/>
            <w:rFonts w:cs="Times New Roman"/>
            <w:noProof/>
          </w:rPr>
          <w:t>Gambar 2. 29</w:t>
        </w:r>
        <w:r w:rsidRPr="008B2C2D">
          <w:rPr>
            <w:rStyle w:val="Hyperlink"/>
            <w:rFonts w:cs="Times New Roman"/>
            <w:noProof/>
            <w:lang w:val="en-US"/>
          </w:rPr>
          <w:t xml:space="preserve"> Sequence diagram melihat histori aspirasi</w:t>
        </w:r>
        <w:r>
          <w:rPr>
            <w:noProof/>
            <w:webHidden/>
          </w:rPr>
          <w:tab/>
        </w:r>
        <w:r>
          <w:rPr>
            <w:noProof/>
            <w:webHidden/>
          </w:rPr>
          <w:fldChar w:fldCharType="begin"/>
        </w:r>
        <w:r>
          <w:rPr>
            <w:noProof/>
            <w:webHidden/>
          </w:rPr>
          <w:instrText xml:space="preserve"> PAGEREF _Toc243681042 \h </w:instrText>
        </w:r>
        <w:r>
          <w:rPr>
            <w:noProof/>
            <w:webHidden/>
          </w:rPr>
        </w:r>
        <w:r>
          <w:rPr>
            <w:noProof/>
            <w:webHidden/>
          </w:rPr>
          <w:fldChar w:fldCharType="separate"/>
        </w:r>
        <w:r>
          <w:rPr>
            <w:noProof/>
            <w:webHidden/>
          </w:rPr>
          <w:t>52</w:t>
        </w:r>
        <w:r>
          <w:rPr>
            <w:noProof/>
            <w:webHidden/>
          </w:rPr>
          <w:fldChar w:fldCharType="end"/>
        </w:r>
      </w:hyperlink>
    </w:p>
    <w:p w14:paraId="667A15CA" w14:textId="05BA3C50" w:rsidR="00487377" w:rsidRDefault="00487377">
      <w:pPr>
        <w:pStyle w:val="TableofFigures"/>
        <w:tabs>
          <w:tab w:val="right" w:leader="dot" w:pos="9016"/>
        </w:tabs>
        <w:rPr>
          <w:noProof/>
        </w:rPr>
      </w:pPr>
      <w:hyperlink w:anchor="_Toc243681043" w:history="1">
        <w:r w:rsidRPr="008B2C2D">
          <w:rPr>
            <w:rStyle w:val="Hyperlink"/>
            <w:rFonts w:cs="Times New Roman"/>
            <w:noProof/>
          </w:rPr>
          <w:t>Gambar 2. 30</w:t>
        </w:r>
        <w:r w:rsidRPr="008B2C2D">
          <w:rPr>
            <w:rStyle w:val="Hyperlink"/>
            <w:rFonts w:cs="Times New Roman"/>
            <w:noProof/>
            <w:lang w:val="en-US"/>
          </w:rPr>
          <w:t xml:space="preserve"> Sequence diagram melihat dan mencari data kategori</w:t>
        </w:r>
        <w:r>
          <w:rPr>
            <w:noProof/>
            <w:webHidden/>
          </w:rPr>
          <w:tab/>
        </w:r>
        <w:r>
          <w:rPr>
            <w:noProof/>
            <w:webHidden/>
          </w:rPr>
          <w:fldChar w:fldCharType="begin"/>
        </w:r>
        <w:r>
          <w:rPr>
            <w:noProof/>
            <w:webHidden/>
          </w:rPr>
          <w:instrText xml:space="preserve"> PAGEREF _Toc243681043 \h </w:instrText>
        </w:r>
        <w:r>
          <w:rPr>
            <w:noProof/>
            <w:webHidden/>
          </w:rPr>
        </w:r>
        <w:r>
          <w:rPr>
            <w:noProof/>
            <w:webHidden/>
          </w:rPr>
          <w:fldChar w:fldCharType="separate"/>
        </w:r>
        <w:r>
          <w:rPr>
            <w:noProof/>
            <w:webHidden/>
          </w:rPr>
          <w:t>53</w:t>
        </w:r>
        <w:r>
          <w:rPr>
            <w:noProof/>
            <w:webHidden/>
          </w:rPr>
          <w:fldChar w:fldCharType="end"/>
        </w:r>
      </w:hyperlink>
    </w:p>
    <w:p w14:paraId="74A2E2B0" w14:textId="262B9EC5" w:rsidR="00487377" w:rsidRDefault="00487377">
      <w:pPr>
        <w:pStyle w:val="TableofFigures"/>
        <w:tabs>
          <w:tab w:val="right" w:leader="dot" w:pos="9016"/>
        </w:tabs>
        <w:rPr>
          <w:noProof/>
        </w:rPr>
      </w:pPr>
      <w:hyperlink w:anchor="_Toc243681044" w:history="1">
        <w:r w:rsidRPr="008B2C2D">
          <w:rPr>
            <w:rStyle w:val="Hyperlink"/>
            <w:rFonts w:cs="Times New Roman"/>
            <w:noProof/>
          </w:rPr>
          <w:t>Gambar 2. 31</w:t>
        </w:r>
        <w:r w:rsidRPr="008B2C2D">
          <w:rPr>
            <w:rStyle w:val="Hyperlink"/>
            <w:rFonts w:cs="Times New Roman"/>
            <w:noProof/>
            <w:lang w:val="en-US"/>
          </w:rPr>
          <w:t xml:space="preserve"> Sequence diagram menambah data kategori</w:t>
        </w:r>
        <w:r>
          <w:rPr>
            <w:noProof/>
            <w:webHidden/>
          </w:rPr>
          <w:tab/>
        </w:r>
        <w:r>
          <w:rPr>
            <w:noProof/>
            <w:webHidden/>
          </w:rPr>
          <w:fldChar w:fldCharType="begin"/>
        </w:r>
        <w:r>
          <w:rPr>
            <w:noProof/>
            <w:webHidden/>
          </w:rPr>
          <w:instrText xml:space="preserve"> PAGEREF _Toc243681044 \h </w:instrText>
        </w:r>
        <w:r>
          <w:rPr>
            <w:noProof/>
            <w:webHidden/>
          </w:rPr>
        </w:r>
        <w:r>
          <w:rPr>
            <w:noProof/>
            <w:webHidden/>
          </w:rPr>
          <w:fldChar w:fldCharType="separate"/>
        </w:r>
        <w:r>
          <w:rPr>
            <w:noProof/>
            <w:webHidden/>
          </w:rPr>
          <w:t>54</w:t>
        </w:r>
        <w:r>
          <w:rPr>
            <w:noProof/>
            <w:webHidden/>
          </w:rPr>
          <w:fldChar w:fldCharType="end"/>
        </w:r>
      </w:hyperlink>
    </w:p>
    <w:p w14:paraId="27DF60E4" w14:textId="37AA9877" w:rsidR="00487377" w:rsidRDefault="00487377">
      <w:pPr>
        <w:pStyle w:val="TableofFigures"/>
        <w:tabs>
          <w:tab w:val="right" w:leader="dot" w:pos="9016"/>
        </w:tabs>
        <w:rPr>
          <w:noProof/>
        </w:rPr>
      </w:pPr>
      <w:hyperlink w:anchor="_Toc243681045" w:history="1">
        <w:r w:rsidRPr="008B2C2D">
          <w:rPr>
            <w:rStyle w:val="Hyperlink"/>
            <w:rFonts w:cs="Times New Roman"/>
            <w:noProof/>
          </w:rPr>
          <w:t>Gambar 2. 32</w:t>
        </w:r>
        <w:r w:rsidRPr="008B2C2D">
          <w:rPr>
            <w:rStyle w:val="Hyperlink"/>
            <w:rFonts w:cs="Times New Roman"/>
            <w:noProof/>
            <w:lang w:val="en-US"/>
          </w:rPr>
          <w:t xml:space="preserve"> Sequence diagram mengubah data kategori</w:t>
        </w:r>
        <w:r>
          <w:rPr>
            <w:noProof/>
            <w:webHidden/>
          </w:rPr>
          <w:tab/>
        </w:r>
        <w:r>
          <w:rPr>
            <w:noProof/>
            <w:webHidden/>
          </w:rPr>
          <w:fldChar w:fldCharType="begin"/>
        </w:r>
        <w:r>
          <w:rPr>
            <w:noProof/>
            <w:webHidden/>
          </w:rPr>
          <w:instrText xml:space="preserve"> PAGEREF _Toc243681045 \h </w:instrText>
        </w:r>
        <w:r>
          <w:rPr>
            <w:noProof/>
            <w:webHidden/>
          </w:rPr>
        </w:r>
        <w:r>
          <w:rPr>
            <w:noProof/>
            <w:webHidden/>
          </w:rPr>
          <w:fldChar w:fldCharType="separate"/>
        </w:r>
        <w:r>
          <w:rPr>
            <w:noProof/>
            <w:webHidden/>
          </w:rPr>
          <w:t>55</w:t>
        </w:r>
        <w:r>
          <w:rPr>
            <w:noProof/>
            <w:webHidden/>
          </w:rPr>
          <w:fldChar w:fldCharType="end"/>
        </w:r>
      </w:hyperlink>
    </w:p>
    <w:p w14:paraId="3F94D47C" w14:textId="14B8901E" w:rsidR="00487377" w:rsidRDefault="00487377">
      <w:pPr>
        <w:pStyle w:val="TableofFigures"/>
        <w:tabs>
          <w:tab w:val="right" w:leader="dot" w:pos="9016"/>
        </w:tabs>
        <w:rPr>
          <w:noProof/>
        </w:rPr>
      </w:pPr>
      <w:hyperlink w:anchor="_Toc243681046" w:history="1">
        <w:r w:rsidRPr="008B2C2D">
          <w:rPr>
            <w:rStyle w:val="Hyperlink"/>
            <w:rFonts w:cs="Times New Roman"/>
            <w:noProof/>
          </w:rPr>
          <w:t>Gambar 2. 33</w:t>
        </w:r>
        <w:r w:rsidRPr="008B2C2D">
          <w:rPr>
            <w:rStyle w:val="Hyperlink"/>
            <w:rFonts w:cs="Times New Roman"/>
            <w:noProof/>
            <w:lang w:val="en-US"/>
          </w:rPr>
          <w:t xml:space="preserve"> Sequence diagram menghapus data kategori</w:t>
        </w:r>
        <w:r>
          <w:rPr>
            <w:noProof/>
            <w:webHidden/>
          </w:rPr>
          <w:tab/>
        </w:r>
        <w:r>
          <w:rPr>
            <w:noProof/>
            <w:webHidden/>
          </w:rPr>
          <w:fldChar w:fldCharType="begin"/>
        </w:r>
        <w:r>
          <w:rPr>
            <w:noProof/>
            <w:webHidden/>
          </w:rPr>
          <w:instrText xml:space="preserve"> PAGEREF _Toc243681046 \h </w:instrText>
        </w:r>
        <w:r>
          <w:rPr>
            <w:noProof/>
            <w:webHidden/>
          </w:rPr>
        </w:r>
        <w:r>
          <w:rPr>
            <w:noProof/>
            <w:webHidden/>
          </w:rPr>
          <w:fldChar w:fldCharType="separate"/>
        </w:r>
        <w:r>
          <w:rPr>
            <w:noProof/>
            <w:webHidden/>
          </w:rPr>
          <w:t>56</w:t>
        </w:r>
        <w:r>
          <w:rPr>
            <w:noProof/>
            <w:webHidden/>
          </w:rPr>
          <w:fldChar w:fldCharType="end"/>
        </w:r>
      </w:hyperlink>
    </w:p>
    <w:p w14:paraId="4BA861BA" w14:textId="6C5DEAEC" w:rsidR="00487377" w:rsidRDefault="00487377">
      <w:pPr>
        <w:pStyle w:val="TableofFigures"/>
        <w:tabs>
          <w:tab w:val="right" w:leader="dot" w:pos="9016"/>
        </w:tabs>
        <w:rPr>
          <w:noProof/>
        </w:rPr>
      </w:pPr>
      <w:hyperlink w:anchor="_Toc243681047" w:history="1">
        <w:r w:rsidRPr="008B2C2D">
          <w:rPr>
            <w:rStyle w:val="Hyperlink"/>
            <w:rFonts w:cs="Times New Roman"/>
            <w:noProof/>
          </w:rPr>
          <w:t>Gambar 2. 34</w:t>
        </w:r>
        <w:r w:rsidRPr="008B2C2D">
          <w:rPr>
            <w:rStyle w:val="Hyperlink"/>
            <w:rFonts w:cs="Times New Roman"/>
            <w:noProof/>
            <w:lang w:val="en-US"/>
          </w:rPr>
          <w:t xml:space="preserve"> Sequence diagram melihat dan mencari data siswa</w:t>
        </w:r>
        <w:r>
          <w:rPr>
            <w:noProof/>
            <w:webHidden/>
          </w:rPr>
          <w:tab/>
        </w:r>
        <w:r>
          <w:rPr>
            <w:noProof/>
            <w:webHidden/>
          </w:rPr>
          <w:fldChar w:fldCharType="begin"/>
        </w:r>
        <w:r>
          <w:rPr>
            <w:noProof/>
            <w:webHidden/>
          </w:rPr>
          <w:instrText xml:space="preserve"> PAGEREF _Toc243681047 \h </w:instrText>
        </w:r>
        <w:r>
          <w:rPr>
            <w:noProof/>
            <w:webHidden/>
          </w:rPr>
        </w:r>
        <w:r>
          <w:rPr>
            <w:noProof/>
            <w:webHidden/>
          </w:rPr>
          <w:fldChar w:fldCharType="separate"/>
        </w:r>
        <w:r>
          <w:rPr>
            <w:noProof/>
            <w:webHidden/>
          </w:rPr>
          <w:t>57</w:t>
        </w:r>
        <w:r>
          <w:rPr>
            <w:noProof/>
            <w:webHidden/>
          </w:rPr>
          <w:fldChar w:fldCharType="end"/>
        </w:r>
      </w:hyperlink>
    </w:p>
    <w:p w14:paraId="15B9FDC1" w14:textId="2CCD6DA6" w:rsidR="00487377" w:rsidRDefault="00487377">
      <w:pPr>
        <w:pStyle w:val="TableofFigures"/>
        <w:tabs>
          <w:tab w:val="right" w:leader="dot" w:pos="9016"/>
        </w:tabs>
        <w:rPr>
          <w:noProof/>
        </w:rPr>
      </w:pPr>
      <w:hyperlink w:anchor="_Toc243681048" w:history="1">
        <w:r w:rsidRPr="008B2C2D">
          <w:rPr>
            <w:rStyle w:val="Hyperlink"/>
            <w:rFonts w:cs="Times New Roman"/>
            <w:noProof/>
          </w:rPr>
          <w:t>Gambar 2. 35</w:t>
        </w:r>
        <w:r w:rsidRPr="008B2C2D">
          <w:rPr>
            <w:rStyle w:val="Hyperlink"/>
            <w:rFonts w:cs="Times New Roman"/>
            <w:noProof/>
            <w:lang w:val="en-US"/>
          </w:rPr>
          <w:t xml:space="preserve"> Sequence diagram menambah data siswa</w:t>
        </w:r>
        <w:r>
          <w:rPr>
            <w:noProof/>
            <w:webHidden/>
          </w:rPr>
          <w:tab/>
        </w:r>
        <w:r>
          <w:rPr>
            <w:noProof/>
            <w:webHidden/>
          </w:rPr>
          <w:fldChar w:fldCharType="begin"/>
        </w:r>
        <w:r>
          <w:rPr>
            <w:noProof/>
            <w:webHidden/>
          </w:rPr>
          <w:instrText xml:space="preserve"> PAGEREF _Toc243681048 \h </w:instrText>
        </w:r>
        <w:r>
          <w:rPr>
            <w:noProof/>
            <w:webHidden/>
          </w:rPr>
        </w:r>
        <w:r>
          <w:rPr>
            <w:noProof/>
            <w:webHidden/>
          </w:rPr>
          <w:fldChar w:fldCharType="separate"/>
        </w:r>
        <w:r>
          <w:rPr>
            <w:noProof/>
            <w:webHidden/>
          </w:rPr>
          <w:t>58</w:t>
        </w:r>
        <w:r>
          <w:rPr>
            <w:noProof/>
            <w:webHidden/>
          </w:rPr>
          <w:fldChar w:fldCharType="end"/>
        </w:r>
      </w:hyperlink>
    </w:p>
    <w:p w14:paraId="1B489F25" w14:textId="354C21E0" w:rsidR="00487377" w:rsidRDefault="00487377">
      <w:pPr>
        <w:pStyle w:val="TableofFigures"/>
        <w:tabs>
          <w:tab w:val="right" w:leader="dot" w:pos="9016"/>
        </w:tabs>
        <w:rPr>
          <w:noProof/>
        </w:rPr>
      </w:pPr>
      <w:hyperlink w:anchor="_Toc243681049" w:history="1">
        <w:r w:rsidRPr="008B2C2D">
          <w:rPr>
            <w:rStyle w:val="Hyperlink"/>
            <w:rFonts w:cs="Times New Roman"/>
            <w:noProof/>
          </w:rPr>
          <w:t>Gambar 2. 36</w:t>
        </w:r>
        <w:r w:rsidRPr="008B2C2D">
          <w:rPr>
            <w:rStyle w:val="Hyperlink"/>
            <w:rFonts w:cs="Times New Roman"/>
            <w:noProof/>
            <w:lang w:val="en-US"/>
          </w:rPr>
          <w:t xml:space="preserve"> Sequence diagram mengubah data siswa</w:t>
        </w:r>
        <w:r>
          <w:rPr>
            <w:noProof/>
            <w:webHidden/>
          </w:rPr>
          <w:tab/>
        </w:r>
        <w:r>
          <w:rPr>
            <w:noProof/>
            <w:webHidden/>
          </w:rPr>
          <w:fldChar w:fldCharType="begin"/>
        </w:r>
        <w:r>
          <w:rPr>
            <w:noProof/>
            <w:webHidden/>
          </w:rPr>
          <w:instrText xml:space="preserve"> PAGEREF _Toc243681049 \h </w:instrText>
        </w:r>
        <w:r>
          <w:rPr>
            <w:noProof/>
            <w:webHidden/>
          </w:rPr>
        </w:r>
        <w:r>
          <w:rPr>
            <w:noProof/>
            <w:webHidden/>
          </w:rPr>
          <w:fldChar w:fldCharType="separate"/>
        </w:r>
        <w:r>
          <w:rPr>
            <w:noProof/>
            <w:webHidden/>
          </w:rPr>
          <w:t>59</w:t>
        </w:r>
        <w:r>
          <w:rPr>
            <w:noProof/>
            <w:webHidden/>
          </w:rPr>
          <w:fldChar w:fldCharType="end"/>
        </w:r>
      </w:hyperlink>
    </w:p>
    <w:p w14:paraId="4C0E139A" w14:textId="5381E9E2" w:rsidR="00487377" w:rsidRDefault="00487377">
      <w:pPr>
        <w:pStyle w:val="TableofFigures"/>
        <w:tabs>
          <w:tab w:val="right" w:leader="dot" w:pos="9016"/>
        </w:tabs>
        <w:rPr>
          <w:noProof/>
        </w:rPr>
      </w:pPr>
      <w:hyperlink w:anchor="_Toc243681050" w:history="1">
        <w:r w:rsidRPr="008B2C2D">
          <w:rPr>
            <w:rStyle w:val="Hyperlink"/>
            <w:rFonts w:cs="Times New Roman"/>
            <w:noProof/>
          </w:rPr>
          <w:t>Gambar 2. 37</w:t>
        </w:r>
        <w:r w:rsidRPr="008B2C2D">
          <w:rPr>
            <w:rStyle w:val="Hyperlink"/>
            <w:rFonts w:cs="Times New Roman"/>
            <w:noProof/>
            <w:lang w:val="en-US"/>
          </w:rPr>
          <w:t xml:space="preserve"> Sequence diagram menghapus data siswa</w:t>
        </w:r>
        <w:r>
          <w:rPr>
            <w:noProof/>
            <w:webHidden/>
          </w:rPr>
          <w:tab/>
        </w:r>
        <w:r>
          <w:rPr>
            <w:noProof/>
            <w:webHidden/>
          </w:rPr>
          <w:fldChar w:fldCharType="begin"/>
        </w:r>
        <w:r>
          <w:rPr>
            <w:noProof/>
            <w:webHidden/>
          </w:rPr>
          <w:instrText xml:space="preserve"> PAGEREF _Toc243681050 \h </w:instrText>
        </w:r>
        <w:r>
          <w:rPr>
            <w:noProof/>
            <w:webHidden/>
          </w:rPr>
        </w:r>
        <w:r>
          <w:rPr>
            <w:noProof/>
            <w:webHidden/>
          </w:rPr>
          <w:fldChar w:fldCharType="separate"/>
        </w:r>
        <w:r>
          <w:rPr>
            <w:noProof/>
            <w:webHidden/>
          </w:rPr>
          <w:t>60</w:t>
        </w:r>
        <w:r>
          <w:rPr>
            <w:noProof/>
            <w:webHidden/>
          </w:rPr>
          <w:fldChar w:fldCharType="end"/>
        </w:r>
      </w:hyperlink>
    </w:p>
    <w:p w14:paraId="5312C785" w14:textId="30B8A853" w:rsidR="00487377" w:rsidRDefault="00487377">
      <w:pPr>
        <w:pStyle w:val="TableofFigures"/>
        <w:tabs>
          <w:tab w:val="right" w:leader="dot" w:pos="9016"/>
        </w:tabs>
        <w:rPr>
          <w:noProof/>
        </w:rPr>
      </w:pPr>
      <w:hyperlink w:anchor="_Toc243681051" w:history="1">
        <w:r w:rsidRPr="008B2C2D">
          <w:rPr>
            <w:rStyle w:val="Hyperlink"/>
            <w:rFonts w:cs="Times New Roman"/>
            <w:noProof/>
          </w:rPr>
          <w:t>Gambar 2. 38</w:t>
        </w:r>
        <w:r w:rsidRPr="008B2C2D">
          <w:rPr>
            <w:rStyle w:val="Hyperlink"/>
            <w:rFonts w:cs="Times New Roman"/>
            <w:noProof/>
            <w:lang w:val="en-US"/>
          </w:rPr>
          <w:t xml:space="preserve"> Sequence diagram logout</w:t>
        </w:r>
        <w:r>
          <w:rPr>
            <w:noProof/>
            <w:webHidden/>
          </w:rPr>
          <w:tab/>
        </w:r>
        <w:r>
          <w:rPr>
            <w:noProof/>
            <w:webHidden/>
          </w:rPr>
          <w:fldChar w:fldCharType="begin"/>
        </w:r>
        <w:r>
          <w:rPr>
            <w:noProof/>
            <w:webHidden/>
          </w:rPr>
          <w:instrText xml:space="preserve"> PAGEREF _Toc243681051 \h </w:instrText>
        </w:r>
        <w:r>
          <w:rPr>
            <w:noProof/>
            <w:webHidden/>
          </w:rPr>
        </w:r>
        <w:r>
          <w:rPr>
            <w:noProof/>
            <w:webHidden/>
          </w:rPr>
          <w:fldChar w:fldCharType="separate"/>
        </w:r>
        <w:r>
          <w:rPr>
            <w:noProof/>
            <w:webHidden/>
          </w:rPr>
          <w:t>61</w:t>
        </w:r>
        <w:r>
          <w:rPr>
            <w:noProof/>
            <w:webHidden/>
          </w:rPr>
          <w:fldChar w:fldCharType="end"/>
        </w:r>
      </w:hyperlink>
    </w:p>
    <w:p w14:paraId="127D2B96" w14:textId="60800EDC" w:rsidR="00487377" w:rsidRDefault="00487377">
      <w:pPr>
        <w:pStyle w:val="TableofFigures"/>
        <w:tabs>
          <w:tab w:val="right" w:leader="dot" w:pos="9016"/>
        </w:tabs>
        <w:rPr>
          <w:noProof/>
        </w:rPr>
      </w:pPr>
      <w:hyperlink w:anchor="_Toc243681052" w:history="1">
        <w:r w:rsidRPr="008B2C2D">
          <w:rPr>
            <w:rStyle w:val="Hyperlink"/>
            <w:rFonts w:cs="Times New Roman"/>
            <w:noProof/>
          </w:rPr>
          <w:t>Gambar 2. 39</w:t>
        </w:r>
        <w:r w:rsidRPr="008B2C2D">
          <w:rPr>
            <w:rStyle w:val="Hyperlink"/>
            <w:rFonts w:cs="Times New Roman"/>
            <w:noProof/>
            <w:lang w:val="en-US"/>
          </w:rPr>
          <w:t xml:space="preserve"> class diagram</w:t>
        </w:r>
        <w:r>
          <w:rPr>
            <w:noProof/>
            <w:webHidden/>
          </w:rPr>
          <w:tab/>
        </w:r>
        <w:r>
          <w:rPr>
            <w:noProof/>
            <w:webHidden/>
          </w:rPr>
          <w:fldChar w:fldCharType="begin"/>
        </w:r>
        <w:r>
          <w:rPr>
            <w:noProof/>
            <w:webHidden/>
          </w:rPr>
          <w:instrText xml:space="preserve"> PAGEREF _Toc243681052 \h </w:instrText>
        </w:r>
        <w:r>
          <w:rPr>
            <w:noProof/>
            <w:webHidden/>
          </w:rPr>
        </w:r>
        <w:r>
          <w:rPr>
            <w:noProof/>
            <w:webHidden/>
          </w:rPr>
          <w:fldChar w:fldCharType="separate"/>
        </w:r>
        <w:r>
          <w:rPr>
            <w:noProof/>
            <w:webHidden/>
          </w:rPr>
          <w:t>62</w:t>
        </w:r>
        <w:r>
          <w:rPr>
            <w:noProof/>
            <w:webHidden/>
          </w:rPr>
          <w:fldChar w:fldCharType="end"/>
        </w:r>
      </w:hyperlink>
    </w:p>
    <w:p w14:paraId="66FDCD0A" w14:textId="4BA032FA" w:rsidR="00487377" w:rsidRDefault="00487377">
      <w:pPr>
        <w:pStyle w:val="TableofFigures"/>
        <w:tabs>
          <w:tab w:val="right" w:leader="dot" w:pos="9016"/>
        </w:tabs>
        <w:rPr>
          <w:noProof/>
        </w:rPr>
      </w:pPr>
      <w:hyperlink w:anchor="_Toc243681053" w:history="1">
        <w:r w:rsidRPr="008B2C2D">
          <w:rPr>
            <w:rStyle w:val="Hyperlink"/>
            <w:rFonts w:cs="Times New Roman"/>
            <w:noProof/>
          </w:rPr>
          <w:t>Gambar 2. 40</w:t>
        </w:r>
        <w:r w:rsidRPr="008B2C2D">
          <w:rPr>
            <w:rStyle w:val="Hyperlink"/>
            <w:rFonts w:cs="Times New Roman"/>
            <w:noProof/>
            <w:lang w:val="en-US"/>
          </w:rPr>
          <w:t xml:space="preserve"> login</w:t>
        </w:r>
        <w:r>
          <w:rPr>
            <w:noProof/>
            <w:webHidden/>
          </w:rPr>
          <w:tab/>
        </w:r>
        <w:r>
          <w:rPr>
            <w:noProof/>
            <w:webHidden/>
          </w:rPr>
          <w:fldChar w:fldCharType="begin"/>
        </w:r>
        <w:r>
          <w:rPr>
            <w:noProof/>
            <w:webHidden/>
          </w:rPr>
          <w:instrText xml:space="preserve"> PAGEREF _Toc243681053 \h </w:instrText>
        </w:r>
        <w:r>
          <w:rPr>
            <w:noProof/>
            <w:webHidden/>
          </w:rPr>
        </w:r>
        <w:r>
          <w:rPr>
            <w:noProof/>
            <w:webHidden/>
          </w:rPr>
          <w:fldChar w:fldCharType="separate"/>
        </w:r>
        <w:r>
          <w:rPr>
            <w:noProof/>
            <w:webHidden/>
          </w:rPr>
          <w:t>67</w:t>
        </w:r>
        <w:r>
          <w:rPr>
            <w:noProof/>
            <w:webHidden/>
          </w:rPr>
          <w:fldChar w:fldCharType="end"/>
        </w:r>
      </w:hyperlink>
    </w:p>
    <w:p w14:paraId="31AFF7A3" w14:textId="378C6A30" w:rsidR="00487377" w:rsidRDefault="00487377">
      <w:pPr>
        <w:pStyle w:val="TableofFigures"/>
        <w:tabs>
          <w:tab w:val="right" w:leader="dot" w:pos="9016"/>
        </w:tabs>
        <w:rPr>
          <w:noProof/>
        </w:rPr>
      </w:pPr>
      <w:hyperlink w:anchor="_Toc243681054" w:history="1">
        <w:r w:rsidRPr="008B2C2D">
          <w:rPr>
            <w:rStyle w:val="Hyperlink"/>
            <w:rFonts w:cs="Times New Roman"/>
            <w:noProof/>
          </w:rPr>
          <w:t>Gambar 2. 41</w:t>
        </w:r>
        <w:r w:rsidRPr="008B2C2D">
          <w:rPr>
            <w:rStyle w:val="Hyperlink"/>
            <w:rFonts w:cs="Times New Roman"/>
            <w:noProof/>
            <w:lang w:val="en-US"/>
          </w:rPr>
          <w:t xml:space="preserve"> Dashboard admin</w:t>
        </w:r>
        <w:r>
          <w:rPr>
            <w:noProof/>
            <w:webHidden/>
          </w:rPr>
          <w:tab/>
        </w:r>
        <w:r>
          <w:rPr>
            <w:noProof/>
            <w:webHidden/>
          </w:rPr>
          <w:fldChar w:fldCharType="begin"/>
        </w:r>
        <w:r>
          <w:rPr>
            <w:noProof/>
            <w:webHidden/>
          </w:rPr>
          <w:instrText xml:space="preserve"> PAGEREF _Toc243681054 \h </w:instrText>
        </w:r>
        <w:r>
          <w:rPr>
            <w:noProof/>
            <w:webHidden/>
          </w:rPr>
        </w:r>
        <w:r>
          <w:rPr>
            <w:noProof/>
            <w:webHidden/>
          </w:rPr>
          <w:fldChar w:fldCharType="separate"/>
        </w:r>
        <w:r>
          <w:rPr>
            <w:noProof/>
            <w:webHidden/>
          </w:rPr>
          <w:t>68</w:t>
        </w:r>
        <w:r>
          <w:rPr>
            <w:noProof/>
            <w:webHidden/>
          </w:rPr>
          <w:fldChar w:fldCharType="end"/>
        </w:r>
      </w:hyperlink>
    </w:p>
    <w:p w14:paraId="46BBFD7C" w14:textId="29908F2A" w:rsidR="00487377" w:rsidRDefault="00487377">
      <w:pPr>
        <w:pStyle w:val="TableofFigures"/>
        <w:tabs>
          <w:tab w:val="right" w:leader="dot" w:pos="9016"/>
        </w:tabs>
        <w:rPr>
          <w:noProof/>
        </w:rPr>
      </w:pPr>
      <w:hyperlink w:anchor="_Toc243681055" w:history="1">
        <w:r w:rsidRPr="008B2C2D">
          <w:rPr>
            <w:rStyle w:val="Hyperlink"/>
            <w:rFonts w:cs="Times New Roman"/>
            <w:noProof/>
          </w:rPr>
          <w:t>Gambar 2. 42</w:t>
        </w:r>
        <w:r w:rsidRPr="008B2C2D">
          <w:rPr>
            <w:rStyle w:val="Hyperlink"/>
            <w:rFonts w:cs="Times New Roman"/>
            <w:noProof/>
            <w:lang w:val="en-US"/>
          </w:rPr>
          <w:t xml:space="preserve"> Dashboard siswa</w:t>
        </w:r>
        <w:r>
          <w:rPr>
            <w:noProof/>
            <w:webHidden/>
          </w:rPr>
          <w:tab/>
        </w:r>
        <w:r>
          <w:rPr>
            <w:noProof/>
            <w:webHidden/>
          </w:rPr>
          <w:fldChar w:fldCharType="begin"/>
        </w:r>
        <w:r>
          <w:rPr>
            <w:noProof/>
            <w:webHidden/>
          </w:rPr>
          <w:instrText xml:space="preserve"> PAGEREF _Toc243681055 \h </w:instrText>
        </w:r>
        <w:r>
          <w:rPr>
            <w:noProof/>
            <w:webHidden/>
          </w:rPr>
        </w:r>
        <w:r>
          <w:rPr>
            <w:noProof/>
            <w:webHidden/>
          </w:rPr>
          <w:fldChar w:fldCharType="separate"/>
        </w:r>
        <w:r>
          <w:rPr>
            <w:noProof/>
            <w:webHidden/>
          </w:rPr>
          <w:t>68</w:t>
        </w:r>
        <w:r>
          <w:rPr>
            <w:noProof/>
            <w:webHidden/>
          </w:rPr>
          <w:fldChar w:fldCharType="end"/>
        </w:r>
      </w:hyperlink>
    </w:p>
    <w:p w14:paraId="34F84CA6" w14:textId="7B7E8F79" w:rsidR="00487377" w:rsidRDefault="00487377">
      <w:pPr>
        <w:pStyle w:val="TableofFigures"/>
        <w:tabs>
          <w:tab w:val="right" w:leader="dot" w:pos="9016"/>
        </w:tabs>
        <w:rPr>
          <w:noProof/>
        </w:rPr>
      </w:pPr>
      <w:hyperlink w:anchor="_Toc243681056" w:history="1">
        <w:r w:rsidRPr="008B2C2D">
          <w:rPr>
            <w:rStyle w:val="Hyperlink"/>
            <w:rFonts w:cs="Times New Roman"/>
            <w:noProof/>
          </w:rPr>
          <w:t>Gambar 2. 43</w:t>
        </w:r>
        <w:r w:rsidRPr="008B2C2D">
          <w:rPr>
            <w:rStyle w:val="Hyperlink"/>
            <w:rFonts w:cs="Times New Roman"/>
            <w:noProof/>
            <w:lang w:val="en-US"/>
          </w:rPr>
          <w:t xml:space="preserve"> Halaman data admin</w:t>
        </w:r>
        <w:r>
          <w:rPr>
            <w:noProof/>
            <w:webHidden/>
          </w:rPr>
          <w:tab/>
        </w:r>
        <w:r>
          <w:rPr>
            <w:noProof/>
            <w:webHidden/>
          </w:rPr>
          <w:fldChar w:fldCharType="begin"/>
        </w:r>
        <w:r>
          <w:rPr>
            <w:noProof/>
            <w:webHidden/>
          </w:rPr>
          <w:instrText xml:space="preserve"> PAGEREF _Toc243681056 \h </w:instrText>
        </w:r>
        <w:r>
          <w:rPr>
            <w:noProof/>
            <w:webHidden/>
          </w:rPr>
        </w:r>
        <w:r>
          <w:rPr>
            <w:noProof/>
            <w:webHidden/>
          </w:rPr>
          <w:fldChar w:fldCharType="separate"/>
        </w:r>
        <w:r>
          <w:rPr>
            <w:noProof/>
            <w:webHidden/>
          </w:rPr>
          <w:t>69</w:t>
        </w:r>
        <w:r>
          <w:rPr>
            <w:noProof/>
            <w:webHidden/>
          </w:rPr>
          <w:fldChar w:fldCharType="end"/>
        </w:r>
      </w:hyperlink>
    </w:p>
    <w:p w14:paraId="34A14489" w14:textId="5EA66074" w:rsidR="00487377" w:rsidRDefault="00487377">
      <w:pPr>
        <w:pStyle w:val="TableofFigures"/>
        <w:tabs>
          <w:tab w:val="right" w:leader="dot" w:pos="9016"/>
        </w:tabs>
        <w:rPr>
          <w:noProof/>
        </w:rPr>
      </w:pPr>
      <w:hyperlink w:anchor="_Toc243681057" w:history="1">
        <w:r w:rsidRPr="008B2C2D">
          <w:rPr>
            <w:rStyle w:val="Hyperlink"/>
            <w:rFonts w:cs="Times New Roman"/>
            <w:noProof/>
          </w:rPr>
          <w:t>Gambar 2. 44</w:t>
        </w:r>
        <w:r w:rsidRPr="008B2C2D">
          <w:rPr>
            <w:rStyle w:val="Hyperlink"/>
            <w:rFonts w:cs="Times New Roman"/>
            <w:noProof/>
            <w:lang w:val="en-US"/>
          </w:rPr>
          <w:t xml:space="preserve"> Halaman laporan dan histori</w:t>
        </w:r>
        <w:r>
          <w:rPr>
            <w:noProof/>
            <w:webHidden/>
          </w:rPr>
          <w:tab/>
        </w:r>
        <w:r>
          <w:rPr>
            <w:noProof/>
            <w:webHidden/>
          </w:rPr>
          <w:fldChar w:fldCharType="begin"/>
        </w:r>
        <w:r>
          <w:rPr>
            <w:noProof/>
            <w:webHidden/>
          </w:rPr>
          <w:instrText xml:space="preserve"> PAGEREF _Toc243681057 \h </w:instrText>
        </w:r>
        <w:r>
          <w:rPr>
            <w:noProof/>
            <w:webHidden/>
          </w:rPr>
        </w:r>
        <w:r>
          <w:rPr>
            <w:noProof/>
            <w:webHidden/>
          </w:rPr>
          <w:fldChar w:fldCharType="separate"/>
        </w:r>
        <w:r>
          <w:rPr>
            <w:noProof/>
            <w:webHidden/>
          </w:rPr>
          <w:t>69</w:t>
        </w:r>
        <w:r>
          <w:rPr>
            <w:noProof/>
            <w:webHidden/>
          </w:rPr>
          <w:fldChar w:fldCharType="end"/>
        </w:r>
      </w:hyperlink>
    </w:p>
    <w:p w14:paraId="29CF1982" w14:textId="65FE4DF9" w:rsidR="00487377" w:rsidRDefault="00487377">
      <w:pPr>
        <w:pStyle w:val="TableofFigures"/>
        <w:tabs>
          <w:tab w:val="right" w:leader="dot" w:pos="9016"/>
        </w:tabs>
        <w:rPr>
          <w:noProof/>
        </w:rPr>
      </w:pPr>
      <w:hyperlink w:anchor="_Toc243681058" w:history="1">
        <w:r w:rsidRPr="008B2C2D">
          <w:rPr>
            <w:rStyle w:val="Hyperlink"/>
            <w:rFonts w:cs="Times New Roman"/>
            <w:noProof/>
          </w:rPr>
          <w:t>Gambar 2. 45</w:t>
        </w:r>
        <w:r w:rsidRPr="008B2C2D">
          <w:rPr>
            <w:rStyle w:val="Hyperlink"/>
            <w:rFonts w:cs="Times New Roman"/>
            <w:noProof/>
            <w:lang w:val="en-US"/>
          </w:rPr>
          <w:t xml:space="preserve"> Halaman detail</w:t>
        </w:r>
        <w:r>
          <w:rPr>
            <w:noProof/>
            <w:webHidden/>
          </w:rPr>
          <w:tab/>
        </w:r>
        <w:r>
          <w:rPr>
            <w:noProof/>
            <w:webHidden/>
          </w:rPr>
          <w:fldChar w:fldCharType="begin"/>
        </w:r>
        <w:r>
          <w:rPr>
            <w:noProof/>
            <w:webHidden/>
          </w:rPr>
          <w:instrText xml:space="preserve"> PAGEREF _Toc243681058 \h </w:instrText>
        </w:r>
        <w:r>
          <w:rPr>
            <w:noProof/>
            <w:webHidden/>
          </w:rPr>
        </w:r>
        <w:r>
          <w:rPr>
            <w:noProof/>
            <w:webHidden/>
          </w:rPr>
          <w:fldChar w:fldCharType="separate"/>
        </w:r>
        <w:r>
          <w:rPr>
            <w:noProof/>
            <w:webHidden/>
          </w:rPr>
          <w:t>70</w:t>
        </w:r>
        <w:r>
          <w:rPr>
            <w:noProof/>
            <w:webHidden/>
          </w:rPr>
          <w:fldChar w:fldCharType="end"/>
        </w:r>
      </w:hyperlink>
    </w:p>
    <w:p w14:paraId="09124C9F" w14:textId="33AC776B" w:rsidR="00487377" w:rsidRDefault="00487377">
      <w:pPr>
        <w:pStyle w:val="TableofFigures"/>
        <w:tabs>
          <w:tab w:val="right" w:leader="dot" w:pos="9016"/>
        </w:tabs>
        <w:rPr>
          <w:noProof/>
        </w:rPr>
      </w:pPr>
      <w:hyperlink w:anchor="_Toc243681059" w:history="1">
        <w:r w:rsidRPr="008B2C2D">
          <w:rPr>
            <w:rStyle w:val="Hyperlink"/>
            <w:rFonts w:cs="Times New Roman"/>
            <w:noProof/>
          </w:rPr>
          <w:t>Gambar 2. 46</w:t>
        </w:r>
        <w:r w:rsidRPr="008B2C2D">
          <w:rPr>
            <w:rStyle w:val="Hyperlink"/>
            <w:rFonts w:cs="Times New Roman"/>
            <w:noProof/>
            <w:lang w:val="en-US"/>
          </w:rPr>
          <w:t xml:space="preserve"> Halaman tambah</w:t>
        </w:r>
        <w:r>
          <w:rPr>
            <w:noProof/>
            <w:webHidden/>
          </w:rPr>
          <w:tab/>
        </w:r>
        <w:r>
          <w:rPr>
            <w:noProof/>
            <w:webHidden/>
          </w:rPr>
          <w:fldChar w:fldCharType="begin"/>
        </w:r>
        <w:r>
          <w:rPr>
            <w:noProof/>
            <w:webHidden/>
          </w:rPr>
          <w:instrText xml:space="preserve"> PAGEREF _Toc243681059 \h </w:instrText>
        </w:r>
        <w:r>
          <w:rPr>
            <w:noProof/>
            <w:webHidden/>
          </w:rPr>
        </w:r>
        <w:r>
          <w:rPr>
            <w:noProof/>
            <w:webHidden/>
          </w:rPr>
          <w:fldChar w:fldCharType="separate"/>
        </w:r>
        <w:r>
          <w:rPr>
            <w:noProof/>
            <w:webHidden/>
          </w:rPr>
          <w:t>70</w:t>
        </w:r>
        <w:r>
          <w:rPr>
            <w:noProof/>
            <w:webHidden/>
          </w:rPr>
          <w:fldChar w:fldCharType="end"/>
        </w:r>
      </w:hyperlink>
    </w:p>
    <w:p w14:paraId="1E1232AD" w14:textId="6AE6B086" w:rsidR="00487377" w:rsidRDefault="00487377">
      <w:pPr>
        <w:pStyle w:val="TableofFigures"/>
        <w:tabs>
          <w:tab w:val="right" w:leader="dot" w:pos="9016"/>
        </w:tabs>
        <w:rPr>
          <w:noProof/>
        </w:rPr>
      </w:pPr>
      <w:hyperlink w:anchor="_Toc243681060" w:history="1">
        <w:r w:rsidRPr="008B2C2D">
          <w:rPr>
            <w:rStyle w:val="Hyperlink"/>
            <w:rFonts w:cs="Times New Roman"/>
            <w:noProof/>
          </w:rPr>
          <w:t>Gambar 2. 47</w:t>
        </w:r>
        <w:r w:rsidRPr="008B2C2D">
          <w:rPr>
            <w:rStyle w:val="Hyperlink"/>
            <w:rFonts w:cs="Times New Roman"/>
            <w:noProof/>
            <w:lang w:val="en-US"/>
          </w:rPr>
          <w:t xml:space="preserve"> Halaman edit</w:t>
        </w:r>
        <w:r>
          <w:rPr>
            <w:noProof/>
            <w:webHidden/>
          </w:rPr>
          <w:tab/>
        </w:r>
        <w:r>
          <w:rPr>
            <w:noProof/>
            <w:webHidden/>
          </w:rPr>
          <w:fldChar w:fldCharType="begin"/>
        </w:r>
        <w:r>
          <w:rPr>
            <w:noProof/>
            <w:webHidden/>
          </w:rPr>
          <w:instrText xml:space="preserve"> PAGEREF _Toc243681060 \h </w:instrText>
        </w:r>
        <w:r>
          <w:rPr>
            <w:noProof/>
            <w:webHidden/>
          </w:rPr>
        </w:r>
        <w:r>
          <w:rPr>
            <w:noProof/>
            <w:webHidden/>
          </w:rPr>
          <w:fldChar w:fldCharType="separate"/>
        </w:r>
        <w:r>
          <w:rPr>
            <w:noProof/>
            <w:webHidden/>
          </w:rPr>
          <w:t>71</w:t>
        </w:r>
        <w:r>
          <w:rPr>
            <w:noProof/>
            <w:webHidden/>
          </w:rPr>
          <w:fldChar w:fldCharType="end"/>
        </w:r>
      </w:hyperlink>
    </w:p>
    <w:p w14:paraId="3B2ED231" w14:textId="636A4B17" w:rsidR="00487377" w:rsidRDefault="00487377">
      <w:pPr>
        <w:pStyle w:val="TableofFigures"/>
        <w:tabs>
          <w:tab w:val="right" w:leader="dot" w:pos="9016"/>
        </w:tabs>
        <w:rPr>
          <w:noProof/>
        </w:rPr>
      </w:pPr>
      <w:hyperlink w:anchor="_Toc243681061" w:history="1">
        <w:r w:rsidRPr="008B2C2D">
          <w:rPr>
            <w:rStyle w:val="Hyperlink"/>
            <w:rFonts w:cs="Times New Roman"/>
            <w:noProof/>
          </w:rPr>
          <w:t>Gambar 2. 48</w:t>
        </w:r>
        <w:r w:rsidRPr="008B2C2D">
          <w:rPr>
            <w:rStyle w:val="Hyperlink"/>
            <w:rFonts w:cs="Times New Roman"/>
            <w:noProof/>
            <w:lang w:val="en-US"/>
          </w:rPr>
          <w:t xml:space="preserve"> Desain relasi database</w:t>
        </w:r>
        <w:r>
          <w:rPr>
            <w:noProof/>
            <w:webHidden/>
          </w:rPr>
          <w:tab/>
        </w:r>
        <w:r>
          <w:rPr>
            <w:noProof/>
            <w:webHidden/>
          </w:rPr>
          <w:fldChar w:fldCharType="begin"/>
        </w:r>
        <w:r>
          <w:rPr>
            <w:noProof/>
            <w:webHidden/>
          </w:rPr>
          <w:instrText xml:space="preserve"> PAGEREF _Toc243681061 \h </w:instrText>
        </w:r>
        <w:r>
          <w:rPr>
            <w:noProof/>
            <w:webHidden/>
          </w:rPr>
        </w:r>
        <w:r>
          <w:rPr>
            <w:noProof/>
            <w:webHidden/>
          </w:rPr>
          <w:fldChar w:fldCharType="separate"/>
        </w:r>
        <w:r>
          <w:rPr>
            <w:noProof/>
            <w:webHidden/>
          </w:rPr>
          <w:t>72</w:t>
        </w:r>
        <w:r>
          <w:rPr>
            <w:noProof/>
            <w:webHidden/>
          </w:rPr>
          <w:fldChar w:fldCharType="end"/>
        </w:r>
      </w:hyperlink>
    </w:p>
    <w:p w14:paraId="0E427640" w14:textId="000AE9CB" w:rsidR="00487377" w:rsidRDefault="00487377">
      <w:pPr>
        <w:pStyle w:val="TableofFigures"/>
        <w:tabs>
          <w:tab w:val="right" w:leader="dot" w:pos="9016"/>
        </w:tabs>
        <w:rPr>
          <w:rStyle w:val="Hyperlink"/>
          <w:noProof/>
        </w:rPr>
      </w:pPr>
      <w:hyperlink w:anchor="_Toc243681062" w:history="1">
        <w:r w:rsidRPr="008B2C2D">
          <w:rPr>
            <w:rStyle w:val="Hyperlink"/>
            <w:rFonts w:cs="Times New Roman"/>
            <w:noProof/>
          </w:rPr>
          <w:t>Gambar 2. 49</w:t>
        </w:r>
        <w:r w:rsidRPr="008B2C2D">
          <w:rPr>
            <w:rStyle w:val="Hyperlink"/>
            <w:rFonts w:cs="Times New Roman"/>
            <w:noProof/>
            <w:lang w:val="en-US"/>
          </w:rPr>
          <w:t xml:space="preserve"> Desain Struktur menu</w:t>
        </w:r>
        <w:r>
          <w:rPr>
            <w:noProof/>
            <w:webHidden/>
          </w:rPr>
          <w:tab/>
        </w:r>
        <w:r>
          <w:rPr>
            <w:noProof/>
            <w:webHidden/>
          </w:rPr>
          <w:fldChar w:fldCharType="begin"/>
        </w:r>
        <w:r>
          <w:rPr>
            <w:noProof/>
            <w:webHidden/>
          </w:rPr>
          <w:instrText xml:space="preserve"> PAGEREF _Toc243681062 \h </w:instrText>
        </w:r>
        <w:r>
          <w:rPr>
            <w:noProof/>
            <w:webHidden/>
          </w:rPr>
        </w:r>
        <w:r>
          <w:rPr>
            <w:noProof/>
            <w:webHidden/>
          </w:rPr>
          <w:fldChar w:fldCharType="separate"/>
        </w:r>
        <w:r>
          <w:rPr>
            <w:noProof/>
            <w:webHidden/>
          </w:rPr>
          <w:t>74</w:t>
        </w:r>
        <w:r>
          <w:rPr>
            <w:noProof/>
            <w:webHidden/>
          </w:rPr>
          <w:fldChar w:fldCharType="end"/>
        </w:r>
      </w:hyperlink>
    </w:p>
    <w:p w14:paraId="3DB7B5C3" w14:textId="4BC4C957" w:rsidR="00487377" w:rsidRDefault="00487377" w:rsidP="00487377"/>
    <w:p w14:paraId="576CEB5E" w14:textId="77777777" w:rsidR="00487377" w:rsidRPr="00487377" w:rsidRDefault="00487377" w:rsidP="00487377"/>
    <w:p w14:paraId="61A662F6" w14:textId="77777777" w:rsidR="00487377" w:rsidRDefault="00487377" w:rsidP="00487377">
      <w:pPr>
        <w:pStyle w:val="Heading1"/>
        <w:rPr>
          <w:noProof/>
        </w:rPr>
      </w:pPr>
      <w:r>
        <w:rPr>
          <w:rFonts w:ascii="Times New Roman" w:hAnsi="Times New Roman" w:cs="Times New Roman"/>
          <w:b/>
          <w:bCs/>
          <w:noProof/>
          <w:color w:val="000000" w:themeColor="text1"/>
        </w:rPr>
        <w:fldChar w:fldCharType="end"/>
      </w:r>
      <w:r>
        <w:rPr>
          <w:rFonts w:ascii="Times New Roman" w:hAnsi="Times New Roman" w:cs="Times New Roman"/>
          <w:b/>
          <w:bCs/>
          <w:noProof/>
          <w:color w:val="000000" w:themeColor="text1"/>
        </w:rPr>
        <w:fldChar w:fldCharType="begin"/>
      </w:r>
      <w:r>
        <w:rPr>
          <w:rFonts w:ascii="Times New Roman" w:hAnsi="Times New Roman" w:cs="Times New Roman"/>
          <w:b/>
          <w:bCs/>
          <w:noProof/>
          <w:color w:val="000000" w:themeColor="text1"/>
        </w:rPr>
        <w:instrText xml:space="preserve"> TOC \h \z \c "Gambar 3." </w:instrText>
      </w:r>
      <w:r>
        <w:rPr>
          <w:rFonts w:ascii="Times New Roman" w:hAnsi="Times New Roman" w:cs="Times New Roman"/>
          <w:b/>
          <w:bCs/>
          <w:noProof/>
          <w:color w:val="000000" w:themeColor="text1"/>
        </w:rPr>
        <w:fldChar w:fldCharType="separate"/>
      </w:r>
    </w:p>
    <w:p w14:paraId="472F52EE" w14:textId="0E4DD00E" w:rsidR="00487377" w:rsidRDefault="00487377">
      <w:pPr>
        <w:pStyle w:val="TableofFigures"/>
        <w:tabs>
          <w:tab w:val="right" w:leader="dot" w:pos="9016"/>
        </w:tabs>
        <w:rPr>
          <w:rFonts w:eastAsiaTheme="minorEastAsia"/>
          <w:noProof/>
          <w:lang w:val="en-ID" w:eastAsia="en-ID"/>
        </w:rPr>
      </w:pPr>
      <w:hyperlink w:anchor="_Toc243681101" w:history="1">
        <w:r w:rsidRPr="003D1FF2">
          <w:rPr>
            <w:rStyle w:val="Hyperlink"/>
            <w:noProof/>
          </w:rPr>
          <w:t>Gambar 3. 1</w:t>
        </w:r>
        <w:r w:rsidRPr="003D1FF2">
          <w:rPr>
            <w:rStyle w:val="Hyperlink"/>
            <w:noProof/>
            <w:lang w:val="en-US"/>
          </w:rPr>
          <w:t xml:space="preserve"> tabel admin</w:t>
        </w:r>
        <w:r>
          <w:rPr>
            <w:noProof/>
            <w:webHidden/>
          </w:rPr>
          <w:tab/>
        </w:r>
        <w:r>
          <w:rPr>
            <w:noProof/>
            <w:webHidden/>
          </w:rPr>
          <w:fldChar w:fldCharType="begin"/>
        </w:r>
        <w:r>
          <w:rPr>
            <w:noProof/>
            <w:webHidden/>
          </w:rPr>
          <w:instrText xml:space="preserve"> PAGEREF _Toc243681101 \h </w:instrText>
        </w:r>
        <w:r>
          <w:rPr>
            <w:noProof/>
            <w:webHidden/>
          </w:rPr>
        </w:r>
        <w:r>
          <w:rPr>
            <w:noProof/>
            <w:webHidden/>
          </w:rPr>
          <w:fldChar w:fldCharType="separate"/>
        </w:r>
        <w:r>
          <w:rPr>
            <w:noProof/>
            <w:webHidden/>
          </w:rPr>
          <w:t>75</w:t>
        </w:r>
        <w:r>
          <w:rPr>
            <w:noProof/>
            <w:webHidden/>
          </w:rPr>
          <w:fldChar w:fldCharType="end"/>
        </w:r>
      </w:hyperlink>
    </w:p>
    <w:p w14:paraId="7D8D4CF3" w14:textId="08BEF5C8" w:rsidR="00487377" w:rsidRDefault="00487377">
      <w:pPr>
        <w:pStyle w:val="TableofFigures"/>
        <w:tabs>
          <w:tab w:val="right" w:leader="dot" w:pos="9016"/>
        </w:tabs>
        <w:rPr>
          <w:rFonts w:eastAsiaTheme="minorEastAsia"/>
          <w:noProof/>
          <w:lang w:val="en-ID" w:eastAsia="en-ID"/>
        </w:rPr>
      </w:pPr>
      <w:hyperlink w:anchor="_Toc243681102" w:history="1">
        <w:r w:rsidRPr="003D1FF2">
          <w:rPr>
            <w:rStyle w:val="Hyperlink"/>
            <w:noProof/>
          </w:rPr>
          <w:t>Gambar 3. 2</w:t>
        </w:r>
        <w:r w:rsidRPr="003D1FF2">
          <w:rPr>
            <w:rStyle w:val="Hyperlink"/>
            <w:noProof/>
            <w:lang w:val="en-US"/>
          </w:rPr>
          <w:t xml:space="preserve"> tabel siswa</w:t>
        </w:r>
        <w:r>
          <w:rPr>
            <w:noProof/>
            <w:webHidden/>
          </w:rPr>
          <w:tab/>
        </w:r>
        <w:r>
          <w:rPr>
            <w:noProof/>
            <w:webHidden/>
          </w:rPr>
          <w:fldChar w:fldCharType="begin"/>
        </w:r>
        <w:r>
          <w:rPr>
            <w:noProof/>
            <w:webHidden/>
          </w:rPr>
          <w:instrText xml:space="preserve"> PAGEREF _Toc243681102 \h </w:instrText>
        </w:r>
        <w:r>
          <w:rPr>
            <w:noProof/>
            <w:webHidden/>
          </w:rPr>
        </w:r>
        <w:r>
          <w:rPr>
            <w:noProof/>
            <w:webHidden/>
          </w:rPr>
          <w:fldChar w:fldCharType="separate"/>
        </w:r>
        <w:r>
          <w:rPr>
            <w:noProof/>
            <w:webHidden/>
          </w:rPr>
          <w:t>75</w:t>
        </w:r>
        <w:r>
          <w:rPr>
            <w:noProof/>
            <w:webHidden/>
          </w:rPr>
          <w:fldChar w:fldCharType="end"/>
        </w:r>
      </w:hyperlink>
    </w:p>
    <w:p w14:paraId="30CDF3F9" w14:textId="7CCDF3FD" w:rsidR="00487377" w:rsidRDefault="00487377">
      <w:pPr>
        <w:pStyle w:val="TableofFigures"/>
        <w:tabs>
          <w:tab w:val="right" w:leader="dot" w:pos="9016"/>
        </w:tabs>
        <w:rPr>
          <w:rFonts w:eastAsiaTheme="minorEastAsia"/>
          <w:noProof/>
          <w:lang w:val="en-ID" w:eastAsia="en-ID"/>
        </w:rPr>
      </w:pPr>
      <w:hyperlink w:anchor="_Toc243681103" w:history="1">
        <w:r w:rsidRPr="003D1FF2">
          <w:rPr>
            <w:rStyle w:val="Hyperlink"/>
            <w:noProof/>
          </w:rPr>
          <w:t>Gambar 3. 3</w:t>
        </w:r>
        <w:r w:rsidRPr="003D1FF2">
          <w:rPr>
            <w:rStyle w:val="Hyperlink"/>
            <w:noProof/>
            <w:lang w:val="en-US"/>
          </w:rPr>
          <w:t xml:space="preserve"> tabel progres</w:t>
        </w:r>
        <w:r>
          <w:rPr>
            <w:noProof/>
            <w:webHidden/>
          </w:rPr>
          <w:tab/>
        </w:r>
        <w:r>
          <w:rPr>
            <w:noProof/>
            <w:webHidden/>
          </w:rPr>
          <w:fldChar w:fldCharType="begin"/>
        </w:r>
        <w:r>
          <w:rPr>
            <w:noProof/>
            <w:webHidden/>
          </w:rPr>
          <w:instrText xml:space="preserve"> PAGEREF _Toc243681103 \h </w:instrText>
        </w:r>
        <w:r>
          <w:rPr>
            <w:noProof/>
            <w:webHidden/>
          </w:rPr>
        </w:r>
        <w:r>
          <w:rPr>
            <w:noProof/>
            <w:webHidden/>
          </w:rPr>
          <w:fldChar w:fldCharType="separate"/>
        </w:r>
        <w:r>
          <w:rPr>
            <w:noProof/>
            <w:webHidden/>
          </w:rPr>
          <w:t>76</w:t>
        </w:r>
        <w:r>
          <w:rPr>
            <w:noProof/>
            <w:webHidden/>
          </w:rPr>
          <w:fldChar w:fldCharType="end"/>
        </w:r>
      </w:hyperlink>
    </w:p>
    <w:p w14:paraId="68156E4C" w14:textId="40B07743" w:rsidR="00487377" w:rsidRDefault="00487377">
      <w:pPr>
        <w:pStyle w:val="TableofFigures"/>
        <w:tabs>
          <w:tab w:val="right" w:leader="dot" w:pos="9016"/>
        </w:tabs>
        <w:rPr>
          <w:rFonts w:eastAsiaTheme="minorEastAsia"/>
          <w:noProof/>
          <w:lang w:val="en-ID" w:eastAsia="en-ID"/>
        </w:rPr>
      </w:pPr>
      <w:hyperlink w:anchor="_Toc243681104" w:history="1">
        <w:r w:rsidRPr="003D1FF2">
          <w:rPr>
            <w:rStyle w:val="Hyperlink"/>
            <w:noProof/>
          </w:rPr>
          <w:t>Gambar 3. 4</w:t>
        </w:r>
        <w:r w:rsidRPr="003D1FF2">
          <w:rPr>
            <w:rStyle w:val="Hyperlink"/>
            <w:noProof/>
            <w:lang w:val="en-US"/>
          </w:rPr>
          <w:t xml:space="preserve"> tabel kategori</w:t>
        </w:r>
        <w:r>
          <w:rPr>
            <w:noProof/>
            <w:webHidden/>
          </w:rPr>
          <w:tab/>
        </w:r>
        <w:r>
          <w:rPr>
            <w:noProof/>
            <w:webHidden/>
          </w:rPr>
          <w:fldChar w:fldCharType="begin"/>
        </w:r>
        <w:r>
          <w:rPr>
            <w:noProof/>
            <w:webHidden/>
          </w:rPr>
          <w:instrText xml:space="preserve"> PAGEREF _Toc243681104 \h </w:instrText>
        </w:r>
        <w:r>
          <w:rPr>
            <w:noProof/>
            <w:webHidden/>
          </w:rPr>
        </w:r>
        <w:r>
          <w:rPr>
            <w:noProof/>
            <w:webHidden/>
          </w:rPr>
          <w:fldChar w:fldCharType="separate"/>
        </w:r>
        <w:r>
          <w:rPr>
            <w:noProof/>
            <w:webHidden/>
          </w:rPr>
          <w:t>76</w:t>
        </w:r>
        <w:r>
          <w:rPr>
            <w:noProof/>
            <w:webHidden/>
          </w:rPr>
          <w:fldChar w:fldCharType="end"/>
        </w:r>
      </w:hyperlink>
    </w:p>
    <w:p w14:paraId="19354775" w14:textId="042E8254" w:rsidR="00487377" w:rsidRDefault="00487377">
      <w:pPr>
        <w:pStyle w:val="TableofFigures"/>
        <w:tabs>
          <w:tab w:val="right" w:leader="dot" w:pos="9016"/>
        </w:tabs>
        <w:rPr>
          <w:rFonts w:eastAsiaTheme="minorEastAsia"/>
          <w:noProof/>
          <w:lang w:val="en-ID" w:eastAsia="en-ID"/>
        </w:rPr>
      </w:pPr>
      <w:hyperlink w:anchor="_Toc243681105" w:history="1">
        <w:r w:rsidRPr="003D1FF2">
          <w:rPr>
            <w:rStyle w:val="Hyperlink"/>
            <w:noProof/>
          </w:rPr>
          <w:t>Gambar 3. 5</w:t>
        </w:r>
        <w:r w:rsidRPr="003D1FF2">
          <w:rPr>
            <w:rStyle w:val="Hyperlink"/>
            <w:noProof/>
            <w:lang w:val="en-US"/>
          </w:rPr>
          <w:t xml:space="preserve"> tabel aspirasi</w:t>
        </w:r>
        <w:r>
          <w:rPr>
            <w:noProof/>
            <w:webHidden/>
          </w:rPr>
          <w:tab/>
        </w:r>
        <w:r>
          <w:rPr>
            <w:noProof/>
            <w:webHidden/>
          </w:rPr>
          <w:fldChar w:fldCharType="begin"/>
        </w:r>
        <w:r>
          <w:rPr>
            <w:noProof/>
            <w:webHidden/>
          </w:rPr>
          <w:instrText xml:space="preserve"> PAGEREF _Toc243681105 \h </w:instrText>
        </w:r>
        <w:r>
          <w:rPr>
            <w:noProof/>
            <w:webHidden/>
          </w:rPr>
        </w:r>
        <w:r>
          <w:rPr>
            <w:noProof/>
            <w:webHidden/>
          </w:rPr>
          <w:fldChar w:fldCharType="separate"/>
        </w:r>
        <w:r>
          <w:rPr>
            <w:noProof/>
            <w:webHidden/>
          </w:rPr>
          <w:t>77</w:t>
        </w:r>
        <w:r>
          <w:rPr>
            <w:noProof/>
            <w:webHidden/>
          </w:rPr>
          <w:fldChar w:fldCharType="end"/>
        </w:r>
      </w:hyperlink>
    </w:p>
    <w:p w14:paraId="2C0311EC" w14:textId="1358D467" w:rsidR="00487377" w:rsidRDefault="00487377">
      <w:pPr>
        <w:pStyle w:val="TableofFigures"/>
        <w:tabs>
          <w:tab w:val="right" w:leader="dot" w:pos="9016"/>
        </w:tabs>
        <w:rPr>
          <w:rFonts w:eastAsiaTheme="minorEastAsia"/>
          <w:noProof/>
          <w:lang w:val="en-ID" w:eastAsia="en-ID"/>
        </w:rPr>
      </w:pPr>
      <w:hyperlink w:anchor="_Toc243681106" w:history="1">
        <w:r w:rsidRPr="003D1FF2">
          <w:rPr>
            <w:rStyle w:val="Hyperlink"/>
            <w:noProof/>
          </w:rPr>
          <w:t>Gambar 3. 6</w:t>
        </w:r>
        <w:r w:rsidRPr="003D1FF2">
          <w:rPr>
            <w:rStyle w:val="Hyperlink"/>
            <w:noProof/>
            <w:lang w:val="en-US"/>
          </w:rPr>
          <w:t xml:space="preserve"> tabel histori</w:t>
        </w:r>
        <w:r>
          <w:rPr>
            <w:noProof/>
            <w:webHidden/>
          </w:rPr>
          <w:tab/>
        </w:r>
        <w:r>
          <w:rPr>
            <w:noProof/>
            <w:webHidden/>
          </w:rPr>
          <w:fldChar w:fldCharType="begin"/>
        </w:r>
        <w:r>
          <w:rPr>
            <w:noProof/>
            <w:webHidden/>
          </w:rPr>
          <w:instrText xml:space="preserve"> PAGEREF _Toc243681106 \h </w:instrText>
        </w:r>
        <w:r>
          <w:rPr>
            <w:noProof/>
            <w:webHidden/>
          </w:rPr>
        </w:r>
        <w:r>
          <w:rPr>
            <w:noProof/>
            <w:webHidden/>
          </w:rPr>
          <w:fldChar w:fldCharType="separate"/>
        </w:r>
        <w:r>
          <w:rPr>
            <w:noProof/>
            <w:webHidden/>
          </w:rPr>
          <w:t>77</w:t>
        </w:r>
        <w:r>
          <w:rPr>
            <w:noProof/>
            <w:webHidden/>
          </w:rPr>
          <w:fldChar w:fldCharType="end"/>
        </w:r>
      </w:hyperlink>
    </w:p>
    <w:p w14:paraId="0CD349FA" w14:textId="2AA6802D" w:rsidR="00487377" w:rsidRDefault="00487377">
      <w:pPr>
        <w:pStyle w:val="TableofFigures"/>
        <w:tabs>
          <w:tab w:val="right" w:leader="dot" w:pos="9016"/>
        </w:tabs>
        <w:rPr>
          <w:rFonts w:eastAsiaTheme="minorEastAsia"/>
          <w:noProof/>
          <w:lang w:val="en-ID" w:eastAsia="en-ID"/>
        </w:rPr>
      </w:pPr>
      <w:hyperlink w:anchor="_Toc243681107" w:history="1">
        <w:r w:rsidRPr="003D1FF2">
          <w:rPr>
            <w:rStyle w:val="Hyperlink"/>
            <w:rFonts w:cs="Times New Roman"/>
            <w:noProof/>
          </w:rPr>
          <w:t>Gambar 3. 7</w:t>
        </w:r>
        <w:r w:rsidRPr="003D1FF2">
          <w:rPr>
            <w:rStyle w:val="Hyperlink"/>
            <w:rFonts w:cs="Times New Roman"/>
            <w:noProof/>
            <w:lang w:val="en-US"/>
          </w:rPr>
          <w:t xml:space="preserve"> Relasi database</w:t>
        </w:r>
        <w:r>
          <w:rPr>
            <w:noProof/>
            <w:webHidden/>
          </w:rPr>
          <w:tab/>
        </w:r>
        <w:r>
          <w:rPr>
            <w:noProof/>
            <w:webHidden/>
          </w:rPr>
          <w:fldChar w:fldCharType="begin"/>
        </w:r>
        <w:r>
          <w:rPr>
            <w:noProof/>
            <w:webHidden/>
          </w:rPr>
          <w:instrText xml:space="preserve"> PAGEREF _Toc243681107 \h </w:instrText>
        </w:r>
        <w:r>
          <w:rPr>
            <w:noProof/>
            <w:webHidden/>
          </w:rPr>
        </w:r>
        <w:r>
          <w:rPr>
            <w:noProof/>
            <w:webHidden/>
          </w:rPr>
          <w:fldChar w:fldCharType="separate"/>
        </w:r>
        <w:r>
          <w:rPr>
            <w:noProof/>
            <w:webHidden/>
          </w:rPr>
          <w:t>78</w:t>
        </w:r>
        <w:r>
          <w:rPr>
            <w:noProof/>
            <w:webHidden/>
          </w:rPr>
          <w:fldChar w:fldCharType="end"/>
        </w:r>
      </w:hyperlink>
    </w:p>
    <w:p w14:paraId="20C9BAFD" w14:textId="1D853087" w:rsidR="00487377" w:rsidRDefault="00487377">
      <w:pPr>
        <w:pStyle w:val="TableofFigures"/>
        <w:tabs>
          <w:tab w:val="right" w:leader="dot" w:pos="9016"/>
        </w:tabs>
        <w:rPr>
          <w:rFonts w:eastAsiaTheme="minorEastAsia"/>
          <w:noProof/>
          <w:lang w:val="en-ID" w:eastAsia="en-ID"/>
        </w:rPr>
      </w:pPr>
      <w:hyperlink w:anchor="_Toc243681108" w:history="1">
        <w:r w:rsidRPr="003D1FF2">
          <w:rPr>
            <w:rStyle w:val="Hyperlink"/>
            <w:rFonts w:cs="Times New Roman"/>
            <w:noProof/>
          </w:rPr>
          <w:t>Gambar 3. 8</w:t>
        </w:r>
        <w:r w:rsidRPr="003D1FF2">
          <w:rPr>
            <w:rStyle w:val="Hyperlink"/>
            <w:rFonts w:cs="Times New Roman"/>
            <w:noProof/>
            <w:lang w:val="en-US"/>
          </w:rPr>
          <w:t xml:space="preserve"> Halaman login</w:t>
        </w:r>
        <w:r>
          <w:rPr>
            <w:noProof/>
            <w:webHidden/>
          </w:rPr>
          <w:tab/>
        </w:r>
        <w:r>
          <w:rPr>
            <w:noProof/>
            <w:webHidden/>
          </w:rPr>
          <w:fldChar w:fldCharType="begin"/>
        </w:r>
        <w:r>
          <w:rPr>
            <w:noProof/>
            <w:webHidden/>
          </w:rPr>
          <w:instrText xml:space="preserve"> PAGEREF _Toc243681108 \h </w:instrText>
        </w:r>
        <w:r>
          <w:rPr>
            <w:noProof/>
            <w:webHidden/>
          </w:rPr>
        </w:r>
        <w:r>
          <w:rPr>
            <w:noProof/>
            <w:webHidden/>
          </w:rPr>
          <w:fldChar w:fldCharType="separate"/>
        </w:r>
        <w:r>
          <w:rPr>
            <w:noProof/>
            <w:webHidden/>
          </w:rPr>
          <w:t>79</w:t>
        </w:r>
        <w:r>
          <w:rPr>
            <w:noProof/>
            <w:webHidden/>
          </w:rPr>
          <w:fldChar w:fldCharType="end"/>
        </w:r>
      </w:hyperlink>
    </w:p>
    <w:p w14:paraId="7617341A" w14:textId="520E5682" w:rsidR="00487377" w:rsidRDefault="00487377">
      <w:pPr>
        <w:pStyle w:val="TableofFigures"/>
        <w:tabs>
          <w:tab w:val="right" w:leader="dot" w:pos="9016"/>
        </w:tabs>
        <w:rPr>
          <w:rFonts w:eastAsiaTheme="minorEastAsia"/>
          <w:noProof/>
          <w:lang w:val="en-ID" w:eastAsia="en-ID"/>
        </w:rPr>
      </w:pPr>
      <w:hyperlink w:anchor="_Toc243681109" w:history="1">
        <w:r w:rsidRPr="003D1FF2">
          <w:rPr>
            <w:rStyle w:val="Hyperlink"/>
            <w:rFonts w:cs="Times New Roman"/>
            <w:noProof/>
          </w:rPr>
          <w:t>Gambar 3. 9</w:t>
        </w:r>
        <w:r w:rsidRPr="003D1FF2">
          <w:rPr>
            <w:rStyle w:val="Hyperlink"/>
            <w:rFonts w:cs="Times New Roman"/>
            <w:noProof/>
            <w:lang w:val="en-US"/>
          </w:rPr>
          <w:t xml:space="preserve"> Dashboard admin</w:t>
        </w:r>
        <w:r>
          <w:rPr>
            <w:noProof/>
            <w:webHidden/>
          </w:rPr>
          <w:tab/>
        </w:r>
        <w:r>
          <w:rPr>
            <w:noProof/>
            <w:webHidden/>
          </w:rPr>
          <w:fldChar w:fldCharType="begin"/>
        </w:r>
        <w:r>
          <w:rPr>
            <w:noProof/>
            <w:webHidden/>
          </w:rPr>
          <w:instrText xml:space="preserve"> PAGEREF _Toc243681109 \h </w:instrText>
        </w:r>
        <w:r>
          <w:rPr>
            <w:noProof/>
            <w:webHidden/>
          </w:rPr>
        </w:r>
        <w:r>
          <w:rPr>
            <w:noProof/>
            <w:webHidden/>
          </w:rPr>
          <w:fldChar w:fldCharType="separate"/>
        </w:r>
        <w:r>
          <w:rPr>
            <w:noProof/>
            <w:webHidden/>
          </w:rPr>
          <w:t>80</w:t>
        </w:r>
        <w:r>
          <w:rPr>
            <w:noProof/>
            <w:webHidden/>
          </w:rPr>
          <w:fldChar w:fldCharType="end"/>
        </w:r>
      </w:hyperlink>
    </w:p>
    <w:p w14:paraId="7336D27D" w14:textId="757EC867" w:rsidR="00487377" w:rsidRDefault="00487377">
      <w:pPr>
        <w:pStyle w:val="TableofFigures"/>
        <w:tabs>
          <w:tab w:val="right" w:leader="dot" w:pos="9016"/>
        </w:tabs>
        <w:rPr>
          <w:rFonts w:eastAsiaTheme="minorEastAsia"/>
          <w:noProof/>
          <w:lang w:val="en-ID" w:eastAsia="en-ID"/>
        </w:rPr>
      </w:pPr>
      <w:hyperlink w:anchor="_Toc243681110" w:history="1">
        <w:r w:rsidRPr="003D1FF2">
          <w:rPr>
            <w:rStyle w:val="Hyperlink"/>
            <w:rFonts w:cs="Times New Roman"/>
            <w:noProof/>
          </w:rPr>
          <w:t>Gambar 3. 10</w:t>
        </w:r>
        <w:r w:rsidRPr="003D1FF2">
          <w:rPr>
            <w:rStyle w:val="Hyperlink"/>
            <w:rFonts w:cs="Times New Roman"/>
            <w:noProof/>
            <w:lang w:val="en-US"/>
          </w:rPr>
          <w:t xml:space="preserve"> Halaman data siswa</w:t>
        </w:r>
        <w:r>
          <w:rPr>
            <w:noProof/>
            <w:webHidden/>
          </w:rPr>
          <w:tab/>
        </w:r>
        <w:r>
          <w:rPr>
            <w:noProof/>
            <w:webHidden/>
          </w:rPr>
          <w:fldChar w:fldCharType="begin"/>
        </w:r>
        <w:r>
          <w:rPr>
            <w:noProof/>
            <w:webHidden/>
          </w:rPr>
          <w:instrText xml:space="preserve"> PAGEREF _Toc243681110 \h </w:instrText>
        </w:r>
        <w:r>
          <w:rPr>
            <w:noProof/>
            <w:webHidden/>
          </w:rPr>
        </w:r>
        <w:r>
          <w:rPr>
            <w:noProof/>
            <w:webHidden/>
          </w:rPr>
          <w:fldChar w:fldCharType="separate"/>
        </w:r>
        <w:r>
          <w:rPr>
            <w:noProof/>
            <w:webHidden/>
          </w:rPr>
          <w:t>81</w:t>
        </w:r>
        <w:r>
          <w:rPr>
            <w:noProof/>
            <w:webHidden/>
          </w:rPr>
          <w:fldChar w:fldCharType="end"/>
        </w:r>
      </w:hyperlink>
    </w:p>
    <w:p w14:paraId="1935E7CB" w14:textId="5040188E" w:rsidR="00487377" w:rsidRDefault="00487377">
      <w:pPr>
        <w:pStyle w:val="TableofFigures"/>
        <w:tabs>
          <w:tab w:val="right" w:leader="dot" w:pos="9016"/>
        </w:tabs>
        <w:rPr>
          <w:rFonts w:eastAsiaTheme="minorEastAsia"/>
          <w:noProof/>
          <w:lang w:val="en-ID" w:eastAsia="en-ID"/>
        </w:rPr>
      </w:pPr>
      <w:hyperlink w:anchor="_Toc243681111" w:history="1">
        <w:r w:rsidRPr="003D1FF2">
          <w:rPr>
            <w:rStyle w:val="Hyperlink"/>
            <w:rFonts w:cs="Times New Roman"/>
            <w:noProof/>
          </w:rPr>
          <w:t>Gambar 3. 11</w:t>
        </w:r>
        <w:r w:rsidRPr="003D1FF2">
          <w:rPr>
            <w:rStyle w:val="Hyperlink"/>
            <w:rFonts w:cs="Times New Roman"/>
            <w:noProof/>
            <w:lang w:val="en-US"/>
          </w:rPr>
          <w:t xml:space="preserve"> Tambah siswa</w:t>
        </w:r>
        <w:r>
          <w:rPr>
            <w:noProof/>
            <w:webHidden/>
          </w:rPr>
          <w:tab/>
        </w:r>
        <w:r>
          <w:rPr>
            <w:noProof/>
            <w:webHidden/>
          </w:rPr>
          <w:fldChar w:fldCharType="begin"/>
        </w:r>
        <w:r>
          <w:rPr>
            <w:noProof/>
            <w:webHidden/>
          </w:rPr>
          <w:instrText xml:space="preserve"> PAGEREF _Toc243681111 \h </w:instrText>
        </w:r>
        <w:r>
          <w:rPr>
            <w:noProof/>
            <w:webHidden/>
          </w:rPr>
        </w:r>
        <w:r>
          <w:rPr>
            <w:noProof/>
            <w:webHidden/>
          </w:rPr>
          <w:fldChar w:fldCharType="separate"/>
        </w:r>
        <w:r>
          <w:rPr>
            <w:noProof/>
            <w:webHidden/>
          </w:rPr>
          <w:t>82</w:t>
        </w:r>
        <w:r>
          <w:rPr>
            <w:noProof/>
            <w:webHidden/>
          </w:rPr>
          <w:fldChar w:fldCharType="end"/>
        </w:r>
      </w:hyperlink>
    </w:p>
    <w:p w14:paraId="440A1D41" w14:textId="63706363" w:rsidR="00487377" w:rsidRDefault="00487377">
      <w:pPr>
        <w:pStyle w:val="TableofFigures"/>
        <w:tabs>
          <w:tab w:val="right" w:leader="dot" w:pos="9016"/>
        </w:tabs>
        <w:rPr>
          <w:rFonts w:eastAsiaTheme="minorEastAsia"/>
          <w:noProof/>
          <w:lang w:val="en-ID" w:eastAsia="en-ID"/>
        </w:rPr>
      </w:pPr>
      <w:hyperlink w:anchor="_Toc243681112" w:history="1">
        <w:r w:rsidRPr="003D1FF2">
          <w:rPr>
            <w:rStyle w:val="Hyperlink"/>
            <w:rFonts w:cs="Times New Roman"/>
            <w:noProof/>
          </w:rPr>
          <w:t>Gambar 3. 12</w:t>
        </w:r>
        <w:r w:rsidRPr="003D1FF2">
          <w:rPr>
            <w:rStyle w:val="Hyperlink"/>
            <w:rFonts w:cs="Times New Roman"/>
            <w:noProof/>
            <w:lang w:val="en-US"/>
          </w:rPr>
          <w:t xml:space="preserve"> Edit siswa</w:t>
        </w:r>
        <w:r>
          <w:rPr>
            <w:noProof/>
            <w:webHidden/>
          </w:rPr>
          <w:tab/>
        </w:r>
        <w:r>
          <w:rPr>
            <w:noProof/>
            <w:webHidden/>
          </w:rPr>
          <w:fldChar w:fldCharType="begin"/>
        </w:r>
        <w:r>
          <w:rPr>
            <w:noProof/>
            <w:webHidden/>
          </w:rPr>
          <w:instrText xml:space="preserve"> PAGEREF _Toc243681112 \h </w:instrText>
        </w:r>
        <w:r>
          <w:rPr>
            <w:noProof/>
            <w:webHidden/>
          </w:rPr>
        </w:r>
        <w:r>
          <w:rPr>
            <w:noProof/>
            <w:webHidden/>
          </w:rPr>
          <w:fldChar w:fldCharType="separate"/>
        </w:r>
        <w:r>
          <w:rPr>
            <w:noProof/>
            <w:webHidden/>
          </w:rPr>
          <w:t>83</w:t>
        </w:r>
        <w:r>
          <w:rPr>
            <w:noProof/>
            <w:webHidden/>
          </w:rPr>
          <w:fldChar w:fldCharType="end"/>
        </w:r>
      </w:hyperlink>
    </w:p>
    <w:p w14:paraId="53111D87" w14:textId="3A96BD97" w:rsidR="00487377" w:rsidRDefault="00487377">
      <w:pPr>
        <w:pStyle w:val="TableofFigures"/>
        <w:tabs>
          <w:tab w:val="right" w:leader="dot" w:pos="9016"/>
        </w:tabs>
        <w:rPr>
          <w:rFonts w:eastAsiaTheme="minorEastAsia"/>
          <w:noProof/>
          <w:lang w:val="en-ID" w:eastAsia="en-ID"/>
        </w:rPr>
      </w:pPr>
      <w:hyperlink w:anchor="_Toc243681113" w:history="1">
        <w:r w:rsidRPr="003D1FF2">
          <w:rPr>
            <w:rStyle w:val="Hyperlink"/>
            <w:rFonts w:cs="Times New Roman"/>
            <w:noProof/>
          </w:rPr>
          <w:t>Gambar 3. 13</w:t>
        </w:r>
        <w:r w:rsidRPr="003D1FF2">
          <w:rPr>
            <w:rStyle w:val="Hyperlink"/>
            <w:rFonts w:cs="Times New Roman"/>
            <w:noProof/>
            <w:lang w:val="en-US"/>
          </w:rPr>
          <w:t xml:space="preserve"> Konfirmasi hapus data siswa</w:t>
        </w:r>
        <w:r>
          <w:rPr>
            <w:noProof/>
            <w:webHidden/>
          </w:rPr>
          <w:tab/>
        </w:r>
        <w:r>
          <w:rPr>
            <w:noProof/>
            <w:webHidden/>
          </w:rPr>
          <w:fldChar w:fldCharType="begin"/>
        </w:r>
        <w:r>
          <w:rPr>
            <w:noProof/>
            <w:webHidden/>
          </w:rPr>
          <w:instrText xml:space="preserve"> PAGEREF _Toc243681113 \h </w:instrText>
        </w:r>
        <w:r>
          <w:rPr>
            <w:noProof/>
            <w:webHidden/>
          </w:rPr>
        </w:r>
        <w:r>
          <w:rPr>
            <w:noProof/>
            <w:webHidden/>
          </w:rPr>
          <w:fldChar w:fldCharType="separate"/>
        </w:r>
        <w:r>
          <w:rPr>
            <w:noProof/>
            <w:webHidden/>
          </w:rPr>
          <w:t>84</w:t>
        </w:r>
        <w:r>
          <w:rPr>
            <w:noProof/>
            <w:webHidden/>
          </w:rPr>
          <w:fldChar w:fldCharType="end"/>
        </w:r>
      </w:hyperlink>
    </w:p>
    <w:p w14:paraId="52A6B8DB" w14:textId="0C1671BF" w:rsidR="00487377" w:rsidRDefault="00487377">
      <w:pPr>
        <w:pStyle w:val="TableofFigures"/>
        <w:tabs>
          <w:tab w:val="right" w:leader="dot" w:pos="9016"/>
        </w:tabs>
        <w:rPr>
          <w:rFonts w:eastAsiaTheme="minorEastAsia"/>
          <w:noProof/>
          <w:lang w:val="en-ID" w:eastAsia="en-ID"/>
        </w:rPr>
      </w:pPr>
      <w:hyperlink w:anchor="_Toc243681114" w:history="1">
        <w:r w:rsidRPr="003D1FF2">
          <w:rPr>
            <w:rStyle w:val="Hyperlink"/>
            <w:rFonts w:cs="Times New Roman"/>
            <w:noProof/>
          </w:rPr>
          <w:t>Gambar 3. 14</w:t>
        </w:r>
        <w:r w:rsidRPr="003D1FF2">
          <w:rPr>
            <w:rStyle w:val="Hyperlink"/>
            <w:rFonts w:cs="Times New Roman"/>
            <w:noProof/>
            <w:lang w:val="en-US"/>
          </w:rPr>
          <w:t xml:space="preserve"> Pesan gagal hapus siswa</w:t>
        </w:r>
        <w:r>
          <w:rPr>
            <w:noProof/>
            <w:webHidden/>
          </w:rPr>
          <w:tab/>
        </w:r>
        <w:r>
          <w:rPr>
            <w:noProof/>
            <w:webHidden/>
          </w:rPr>
          <w:fldChar w:fldCharType="begin"/>
        </w:r>
        <w:r>
          <w:rPr>
            <w:noProof/>
            <w:webHidden/>
          </w:rPr>
          <w:instrText xml:space="preserve"> PAGEREF _Toc243681114 \h </w:instrText>
        </w:r>
        <w:r>
          <w:rPr>
            <w:noProof/>
            <w:webHidden/>
          </w:rPr>
        </w:r>
        <w:r>
          <w:rPr>
            <w:noProof/>
            <w:webHidden/>
          </w:rPr>
          <w:fldChar w:fldCharType="separate"/>
        </w:r>
        <w:r>
          <w:rPr>
            <w:noProof/>
            <w:webHidden/>
          </w:rPr>
          <w:t>85</w:t>
        </w:r>
        <w:r>
          <w:rPr>
            <w:noProof/>
            <w:webHidden/>
          </w:rPr>
          <w:fldChar w:fldCharType="end"/>
        </w:r>
      </w:hyperlink>
    </w:p>
    <w:p w14:paraId="610E8A37" w14:textId="2E84819C" w:rsidR="00487377" w:rsidRDefault="00487377">
      <w:pPr>
        <w:pStyle w:val="TableofFigures"/>
        <w:tabs>
          <w:tab w:val="right" w:leader="dot" w:pos="9016"/>
        </w:tabs>
        <w:rPr>
          <w:rFonts w:eastAsiaTheme="minorEastAsia"/>
          <w:noProof/>
          <w:lang w:val="en-ID" w:eastAsia="en-ID"/>
        </w:rPr>
      </w:pPr>
      <w:hyperlink w:anchor="_Toc243681115" w:history="1">
        <w:r w:rsidRPr="003D1FF2">
          <w:rPr>
            <w:rStyle w:val="Hyperlink"/>
            <w:rFonts w:cs="Times New Roman"/>
            <w:noProof/>
          </w:rPr>
          <w:t>Gambar 3. 15</w:t>
        </w:r>
        <w:r w:rsidRPr="003D1FF2">
          <w:rPr>
            <w:rStyle w:val="Hyperlink"/>
            <w:rFonts w:cs="Times New Roman"/>
            <w:noProof/>
            <w:lang w:val="en-US"/>
          </w:rPr>
          <w:t xml:space="preserve"> Pesan berhasil hapus data siswa</w:t>
        </w:r>
        <w:r>
          <w:rPr>
            <w:noProof/>
            <w:webHidden/>
          </w:rPr>
          <w:tab/>
        </w:r>
        <w:r>
          <w:rPr>
            <w:noProof/>
            <w:webHidden/>
          </w:rPr>
          <w:fldChar w:fldCharType="begin"/>
        </w:r>
        <w:r>
          <w:rPr>
            <w:noProof/>
            <w:webHidden/>
          </w:rPr>
          <w:instrText xml:space="preserve"> PAGEREF _Toc243681115 \h </w:instrText>
        </w:r>
        <w:r>
          <w:rPr>
            <w:noProof/>
            <w:webHidden/>
          </w:rPr>
        </w:r>
        <w:r>
          <w:rPr>
            <w:noProof/>
            <w:webHidden/>
          </w:rPr>
          <w:fldChar w:fldCharType="separate"/>
        </w:r>
        <w:r>
          <w:rPr>
            <w:noProof/>
            <w:webHidden/>
          </w:rPr>
          <w:t>86</w:t>
        </w:r>
        <w:r>
          <w:rPr>
            <w:noProof/>
            <w:webHidden/>
          </w:rPr>
          <w:fldChar w:fldCharType="end"/>
        </w:r>
      </w:hyperlink>
    </w:p>
    <w:p w14:paraId="05D945F6" w14:textId="3C16B253" w:rsidR="00487377" w:rsidRDefault="00487377">
      <w:pPr>
        <w:pStyle w:val="TableofFigures"/>
        <w:tabs>
          <w:tab w:val="right" w:leader="dot" w:pos="9016"/>
        </w:tabs>
        <w:rPr>
          <w:rFonts w:eastAsiaTheme="minorEastAsia"/>
          <w:noProof/>
          <w:lang w:val="en-ID" w:eastAsia="en-ID"/>
        </w:rPr>
      </w:pPr>
      <w:hyperlink w:anchor="_Toc243681116" w:history="1">
        <w:r w:rsidRPr="003D1FF2">
          <w:rPr>
            <w:rStyle w:val="Hyperlink"/>
            <w:rFonts w:cs="Times New Roman"/>
            <w:noProof/>
          </w:rPr>
          <w:t>Gambar 3. 16</w:t>
        </w:r>
        <w:r w:rsidRPr="003D1FF2">
          <w:rPr>
            <w:rStyle w:val="Hyperlink"/>
            <w:rFonts w:cs="Times New Roman"/>
            <w:noProof/>
            <w:lang w:val="en-US"/>
          </w:rPr>
          <w:t xml:space="preserve"> Pencarian data siswa</w:t>
        </w:r>
        <w:r>
          <w:rPr>
            <w:noProof/>
            <w:webHidden/>
          </w:rPr>
          <w:tab/>
        </w:r>
        <w:r>
          <w:rPr>
            <w:noProof/>
            <w:webHidden/>
          </w:rPr>
          <w:fldChar w:fldCharType="begin"/>
        </w:r>
        <w:r>
          <w:rPr>
            <w:noProof/>
            <w:webHidden/>
          </w:rPr>
          <w:instrText xml:space="preserve"> PAGEREF _Toc243681116 \h </w:instrText>
        </w:r>
        <w:r>
          <w:rPr>
            <w:noProof/>
            <w:webHidden/>
          </w:rPr>
        </w:r>
        <w:r>
          <w:rPr>
            <w:noProof/>
            <w:webHidden/>
          </w:rPr>
          <w:fldChar w:fldCharType="separate"/>
        </w:r>
        <w:r>
          <w:rPr>
            <w:noProof/>
            <w:webHidden/>
          </w:rPr>
          <w:t>87</w:t>
        </w:r>
        <w:r>
          <w:rPr>
            <w:noProof/>
            <w:webHidden/>
          </w:rPr>
          <w:fldChar w:fldCharType="end"/>
        </w:r>
      </w:hyperlink>
    </w:p>
    <w:p w14:paraId="7B5DAA02" w14:textId="51D0A3E1" w:rsidR="00487377" w:rsidRDefault="00487377">
      <w:pPr>
        <w:pStyle w:val="TableofFigures"/>
        <w:tabs>
          <w:tab w:val="right" w:leader="dot" w:pos="9016"/>
        </w:tabs>
        <w:rPr>
          <w:rFonts w:eastAsiaTheme="minorEastAsia"/>
          <w:noProof/>
          <w:lang w:val="en-ID" w:eastAsia="en-ID"/>
        </w:rPr>
      </w:pPr>
      <w:hyperlink w:anchor="_Toc243681117" w:history="1">
        <w:r w:rsidRPr="003D1FF2">
          <w:rPr>
            <w:rStyle w:val="Hyperlink"/>
            <w:rFonts w:cs="Times New Roman"/>
            <w:noProof/>
          </w:rPr>
          <w:t>Gambar 3. 17</w:t>
        </w:r>
        <w:r w:rsidRPr="003D1FF2">
          <w:rPr>
            <w:rStyle w:val="Hyperlink"/>
            <w:rFonts w:cs="Times New Roman"/>
            <w:noProof/>
            <w:lang w:val="en-US"/>
          </w:rPr>
          <w:t xml:space="preserve"> Halaman data kategori</w:t>
        </w:r>
        <w:r>
          <w:rPr>
            <w:noProof/>
            <w:webHidden/>
          </w:rPr>
          <w:tab/>
        </w:r>
        <w:r>
          <w:rPr>
            <w:noProof/>
            <w:webHidden/>
          </w:rPr>
          <w:fldChar w:fldCharType="begin"/>
        </w:r>
        <w:r>
          <w:rPr>
            <w:noProof/>
            <w:webHidden/>
          </w:rPr>
          <w:instrText xml:space="preserve"> PAGEREF _Toc243681117 \h </w:instrText>
        </w:r>
        <w:r>
          <w:rPr>
            <w:noProof/>
            <w:webHidden/>
          </w:rPr>
        </w:r>
        <w:r>
          <w:rPr>
            <w:noProof/>
            <w:webHidden/>
          </w:rPr>
          <w:fldChar w:fldCharType="separate"/>
        </w:r>
        <w:r>
          <w:rPr>
            <w:noProof/>
            <w:webHidden/>
          </w:rPr>
          <w:t>88</w:t>
        </w:r>
        <w:r>
          <w:rPr>
            <w:noProof/>
            <w:webHidden/>
          </w:rPr>
          <w:fldChar w:fldCharType="end"/>
        </w:r>
      </w:hyperlink>
    </w:p>
    <w:p w14:paraId="534FFF0B" w14:textId="2A469B88" w:rsidR="00487377" w:rsidRDefault="00487377">
      <w:pPr>
        <w:pStyle w:val="TableofFigures"/>
        <w:tabs>
          <w:tab w:val="right" w:leader="dot" w:pos="9016"/>
        </w:tabs>
        <w:rPr>
          <w:rFonts w:eastAsiaTheme="minorEastAsia"/>
          <w:noProof/>
          <w:lang w:val="en-ID" w:eastAsia="en-ID"/>
        </w:rPr>
      </w:pPr>
      <w:hyperlink w:anchor="_Toc243681118" w:history="1">
        <w:r w:rsidRPr="003D1FF2">
          <w:rPr>
            <w:rStyle w:val="Hyperlink"/>
            <w:rFonts w:cs="Times New Roman"/>
            <w:noProof/>
          </w:rPr>
          <w:t>Gambar 3. 18</w:t>
        </w:r>
        <w:r w:rsidRPr="003D1FF2">
          <w:rPr>
            <w:rStyle w:val="Hyperlink"/>
            <w:rFonts w:cs="Times New Roman"/>
            <w:noProof/>
            <w:lang w:val="en-US"/>
          </w:rPr>
          <w:t xml:space="preserve"> Tambah kategori</w:t>
        </w:r>
        <w:r>
          <w:rPr>
            <w:noProof/>
            <w:webHidden/>
          </w:rPr>
          <w:tab/>
        </w:r>
        <w:r>
          <w:rPr>
            <w:noProof/>
            <w:webHidden/>
          </w:rPr>
          <w:fldChar w:fldCharType="begin"/>
        </w:r>
        <w:r>
          <w:rPr>
            <w:noProof/>
            <w:webHidden/>
          </w:rPr>
          <w:instrText xml:space="preserve"> PAGEREF _Toc243681118 \h </w:instrText>
        </w:r>
        <w:r>
          <w:rPr>
            <w:noProof/>
            <w:webHidden/>
          </w:rPr>
        </w:r>
        <w:r>
          <w:rPr>
            <w:noProof/>
            <w:webHidden/>
          </w:rPr>
          <w:fldChar w:fldCharType="separate"/>
        </w:r>
        <w:r>
          <w:rPr>
            <w:noProof/>
            <w:webHidden/>
          </w:rPr>
          <w:t>89</w:t>
        </w:r>
        <w:r>
          <w:rPr>
            <w:noProof/>
            <w:webHidden/>
          </w:rPr>
          <w:fldChar w:fldCharType="end"/>
        </w:r>
      </w:hyperlink>
    </w:p>
    <w:p w14:paraId="3EF82DA0" w14:textId="52D56B39" w:rsidR="00487377" w:rsidRDefault="00487377">
      <w:pPr>
        <w:pStyle w:val="TableofFigures"/>
        <w:tabs>
          <w:tab w:val="right" w:leader="dot" w:pos="9016"/>
        </w:tabs>
        <w:rPr>
          <w:rFonts w:eastAsiaTheme="minorEastAsia"/>
          <w:noProof/>
          <w:lang w:val="en-ID" w:eastAsia="en-ID"/>
        </w:rPr>
      </w:pPr>
      <w:hyperlink w:anchor="_Toc243681119" w:history="1">
        <w:r w:rsidRPr="003D1FF2">
          <w:rPr>
            <w:rStyle w:val="Hyperlink"/>
            <w:rFonts w:cs="Times New Roman"/>
            <w:noProof/>
          </w:rPr>
          <w:t>Gambar 3. 19</w:t>
        </w:r>
        <w:r w:rsidRPr="003D1FF2">
          <w:rPr>
            <w:rStyle w:val="Hyperlink"/>
            <w:rFonts w:cs="Times New Roman"/>
            <w:noProof/>
            <w:lang w:val="en-US"/>
          </w:rPr>
          <w:t xml:space="preserve"> Edit kategori</w:t>
        </w:r>
        <w:r>
          <w:rPr>
            <w:noProof/>
            <w:webHidden/>
          </w:rPr>
          <w:tab/>
        </w:r>
        <w:r>
          <w:rPr>
            <w:noProof/>
            <w:webHidden/>
          </w:rPr>
          <w:fldChar w:fldCharType="begin"/>
        </w:r>
        <w:r>
          <w:rPr>
            <w:noProof/>
            <w:webHidden/>
          </w:rPr>
          <w:instrText xml:space="preserve"> PAGEREF _Toc243681119 \h </w:instrText>
        </w:r>
        <w:r>
          <w:rPr>
            <w:noProof/>
            <w:webHidden/>
          </w:rPr>
        </w:r>
        <w:r>
          <w:rPr>
            <w:noProof/>
            <w:webHidden/>
          </w:rPr>
          <w:fldChar w:fldCharType="separate"/>
        </w:r>
        <w:r>
          <w:rPr>
            <w:noProof/>
            <w:webHidden/>
          </w:rPr>
          <w:t>90</w:t>
        </w:r>
        <w:r>
          <w:rPr>
            <w:noProof/>
            <w:webHidden/>
          </w:rPr>
          <w:fldChar w:fldCharType="end"/>
        </w:r>
      </w:hyperlink>
    </w:p>
    <w:p w14:paraId="51FB2ACA" w14:textId="6DB7BC06" w:rsidR="00487377" w:rsidRDefault="00487377">
      <w:pPr>
        <w:pStyle w:val="TableofFigures"/>
        <w:tabs>
          <w:tab w:val="right" w:leader="dot" w:pos="9016"/>
        </w:tabs>
        <w:rPr>
          <w:rFonts w:eastAsiaTheme="minorEastAsia"/>
          <w:noProof/>
          <w:lang w:val="en-ID" w:eastAsia="en-ID"/>
        </w:rPr>
      </w:pPr>
      <w:hyperlink w:anchor="_Toc243681120" w:history="1">
        <w:r w:rsidRPr="003D1FF2">
          <w:rPr>
            <w:rStyle w:val="Hyperlink"/>
            <w:rFonts w:cs="Times New Roman"/>
            <w:noProof/>
          </w:rPr>
          <w:t>Gambar 3. 20</w:t>
        </w:r>
        <w:r w:rsidRPr="003D1FF2">
          <w:rPr>
            <w:rStyle w:val="Hyperlink"/>
            <w:rFonts w:cs="Times New Roman"/>
            <w:noProof/>
            <w:lang w:val="en-US"/>
          </w:rPr>
          <w:t xml:space="preserve"> Konfirmasi hapus kategori</w:t>
        </w:r>
        <w:r>
          <w:rPr>
            <w:noProof/>
            <w:webHidden/>
          </w:rPr>
          <w:tab/>
        </w:r>
        <w:r>
          <w:rPr>
            <w:noProof/>
            <w:webHidden/>
          </w:rPr>
          <w:fldChar w:fldCharType="begin"/>
        </w:r>
        <w:r>
          <w:rPr>
            <w:noProof/>
            <w:webHidden/>
          </w:rPr>
          <w:instrText xml:space="preserve"> PAGEREF _Toc243681120 \h </w:instrText>
        </w:r>
        <w:r>
          <w:rPr>
            <w:noProof/>
            <w:webHidden/>
          </w:rPr>
        </w:r>
        <w:r>
          <w:rPr>
            <w:noProof/>
            <w:webHidden/>
          </w:rPr>
          <w:fldChar w:fldCharType="separate"/>
        </w:r>
        <w:r>
          <w:rPr>
            <w:noProof/>
            <w:webHidden/>
          </w:rPr>
          <w:t>91</w:t>
        </w:r>
        <w:r>
          <w:rPr>
            <w:noProof/>
            <w:webHidden/>
          </w:rPr>
          <w:fldChar w:fldCharType="end"/>
        </w:r>
      </w:hyperlink>
    </w:p>
    <w:p w14:paraId="2BA57528" w14:textId="179E476A" w:rsidR="00487377" w:rsidRDefault="00487377">
      <w:pPr>
        <w:pStyle w:val="TableofFigures"/>
        <w:tabs>
          <w:tab w:val="right" w:leader="dot" w:pos="9016"/>
        </w:tabs>
        <w:rPr>
          <w:rFonts w:eastAsiaTheme="minorEastAsia"/>
          <w:noProof/>
          <w:lang w:val="en-ID" w:eastAsia="en-ID"/>
        </w:rPr>
      </w:pPr>
      <w:hyperlink w:anchor="_Toc243681121" w:history="1">
        <w:r w:rsidRPr="003D1FF2">
          <w:rPr>
            <w:rStyle w:val="Hyperlink"/>
            <w:rFonts w:cs="Times New Roman"/>
            <w:noProof/>
          </w:rPr>
          <w:t>Gambar 3. 21</w:t>
        </w:r>
        <w:r w:rsidRPr="003D1FF2">
          <w:rPr>
            <w:rStyle w:val="Hyperlink"/>
            <w:rFonts w:cs="Times New Roman"/>
            <w:noProof/>
            <w:lang w:val="en-US"/>
          </w:rPr>
          <w:t xml:space="preserve"> Pesan gagal hapus kategori</w:t>
        </w:r>
        <w:r>
          <w:rPr>
            <w:noProof/>
            <w:webHidden/>
          </w:rPr>
          <w:tab/>
        </w:r>
        <w:r>
          <w:rPr>
            <w:noProof/>
            <w:webHidden/>
          </w:rPr>
          <w:fldChar w:fldCharType="begin"/>
        </w:r>
        <w:r>
          <w:rPr>
            <w:noProof/>
            <w:webHidden/>
          </w:rPr>
          <w:instrText xml:space="preserve"> PAGEREF _Toc243681121 \h </w:instrText>
        </w:r>
        <w:r>
          <w:rPr>
            <w:noProof/>
            <w:webHidden/>
          </w:rPr>
        </w:r>
        <w:r>
          <w:rPr>
            <w:noProof/>
            <w:webHidden/>
          </w:rPr>
          <w:fldChar w:fldCharType="separate"/>
        </w:r>
        <w:r>
          <w:rPr>
            <w:noProof/>
            <w:webHidden/>
          </w:rPr>
          <w:t>92</w:t>
        </w:r>
        <w:r>
          <w:rPr>
            <w:noProof/>
            <w:webHidden/>
          </w:rPr>
          <w:fldChar w:fldCharType="end"/>
        </w:r>
      </w:hyperlink>
    </w:p>
    <w:p w14:paraId="058C36FB" w14:textId="3D48DCF0" w:rsidR="00487377" w:rsidRDefault="00487377">
      <w:pPr>
        <w:pStyle w:val="TableofFigures"/>
        <w:tabs>
          <w:tab w:val="right" w:leader="dot" w:pos="9016"/>
        </w:tabs>
        <w:rPr>
          <w:rFonts w:eastAsiaTheme="minorEastAsia"/>
          <w:noProof/>
          <w:lang w:val="en-ID" w:eastAsia="en-ID"/>
        </w:rPr>
      </w:pPr>
      <w:hyperlink w:anchor="_Toc243681122" w:history="1">
        <w:r w:rsidRPr="003D1FF2">
          <w:rPr>
            <w:rStyle w:val="Hyperlink"/>
            <w:rFonts w:cs="Times New Roman"/>
            <w:noProof/>
          </w:rPr>
          <w:t>Gambar 3. 22</w:t>
        </w:r>
        <w:r w:rsidRPr="003D1FF2">
          <w:rPr>
            <w:rStyle w:val="Hyperlink"/>
            <w:rFonts w:cs="Times New Roman"/>
            <w:noProof/>
            <w:lang w:val="en-US"/>
          </w:rPr>
          <w:t xml:space="preserve"> Pesan berhasil hapus kategori</w:t>
        </w:r>
        <w:r>
          <w:rPr>
            <w:noProof/>
            <w:webHidden/>
          </w:rPr>
          <w:tab/>
        </w:r>
        <w:r>
          <w:rPr>
            <w:noProof/>
            <w:webHidden/>
          </w:rPr>
          <w:fldChar w:fldCharType="begin"/>
        </w:r>
        <w:r>
          <w:rPr>
            <w:noProof/>
            <w:webHidden/>
          </w:rPr>
          <w:instrText xml:space="preserve"> PAGEREF _Toc243681122 \h </w:instrText>
        </w:r>
        <w:r>
          <w:rPr>
            <w:noProof/>
            <w:webHidden/>
          </w:rPr>
        </w:r>
        <w:r>
          <w:rPr>
            <w:noProof/>
            <w:webHidden/>
          </w:rPr>
          <w:fldChar w:fldCharType="separate"/>
        </w:r>
        <w:r>
          <w:rPr>
            <w:noProof/>
            <w:webHidden/>
          </w:rPr>
          <w:t>93</w:t>
        </w:r>
        <w:r>
          <w:rPr>
            <w:noProof/>
            <w:webHidden/>
          </w:rPr>
          <w:fldChar w:fldCharType="end"/>
        </w:r>
      </w:hyperlink>
    </w:p>
    <w:p w14:paraId="6F25FE8B" w14:textId="53C420A8" w:rsidR="00487377" w:rsidRDefault="00487377">
      <w:pPr>
        <w:pStyle w:val="TableofFigures"/>
        <w:tabs>
          <w:tab w:val="right" w:leader="dot" w:pos="9016"/>
        </w:tabs>
        <w:rPr>
          <w:rFonts w:eastAsiaTheme="minorEastAsia"/>
          <w:noProof/>
          <w:lang w:val="en-ID" w:eastAsia="en-ID"/>
        </w:rPr>
      </w:pPr>
      <w:hyperlink w:anchor="_Toc243681123" w:history="1">
        <w:r w:rsidRPr="003D1FF2">
          <w:rPr>
            <w:rStyle w:val="Hyperlink"/>
            <w:rFonts w:cs="Times New Roman"/>
            <w:noProof/>
          </w:rPr>
          <w:t>Gambar 3. 23</w:t>
        </w:r>
        <w:r w:rsidRPr="003D1FF2">
          <w:rPr>
            <w:rStyle w:val="Hyperlink"/>
            <w:rFonts w:cs="Times New Roman"/>
            <w:noProof/>
            <w:lang w:val="en-US"/>
          </w:rPr>
          <w:t xml:space="preserve"> Pencarian data kategori</w:t>
        </w:r>
        <w:r>
          <w:rPr>
            <w:noProof/>
            <w:webHidden/>
          </w:rPr>
          <w:tab/>
        </w:r>
        <w:r>
          <w:rPr>
            <w:noProof/>
            <w:webHidden/>
          </w:rPr>
          <w:fldChar w:fldCharType="begin"/>
        </w:r>
        <w:r>
          <w:rPr>
            <w:noProof/>
            <w:webHidden/>
          </w:rPr>
          <w:instrText xml:space="preserve"> PAGEREF _Toc243681123 \h </w:instrText>
        </w:r>
        <w:r>
          <w:rPr>
            <w:noProof/>
            <w:webHidden/>
          </w:rPr>
        </w:r>
        <w:r>
          <w:rPr>
            <w:noProof/>
            <w:webHidden/>
          </w:rPr>
          <w:fldChar w:fldCharType="separate"/>
        </w:r>
        <w:r>
          <w:rPr>
            <w:noProof/>
            <w:webHidden/>
          </w:rPr>
          <w:t>94</w:t>
        </w:r>
        <w:r>
          <w:rPr>
            <w:noProof/>
            <w:webHidden/>
          </w:rPr>
          <w:fldChar w:fldCharType="end"/>
        </w:r>
      </w:hyperlink>
    </w:p>
    <w:p w14:paraId="1FA2FFA7" w14:textId="4DDCBE38" w:rsidR="00487377" w:rsidRDefault="00487377">
      <w:pPr>
        <w:pStyle w:val="TableofFigures"/>
        <w:tabs>
          <w:tab w:val="right" w:leader="dot" w:pos="9016"/>
        </w:tabs>
        <w:rPr>
          <w:rFonts w:eastAsiaTheme="minorEastAsia"/>
          <w:noProof/>
          <w:lang w:val="en-ID" w:eastAsia="en-ID"/>
        </w:rPr>
      </w:pPr>
      <w:hyperlink w:anchor="_Toc243681124" w:history="1">
        <w:r w:rsidRPr="003D1FF2">
          <w:rPr>
            <w:rStyle w:val="Hyperlink"/>
            <w:rFonts w:cs="Times New Roman"/>
            <w:noProof/>
          </w:rPr>
          <w:t>Gambar 3. 24</w:t>
        </w:r>
        <w:r w:rsidRPr="003D1FF2">
          <w:rPr>
            <w:rStyle w:val="Hyperlink"/>
            <w:rFonts w:cs="Times New Roman"/>
            <w:noProof/>
            <w:lang w:val="en-US"/>
          </w:rPr>
          <w:t xml:space="preserve"> Halaman data aspirasi</w:t>
        </w:r>
        <w:r>
          <w:rPr>
            <w:noProof/>
            <w:webHidden/>
          </w:rPr>
          <w:tab/>
        </w:r>
        <w:r>
          <w:rPr>
            <w:noProof/>
            <w:webHidden/>
          </w:rPr>
          <w:fldChar w:fldCharType="begin"/>
        </w:r>
        <w:r>
          <w:rPr>
            <w:noProof/>
            <w:webHidden/>
          </w:rPr>
          <w:instrText xml:space="preserve"> PAGEREF _Toc243681124 \h </w:instrText>
        </w:r>
        <w:r>
          <w:rPr>
            <w:noProof/>
            <w:webHidden/>
          </w:rPr>
        </w:r>
        <w:r>
          <w:rPr>
            <w:noProof/>
            <w:webHidden/>
          </w:rPr>
          <w:fldChar w:fldCharType="separate"/>
        </w:r>
        <w:r>
          <w:rPr>
            <w:noProof/>
            <w:webHidden/>
          </w:rPr>
          <w:t>95</w:t>
        </w:r>
        <w:r>
          <w:rPr>
            <w:noProof/>
            <w:webHidden/>
          </w:rPr>
          <w:fldChar w:fldCharType="end"/>
        </w:r>
      </w:hyperlink>
    </w:p>
    <w:p w14:paraId="4B366589" w14:textId="266BB8F2" w:rsidR="00487377" w:rsidRDefault="00487377">
      <w:pPr>
        <w:pStyle w:val="TableofFigures"/>
        <w:tabs>
          <w:tab w:val="right" w:leader="dot" w:pos="9016"/>
        </w:tabs>
        <w:rPr>
          <w:rFonts w:eastAsiaTheme="minorEastAsia"/>
          <w:noProof/>
          <w:lang w:val="en-ID" w:eastAsia="en-ID"/>
        </w:rPr>
      </w:pPr>
      <w:hyperlink w:anchor="_Toc243681125" w:history="1">
        <w:r w:rsidRPr="003D1FF2">
          <w:rPr>
            <w:rStyle w:val="Hyperlink"/>
            <w:rFonts w:cs="Times New Roman"/>
            <w:noProof/>
          </w:rPr>
          <w:t>Gambar 3. 25</w:t>
        </w:r>
        <w:r w:rsidRPr="003D1FF2">
          <w:rPr>
            <w:rStyle w:val="Hyperlink"/>
            <w:rFonts w:cs="Times New Roman"/>
            <w:noProof/>
            <w:lang w:val="en-US"/>
          </w:rPr>
          <w:t xml:space="preserve"> Detail aspirasi</w:t>
        </w:r>
        <w:r>
          <w:rPr>
            <w:noProof/>
            <w:webHidden/>
          </w:rPr>
          <w:tab/>
        </w:r>
        <w:r>
          <w:rPr>
            <w:noProof/>
            <w:webHidden/>
          </w:rPr>
          <w:fldChar w:fldCharType="begin"/>
        </w:r>
        <w:r>
          <w:rPr>
            <w:noProof/>
            <w:webHidden/>
          </w:rPr>
          <w:instrText xml:space="preserve"> PAGEREF _Toc243681125 \h </w:instrText>
        </w:r>
        <w:r>
          <w:rPr>
            <w:noProof/>
            <w:webHidden/>
          </w:rPr>
        </w:r>
        <w:r>
          <w:rPr>
            <w:noProof/>
            <w:webHidden/>
          </w:rPr>
          <w:fldChar w:fldCharType="separate"/>
        </w:r>
        <w:r>
          <w:rPr>
            <w:noProof/>
            <w:webHidden/>
          </w:rPr>
          <w:t>96</w:t>
        </w:r>
        <w:r>
          <w:rPr>
            <w:noProof/>
            <w:webHidden/>
          </w:rPr>
          <w:fldChar w:fldCharType="end"/>
        </w:r>
      </w:hyperlink>
    </w:p>
    <w:p w14:paraId="00E217A2" w14:textId="1D815EF0" w:rsidR="00487377" w:rsidRDefault="00487377">
      <w:pPr>
        <w:pStyle w:val="TableofFigures"/>
        <w:tabs>
          <w:tab w:val="right" w:leader="dot" w:pos="9016"/>
        </w:tabs>
        <w:rPr>
          <w:rFonts w:eastAsiaTheme="minorEastAsia"/>
          <w:noProof/>
          <w:lang w:val="en-ID" w:eastAsia="en-ID"/>
        </w:rPr>
      </w:pPr>
      <w:hyperlink w:anchor="_Toc243681126" w:history="1">
        <w:r w:rsidRPr="003D1FF2">
          <w:rPr>
            <w:rStyle w:val="Hyperlink"/>
            <w:rFonts w:cs="Times New Roman"/>
            <w:noProof/>
          </w:rPr>
          <w:t>Gambar 3. 26</w:t>
        </w:r>
        <w:r w:rsidRPr="003D1FF2">
          <w:rPr>
            <w:rStyle w:val="Hyperlink"/>
            <w:rFonts w:cs="Times New Roman"/>
            <w:noProof/>
            <w:lang w:val="en-US"/>
          </w:rPr>
          <w:t xml:space="preserve"> Progres dan feedback</w:t>
        </w:r>
        <w:r>
          <w:rPr>
            <w:noProof/>
            <w:webHidden/>
          </w:rPr>
          <w:tab/>
        </w:r>
        <w:r>
          <w:rPr>
            <w:noProof/>
            <w:webHidden/>
          </w:rPr>
          <w:fldChar w:fldCharType="begin"/>
        </w:r>
        <w:r>
          <w:rPr>
            <w:noProof/>
            <w:webHidden/>
          </w:rPr>
          <w:instrText xml:space="preserve"> PAGEREF _Toc243681126 \h </w:instrText>
        </w:r>
        <w:r>
          <w:rPr>
            <w:noProof/>
            <w:webHidden/>
          </w:rPr>
        </w:r>
        <w:r>
          <w:rPr>
            <w:noProof/>
            <w:webHidden/>
          </w:rPr>
          <w:fldChar w:fldCharType="separate"/>
        </w:r>
        <w:r>
          <w:rPr>
            <w:noProof/>
            <w:webHidden/>
          </w:rPr>
          <w:t>97</w:t>
        </w:r>
        <w:r>
          <w:rPr>
            <w:noProof/>
            <w:webHidden/>
          </w:rPr>
          <w:fldChar w:fldCharType="end"/>
        </w:r>
      </w:hyperlink>
    </w:p>
    <w:p w14:paraId="7CB153AD" w14:textId="417C76AB" w:rsidR="00487377" w:rsidRDefault="00487377">
      <w:pPr>
        <w:pStyle w:val="TableofFigures"/>
        <w:tabs>
          <w:tab w:val="right" w:leader="dot" w:pos="9016"/>
        </w:tabs>
        <w:rPr>
          <w:rFonts w:eastAsiaTheme="minorEastAsia"/>
          <w:noProof/>
          <w:lang w:val="en-ID" w:eastAsia="en-ID"/>
        </w:rPr>
      </w:pPr>
      <w:hyperlink w:anchor="_Toc243681127" w:history="1">
        <w:r w:rsidRPr="003D1FF2">
          <w:rPr>
            <w:rStyle w:val="Hyperlink"/>
            <w:rFonts w:cs="Times New Roman"/>
            <w:noProof/>
          </w:rPr>
          <w:t>Gambar 3. 27</w:t>
        </w:r>
        <w:r w:rsidRPr="003D1FF2">
          <w:rPr>
            <w:rStyle w:val="Hyperlink"/>
            <w:rFonts w:cs="Times New Roman"/>
            <w:noProof/>
            <w:lang w:val="en-US"/>
          </w:rPr>
          <w:t xml:space="preserve"> Filter aspirasi berdasarkan kategori</w:t>
        </w:r>
        <w:r>
          <w:rPr>
            <w:noProof/>
            <w:webHidden/>
          </w:rPr>
          <w:tab/>
        </w:r>
        <w:r>
          <w:rPr>
            <w:noProof/>
            <w:webHidden/>
          </w:rPr>
          <w:fldChar w:fldCharType="begin"/>
        </w:r>
        <w:r>
          <w:rPr>
            <w:noProof/>
            <w:webHidden/>
          </w:rPr>
          <w:instrText xml:space="preserve"> PAGEREF _Toc243681127 \h </w:instrText>
        </w:r>
        <w:r>
          <w:rPr>
            <w:noProof/>
            <w:webHidden/>
          </w:rPr>
        </w:r>
        <w:r>
          <w:rPr>
            <w:noProof/>
            <w:webHidden/>
          </w:rPr>
          <w:fldChar w:fldCharType="separate"/>
        </w:r>
        <w:r>
          <w:rPr>
            <w:noProof/>
            <w:webHidden/>
          </w:rPr>
          <w:t>98</w:t>
        </w:r>
        <w:r>
          <w:rPr>
            <w:noProof/>
            <w:webHidden/>
          </w:rPr>
          <w:fldChar w:fldCharType="end"/>
        </w:r>
      </w:hyperlink>
    </w:p>
    <w:p w14:paraId="39E40C09" w14:textId="41C03D2D" w:rsidR="00487377" w:rsidRDefault="00487377">
      <w:pPr>
        <w:pStyle w:val="TableofFigures"/>
        <w:tabs>
          <w:tab w:val="right" w:leader="dot" w:pos="9016"/>
        </w:tabs>
        <w:rPr>
          <w:rFonts w:eastAsiaTheme="minorEastAsia"/>
          <w:noProof/>
          <w:lang w:val="en-ID" w:eastAsia="en-ID"/>
        </w:rPr>
      </w:pPr>
      <w:hyperlink w:anchor="_Toc243681128" w:history="1">
        <w:r w:rsidRPr="003D1FF2">
          <w:rPr>
            <w:rStyle w:val="Hyperlink"/>
            <w:rFonts w:cs="Times New Roman"/>
            <w:noProof/>
          </w:rPr>
          <w:t>Gambar 3. 28</w:t>
        </w:r>
        <w:r w:rsidRPr="003D1FF2">
          <w:rPr>
            <w:rStyle w:val="Hyperlink"/>
            <w:rFonts w:cs="Times New Roman"/>
            <w:noProof/>
            <w:lang w:val="en-US"/>
          </w:rPr>
          <w:t xml:space="preserve"> Filter aspirasi berdasarkan siswa</w:t>
        </w:r>
        <w:r>
          <w:rPr>
            <w:noProof/>
            <w:webHidden/>
          </w:rPr>
          <w:tab/>
        </w:r>
        <w:r>
          <w:rPr>
            <w:noProof/>
            <w:webHidden/>
          </w:rPr>
          <w:fldChar w:fldCharType="begin"/>
        </w:r>
        <w:r>
          <w:rPr>
            <w:noProof/>
            <w:webHidden/>
          </w:rPr>
          <w:instrText xml:space="preserve"> PAGEREF _Toc243681128 \h </w:instrText>
        </w:r>
        <w:r>
          <w:rPr>
            <w:noProof/>
            <w:webHidden/>
          </w:rPr>
        </w:r>
        <w:r>
          <w:rPr>
            <w:noProof/>
            <w:webHidden/>
          </w:rPr>
          <w:fldChar w:fldCharType="separate"/>
        </w:r>
        <w:r>
          <w:rPr>
            <w:noProof/>
            <w:webHidden/>
          </w:rPr>
          <w:t>99</w:t>
        </w:r>
        <w:r>
          <w:rPr>
            <w:noProof/>
            <w:webHidden/>
          </w:rPr>
          <w:fldChar w:fldCharType="end"/>
        </w:r>
      </w:hyperlink>
    </w:p>
    <w:p w14:paraId="7CAE81C5" w14:textId="5282A75F" w:rsidR="00487377" w:rsidRDefault="00487377">
      <w:pPr>
        <w:pStyle w:val="TableofFigures"/>
        <w:tabs>
          <w:tab w:val="right" w:leader="dot" w:pos="9016"/>
        </w:tabs>
        <w:rPr>
          <w:rFonts w:eastAsiaTheme="minorEastAsia"/>
          <w:noProof/>
          <w:lang w:val="en-ID" w:eastAsia="en-ID"/>
        </w:rPr>
      </w:pPr>
      <w:hyperlink w:anchor="_Toc243681129" w:history="1">
        <w:r w:rsidRPr="003D1FF2">
          <w:rPr>
            <w:rStyle w:val="Hyperlink"/>
            <w:rFonts w:cs="Times New Roman"/>
            <w:noProof/>
          </w:rPr>
          <w:t>Gambar 3. 29</w:t>
        </w:r>
        <w:r w:rsidRPr="003D1FF2">
          <w:rPr>
            <w:rStyle w:val="Hyperlink"/>
            <w:rFonts w:cs="Times New Roman"/>
            <w:noProof/>
            <w:lang w:val="en-US"/>
          </w:rPr>
          <w:t xml:space="preserve"> Filter aspirasi berdasarkan bulan</w:t>
        </w:r>
        <w:r>
          <w:rPr>
            <w:noProof/>
            <w:webHidden/>
          </w:rPr>
          <w:tab/>
        </w:r>
        <w:r>
          <w:rPr>
            <w:noProof/>
            <w:webHidden/>
          </w:rPr>
          <w:fldChar w:fldCharType="begin"/>
        </w:r>
        <w:r>
          <w:rPr>
            <w:noProof/>
            <w:webHidden/>
          </w:rPr>
          <w:instrText xml:space="preserve"> PAGEREF _Toc243681129 \h </w:instrText>
        </w:r>
        <w:r>
          <w:rPr>
            <w:noProof/>
            <w:webHidden/>
          </w:rPr>
        </w:r>
        <w:r>
          <w:rPr>
            <w:noProof/>
            <w:webHidden/>
          </w:rPr>
          <w:fldChar w:fldCharType="separate"/>
        </w:r>
        <w:r>
          <w:rPr>
            <w:noProof/>
            <w:webHidden/>
          </w:rPr>
          <w:t>100</w:t>
        </w:r>
        <w:r>
          <w:rPr>
            <w:noProof/>
            <w:webHidden/>
          </w:rPr>
          <w:fldChar w:fldCharType="end"/>
        </w:r>
      </w:hyperlink>
    </w:p>
    <w:p w14:paraId="4DB54DDD" w14:textId="74C6EEF0" w:rsidR="00487377" w:rsidRDefault="00487377">
      <w:pPr>
        <w:pStyle w:val="TableofFigures"/>
        <w:tabs>
          <w:tab w:val="right" w:leader="dot" w:pos="9016"/>
        </w:tabs>
        <w:rPr>
          <w:rFonts w:eastAsiaTheme="minorEastAsia"/>
          <w:noProof/>
          <w:lang w:val="en-ID" w:eastAsia="en-ID"/>
        </w:rPr>
      </w:pPr>
      <w:hyperlink w:anchor="_Toc243681130" w:history="1">
        <w:r w:rsidRPr="003D1FF2">
          <w:rPr>
            <w:rStyle w:val="Hyperlink"/>
            <w:rFonts w:cs="Times New Roman"/>
            <w:noProof/>
          </w:rPr>
          <w:t>Gambar 3. 30</w:t>
        </w:r>
        <w:r w:rsidRPr="003D1FF2">
          <w:rPr>
            <w:rStyle w:val="Hyperlink"/>
            <w:rFonts w:cs="Times New Roman"/>
            <w:noProof/>
            <w:lang w:val="en-US"/>
          </w:rPr>
          <w:t xml:space="preserve"> Filter aspirasi berdasarkan tanggal</w:t>
        </w:r>
        <w:r>
          <w:rPr>
            <w:noProof/>
            <w:webHidden/>
          </w:rPr>
          <w:tab/>
        </w:r>
        <w:r>
          <w:rPr>
            <w:noProof/>
            <w:webHidden/>
          </w:rPr>
          <w:fldChar w:fldCharType="begin"/>
        </w:r>
        <w:r>
          <w:rPr>
            <w:noProof/>
            <w:webHidden/>
          </w:rPr>
          <w:instrText xml:space="preserve"> PAGEREF _Toc243681130 \h </w:instrText>
        </w:r>
        <w:r>
          <w:rPr>
            <w:noProof/>
            <w:webHidden/>
          </w:rPr>
        </w:r>
        <w:r>
          <w:rPr>
            <w:noProof/>
            <w:webHidden/>
          </w:rPr>
          <w:fldChar w:fldCharType="separate"/>
        </w:r>
        <w:r>
          <w:rPr>
            <w:noProof/>
            <w:webHidden/>
          </w:rPr>
          <w:t>101</w:t>
        </w:r>
        <w:r>
          <w:rPr>
            <w:noProof/>
            <w:webHidden/>
          </w:rPr>
          <w:fldChar w:fldCharType="end"/>
        </w:r>
      </w:hyperlink>
    </w:p>
    <w:p w14:paraId="3F78F552" w14:textId="370FD4DB" w:rsidR="00487377" w:rsidRDefault="00487377">
      <w:pPr>
        <w:pStyle w:val="TableofFigures"/>
        <w:tabs>
          <w:tab w:val="right" w:leader="dot" w:pos="9016"/>
        </w:tabs>
        <w:rPr>
          <w:rFonts w:eastAsiaTheme="minorEastAsia"/>
          <w:noProof/>
          <w:lang w:val="en-ID" w:eastAsia="en-ID"/>
        </w:rPr>
      </w:pPr>
      <w:hyperlink w:anchor="_Toc243681131" w:history="1">
        <w:r w:rsidRPr="003D1FF2">
          <w:rPr>
            <w:rStyle w:val="Hyperlink"/>
            <w:rFonts w:cs="Times New Roman"/>
            <w:noProof/>
          </w:rPr>
          <w:t>Gambar 3. 31</w:t>
        </w:r>
        <w:r w:rsidRPr="003D1FF2">
          <w:rPr>
            <w:rStyle w:val="Hyperlink"/>
            <w:rFonts w:cs="Times New Roman"/>
            <w:noProof/>
            <w:lang w:val="en-US"/>
          </w:rPr>
          <w:t xml:space="preserve"> Pencarian aspirasi berdasarkan kata kunci</w:t>
        </w:r>
        <w:r>
          <w:rPr>
            <w:noProof/>
            <w:webHidden/>
          </w:rPr>
          <w:tab/>
        </w:r>
        <w:r>
          <w:rPr>
            <w:noProof/>
            <w:webHidden/>
          </w:rPr>
          <w:fldChar w:fldCharType="begin"/>
        </w:r>
        <w:r>
          <w:rPr>
            <w:noProof/>
            <w:webHidden/>
          </w:rPr>
          <w:instrText xml:space="preserve"> PAGEREF _Toc243681131 \h </w:instrText>
        </w:r>
        <w:r>
          <w:rPr>
            <w:noProof/>
            <w:webHidden/>
          </w:rPr>
        </w:r>
        <w:r>
          <w:rPr>
            <w:noProof/>
            <w:webHidden/>
          </w:rPr>
          <w:fldChar w:fldCharType="separate"/>
        </w:r>
        <w:r>
          <w:rPr>
            <w:noProof/>
            <w:webHidden/>
          </w:rPr>
          <w:t>102</w:t>
        </w:r>
        <w:r>
          <w:rPr>
            <w:noProof/>
            <w:webHidden/>
          </w:rPr>
          <w:fldChar w:fldCharType="end"/>
        </w:r>
      </w:hyperlink>
    </w:p>
    <w:p w14:paraId="1E68230F" w14:textId="61667B6A" w:rsidR="00487377" w:rsidRDefault="00487377">
      <w:pPr>
        <w:pStyle w:val="TableofFigures"/>
        <w:tabs>
          <w:tab w:val="right" w:leader="dot" w:pos="9016"/>
        </w:tabs>
        <w:rPr>
          <w:rFonts w:eastAsiaTheme="minorEastAsia"/>
          <w:noProof/>
          <w:lang w:val="en-ID" w:eastAsia="en-ID"/>
        </w:rPr>
      </w:pPr>
      <w:hyperlink w:anchor="_Toc243681132" w:history="1">
        <w:r w:rsidRPr="003D1FF2">
          <w:rPr>
            <w:rStyle w:val="Hyperlink"/>
            <w:rFonts w:cs="Times New Roman"/>
            <w:noProof/>
          </w:rPr>
          <w:t>Gambar 3. 32</w:t>
        </w:r>
        <w:r w:rsidRPr="003D1FF2">
          <w:rPr>
            <w:rStyle w:val="Hyperlink"/>
            <w:rFonts w:cs="Times New Roman"/>
            <w:noProof/>
            <w:lang w:val="en-US"/>
          </w:rPr>
          <w:t xml:space="preserve">  Histori aspirasi pada admin</w:t>
        </w:r>
        <w:r>
          <w:rPr>
            <w:noProof/>
            <w:webHidden/>
          </w:rPr>
          <w:tab/>
        </w:r>
        <w:r>
          <w:rPr>
            <w:noProof/>
            <w:webHidden/>
          </w:rPr>
          <w:fldChar w:fldCharType="begin"/>
        </w:r>
        <w:r>
          <w:rPr>
            <w:noProof/>
            <w:webHidden/>
          </w:rPr>
          <w:instrText xml:space="preserve"> PAGEREF _Toc243681132 \h </w:instrText>
        </w:r>
        <w:r>
          <w:rPr>
            <w:noProof/>
            <w:webHidden/>
          </w:rPr>
        </w:r>
        <w:r>
          <w:rPr>
            <w:noProof/>
            <w:webHidden/>
          </w:rPr>
          <w:fldChar w:fldCharType="separate"/>
        </w:r>
        <w:r>
          <w:rPr>
            <w:noProof/>
            <w:webHidden/>
          </w:rPr>
          <w:t>103</w:t>
        </w:r>
        <w:r>
          <w:rPr>
            <w:noProof/>
            <w:webHidden/>
          </w:rPr>
          <w:fldChar w:fldCharType="end"/>
        </w:r>
      </w:hyperlink>
    </w:p>
    <w:p w14:paraId="1C15A8E1" w14:textId="1AFF9DF4" w:rsidR="00487377" w:rsidRDefault="00487377">
      <w:pPr>
        <w:pStyle w:val="TableofFigures"/>
        <w:tabs>
          <w:tab w:val="right" w:leader="dot" w:pos="9016"/>
        </w:tabs>
        <w:rPr>
          <w:rFonts w:eastAsiaTheme="minorEastAsia"/>
          <w:noProof/>
          <w:lang w:val="en-ID" w:eastAsia="en-ID"/>
        </w:rPr>
      </w:pPr>
      <w:hyperlink w:anchor="_Toc243681133" w:history="1">
        <w:r w:rsidRPr="003D1FF2">
          <w:rPr>
            <w:rStyle w:val="Hyperlink"/>
            <w:rFonts w:cs="Times New Roman"/>
            <w:noProof/>
          </w:rPr>
          <w:t>Gambar 3. 33</w:t>
        </w:r>
        <w:r w:rsidRPr="003D1FF2">
          <w:rPr>
            <w:rStyle w:val="Hyperlink"/>
            <w:rFonts w:cs="Times New Roman"/>
            <w:noProof/>
            <w:lang w:val="en-US"/>
          </w:rPr>
          <w:t xml:space="preserve"> Dashboard siswa</w:t>
        </w:r>
        <w:r>
          <w:rPr>
            <w:noProof/>
            <w:webHidden/>
          </w:rPr>
          <w:tab/>
        </w:r>
        <w:r>
          <w:rPr>
            <w:noProof/>
            <w:webHidden/>
          </w:rPr>
          <w:fldChar w:fldCharType="begin"/>
        </w:r>
        <w:r>
          <w:rPr>
            <w:noProof/>
            <w:webHidden/>
          </w:rPr>
          <w:instrText xml:space="preserve"> PAGEREF _Toc243681133 \h </w:instrText>
        </w:r>
        <w:r>
          <w:rPr>
            <w:noProof/>
            <w:webHidden/>
          </w:rPr>
        </w:r>
        <w:r>
          <w:rPr>
            <w:noProof/>
            <w:webHidden/>
          </w:rPr>
          <w:fldChar w:fldCharType="separate"/>
        </w:r>
        <w:r>
          <w:rPr>
            <w:noProof/>
            <w:webHidden/>
          </w:rPr>
          <w:t>104</w:t>
        </w:r>
        <w:r>
          <w:rPr>
            <w:noProof/>
            <w:webHidden/>
          </w:rPr>
          <w:fldChar w:fldCharType="end"/>
        </w:r>
      </w:hyperlink>
    </w:p>
    <w:p w14:paraId="05FC7C95" w14:textId="0257D055" w:rsidR="00487377" w:rsidRDefault="00487377">
      <w:pPr>
        <w:pStyle w:val="TableofFigures"/>
        <w:tabs>
          <w:tab w:val="right" w:leader="dot" w:pos="9016"/>
        </w:tabs>
        <w:rPr>
          <w:rFonts w:eastAsiaTheme="minorEastAsia"/>
          <w:noProof/>
          <w:lang w:val="en-ID" w:eastAsia="en-ID"/>
        </w:rPr>
      </w:pPr>
      <w:hyperlink w:anchor="_Toc243681134" w:history="1">
        <w:r w:rsidRPr="003D1FF2">
          <w:rPr>
            <w:rStyle w:val="Hyperlink"/>
            <w:rFonts w:cs="Times New Roman"/>
            <w:noProof/>
          </w:rPr>
          <w:t>Gambar 3. 34</w:t>
        </w:r>
        <w:r w:rsidRPr="003D1FF2">
          <w:rPr>
            <w:rStyle w:val="Hyperlink"/>
            <w:rFonts w:cs="Times New Roman"/>
            <w:noProof/>
            <w:lang w:val="en-US"/>
          </w:rPr>
          <w:t xml:space="preserve"> Tambah laporan</w:t>
        </w:r>
        <w:r>
          <w:rPr>
            <w:noProof/>
            <w:webHidden/>
          </w:rPr>
          <w:tab/>
        </w:r>
        <w:r>
          <w:rPr>
            <w:noProof/>
            <w:webHidden/>
          </w:rPr>
          <w:fldChar w:fldCharType="begin"/>
        </w:r>
        <w:r>
          <w:rPr>
            <w:noProof/>
            <w:webHidden/>
          </w:rPr>
          <w:instrText xml:space="preserve"> PAGEREF _Toc243681134 \h </w:instrText>
        </w:r>
        <w:r>
          <w:rPr>
            <w:noProof/>
            <w:webHidden/>
          </w:rPr>
        </w:r>
        <w:r>
          <w:rPr>
            <w:noProof/>
            <w:webHidden/>
          </w:rPr>
          <w:fldChar w:fldCharType="separate"/>
        </w:r>
        <w:r>
          <w:rPr>
            <w:noProof/>
            <w:webHidden/>
          </w:rPr>
          <w:t>105</w:t>
        </w:r>
        <w:r>
          <w:rPr>
            <w:noProof/>
            <w:webHidden/>
          </w:rPr>
          <w:fldChar w:fldCharType="end"/>
        </w:r>
      </w:hyperlink>
    </w:p>
    <w:p w14:paraId="4244267D" w14:textId="7A3BB56E" w:rsidR="00487377" w:rsidRDefault="00487377">
      <w:pPr>
        <w:pStyle w:val="TableofFigures"/>
        <w:tabs>
          <w:tab w:val="right" w:leader="dot" w:pos="9016"/>
        </w:tabs>
        <w:rPr>
          <w:rFonts w:eastAsiaTheme="minorEastAsia"/>
          <w:noProof/>
          <w:lang w:val="en-ID" w:eastAsia="en-ID"/>
        </w:rPr>
      </w:pPr>
      <w:hyperlink w:anchor="_Toc243681135" w:history="1">
        <w:r w:rsidRPr="003D1FF2">
          <w:rPr>
            <w:rStyle w:val="Hyperlink"/>
            <w:rFonts w:cs="Times New Roman"/>
            <w:noProof/>
          </w:rPr>
          <w:t>Gambar 3. 35</w:t>
        </w:r>
        <w:r w:rsidRPr="003D1FF2">
          <w:rPr>
            <w:rStyle w:val="Hyperlink"/>
            <w:rFonts w:cs="Times New Roman"/>
            <w:noProof/>
            <w:lang w:val="en-US"/>
          </w:rPr>
          <w:t xml:space="preserve"> Laporan saya</w:t>
        </w:r>
        <w:r>
          <w:rPr>
            <w:noProof/>
            <w:webHidden/>
          </w:rPr>
          <w:tab/>
        </w:r>
        <w:r>
          <w:rPr>
            <w:noProof/>
            <w:webHidden/>
          </w:rPr>
          <w:fldChar w:fldCharType="begin"/>
        </w:r>
        <w:r>
          <w:rPr>
            <w:noProof/>
            <w:webHidden/>
          </w:rPr>
          <w:instrText xml:space="preserve"> PAGEREF _Toc243681135 \h </w:instrText>
        </w:r>
        <w:r>
          <w:rPr>
            <w:noProof/>
            <w:webHidden/>
          </w:rPr>
        </w:r>
        <w:r>
          <w:rPr>
            <w:noProof/>
            <w:webHidden/>
          </w:rPr>
          <w:fldChar w:fldCharType="separate"/>
        </w:r>
        <w:r>
          <w:rPr>
            <w:noProof/>
            <w:webHidden/>
          </w:rPr>
          <w:t>106</w:t>
        </w:r>
        <w:r>
          <w:rPr>
            <w:noProof/>
            <w:webHidden/>
          </w:rPr>
          <w:fldChar w:fldCharType="end"/>
        </w:r>
      </w:hyperlink>
    </w:p>
    <w:p w14:paraId="4B855264" w14:textId="593E56C6" w:rsidR="00487377" w:rsidRDefault="00487377">
      <w:pPr>
        <w:pStyle w:val="TableofFigures"/>
        <w:tabs>
          <w:tab w:val="right" w:leader="dot" w:pos="9016"/>
        </w:tabs>
        <w:rPr>
          <w:rFonts w:eastAsiaTheme="minorEastAsia"/>
          <w:noProof/>
          <w:lang w:val="en-ID" w:eastAsia="en-ID"/>
        </w:rPr>
      </w:pPr>
      <w:hyperlink w:anchor="_Toc243681136" w:history="1">
        <w:r w:rsidRPr="003D1FF2">
          <w:rPr>
            <w:rStyle w:val="Hyperlink"/>
            <w:rFonts w:cs="Times New Roman"/>
            <w:noProof/>
          </w:rPr>
          <w:t>Gambar 3. 36</w:t>
        </w:r>
        <w:r w:rsidRPr="003D1FF2">
          <w:rPr>
            <w:rStyle w:val="Hyperlink"/>
            <w:rFonts w:cs="Times New Roman"/>
            <w:noProof/>
            <w:lang w:val="en-US"/>
          </w:rPr>
          <w:t xml:space="preserve"> Detail laporan pada siswa</w:t>
        </w:r>
        <w:r>
          <w:rPr>
            <w:noProof/>
            <w:webHidden/>
          </w:rPr>
          <w:tab/>
        </w:r>
        <w:r>
          <w:rPr>
            <w:noProof/>
            <w:webHidden/>
          </w:rPr>
          <w:fldChar w:fldCharType="begin"/>
        </w:r>
        <w:r>
          <w:rPr>
            <w:noProof/>
            <w:webHidden/>
          </w:rPr>
          <w:instrText xml:space="preserve"> PAGEREF _Toc243681136 \h </w:instrText>
        </w:r>
        <w:r>
          <w:rPr>
            <w:noProof/>
            <w:webHidden/>
          </w:rPr>
        </w:r>
        <w:r>
          <w:rPr>
            <w:noProof/>
            <w:webHidden/>
          </w:rPr>
          <w:fldChar w:fldCharType="separate"/>
        </w:r>
        <w:r>
          <w:rPr>
            <w:noProof/>
            <w:webHidden/>
          </w:rPr>
          <w:t>107</w:t>
        </w:r>
        <w:r>
          <w:rPr>
            <w:noProof/>
            <w:webHidden/>
          </w:rPr>
          <w:fldChar w:fldCharType="end"/>
        </w:r>
      </w:hyperlink>
    </w:p>
    <w:p w14:paraId="54B69D05" w14:textId="7EA071BE" w:rsidR="00487377" w:rsidRDefault="00487377">
      <w:pPr>
        <w:pStyle w:val="TableofFigures"/>
        <w:tabs>
          <w:tab w:val="right" w:leader="dot" w:pos="9016"/>
        </w:tabs>
        <w:rPr>
          <w:rFonts w:eastAsiaTheme="minorEastAsia"/>
          <w:noProof/>
          <w:lang w:val="en-ID" w:eastAsia="en-ID"/>
        </w:rPr>
      </w:pPr>
      <w:hyperlink w:anchor="_Toc243681137" w:history="1">
        <w:r w:rsidRPr="003D1FF2">
          <w:rPr>
            <w:rStyle w:val="Hyperlink"/>
            <w:rFonts w:cs="Times New Roman"/>
            <w:noProof/>
          </w:rPr>
          <w:t>Gambar 3. 37</w:t>
        </w:r>
        <w:r w:rsidRPr="003D1FF2">
          <w:rPr>
            <w:rStyle w:val="Hyperlink"/>
            <w:rFonts w:cs="Times New Roman"/>
            <w:noProof/>
            <w:lang w:val="en-US"/>
          </w:rPr>
          <w:t xml:space="preserve"> Histori laporan pada siswa</w:t>
        </w:r>
        <w:r>
          <w:rPr>
            <w:noProof/>
            <w:webHidden/>
          </w:rPr>
          <w:tab/>
        </w:r>
        <w:r>
          <w:rPr>
            <w:noProof/>
            <w:webHidden/>
          </w:rPr>
          <w:fldChar w:fldCharType="begin"/>
        </w:r>
        <w:r>
          <w:rPr>
            <w:noProof/>
            <w:webHidden/>
          </w:rPr>
          <w:instrText xml:space="preserve"> PAGEREF _Toc243681137 \h </w:instrText>
        </w:r>
        <w:r>
          <w:rPr>
            <w:noProof/>
            <w:webHidden/>
          </w:rPr>
        </w:r>
        <w:r>
          <w:rPr>
            <w:noProof/>
            <w:webHidden/>
          </w:rPr>
          <w:fldChar w:fldCharType="separate"/>
        </w:r>
        <w:r>
          <w:rPr>
            <w:noProof/>
            <w:webHidden/>
          </w:rPr>
          <w:t>108</w:t>
        </w:r>
        <w:r>
          <w:rPr>
            <w:noProof/>
            <w:webHidden/>
          </w:rPr>
          <w:fldChar w:fldCharType="end"/>
        </w:r>
      </w:hyperlink>
    </w:p>
    <w:p w14:paraId="7CB2A8B9" w14:textId="3D26189C" w:rsidR="00487377" w:rsidRDefault="00487377">
      <w:pPr>
        <w:pStyle w:val="TableofFigures"/>
        <w:tabs>
          <w:tab w:val="right" w:leader="dot" w:pos="9016"/>
        </w:tabs>
        <w:rPr>
          <w:rFonts w:eastAsiaTheme="minorEastAsia"/>
          <w:noProof/>
          <w:lang w:val="en-ID" w:eastAsia="en-ID"/>
        </w:rPr>
      </w:pPr>
      <w:hyperlink w:anchor="_Toc243681138" w:history="1">
        <w:r w:rsidRPr="003D1FF2">
          <w:rPr>
            <w:rStyle w:val="Hyperlink"/>
            <w:rFonts w:cs="Times New Roman"/>
            <w:noProof/>
          </w:rPr>
          <w:t>Gambar 3. 38</w:t>
        </w:r>
        <w:r w:rsidRPr="003D1FF2">
          <w:rPr>
            <w:rStyle w:val="Hyperlink"/>
            <w:rFonts w:cs="Times New Roman"/>
            <w:noProof/>
            <w:lang w:val="en-US"/>
          </w:rPr>
          <w:t xml:space="preserve"> Halaman login setelah berhasil logout</w:t>
        </w:r>
        <w:r>
          <w:rPr>
            <w:noProof/>
            <w:webHidden/>
          </w:rPr>
          <w:tab/>
        </w:r>
        <w:r>
          <w:rPr>
            <w:noProof/>
            <w:webHidden/>
          </w:rPr>
          <w:fldChar w:fldCharType="begin"/>
        </w:r>
        <w:r>
          <w:rPr>
            <w:noProof/>
            <w:webHidden/>
          </w:rPr>
          <w:instrText xml:space="preserve"> PAGEREF _Toc243681138 \h </w:instrText>
        </w:r>
        <w:r>
          <w:rPr>
            <w:noProof/>
            <w:webHidden/>
          </w:rPr>
        </w:r>
        <w:r>
          <w:rPr>
            <w:noProof/>
            <w:webHidden/>
          </w:rPr>
          <w:fldChar w:fldCharType="separate"/>
        </w:r>
        <w:r>
          <w:rPr>
            <w:noProof/>
            <w:webHidden/>
          </w:rPr>
          <w:t>109</w:t>
        </w:r>
        <w:r>
          <w:rPr>
            <w:noProof/>
            <w:webHidden/>
          </w:rPr>
          <w:fldChar w:fldCharType="end"/>
        </w:r>
      </w:hyperlink>
    </w:p>
    <w:p w14:paraId="5515636F" w14:textId="20B9D188" w:rsidR="00487377" w:rsidRDefault="00487377" w:rsidP="00345443">
      <w:pPr>
        <w:pStyle w:val="Heading1"/>
        <w:jc w:val="center"/>
        <w:rPr>
          <w:noProof/>
        </w:rPr>
      </w:pPr>
      <w:r>
        <w:rPr>
          <w:rFonts w:ascii="Times New Roman" w:hAnsi="Times New Roman" w:cs="Times New Roman"/>
          <w:b/>
          <w:bCs/>
          <w:noProof/>
          <w:color w:val="000000" w:themeColor="text1"/>
        </w:rPr>
        <w:fldChar w:fldCharType="end"/>
      </w:r>
      <w:r>
        <w:rPr>
          <w:rFonts w:ascii="Times New Roman" w:hAnsi="Times New Roman" w:cs="Times New Roman"/>
          <w:b/>
          <w:bCs/>
          <w:noProof/>
          <w:color w:val="000000" w:themeColor="text1"/>
          <w:lang w:val="en-US"/>
        </w:rPr>
        <w:t>DAFTAR TABEL</w:t>
      </w:r>
      <w:r>
        <w:rPr>
          <w:rFonts w:ascii="Times New Roman" w:hAnsi="Times New Roman" w:cs="Times New Roman"/>
          <w:b/>
          <w:bCs/>
          <w:noProof/>
          <w:color w:val="000000" w:themeColor="text1"/>
        </w:rPr>
        <w:fldChar w:fldCharType="begin"/>
      </w:r>
      <w:r>
        <w:rPr>
          <w:rFonts w:ascii="Times New Roman" w:hAnsi="Times New Roman" w:cs="Times New Roman"/>
          <w:b/>
          <w:bCs/>
          <w:noProof/>
          <w:color w:val="000000" w:themeColor="text1"/>
        </w:rPr>
        <w:instrText xml:space="preserve"> TOC \h \z \c "Tabel 2." </w:instrText>
      </w:r>
      <w:r>
        <w:rPr>
          <w:rFonts w:ascii="Times New Roman" w:hAnsi="Times New Roman" w:cs="Times New Roman"/>
          <w:b/>
          <w:bCs/>
          <w:noProof/>
          <w:color w:val="000000" w:themeColor="text1"/>
        </w:rPr>
        <w:fldChar w:fldCharType="separate"/>
      </w:r>
    </w:p>
    <w:p w14:paraId="3094842C" w14:textId="33D9D10B" w:rsidR="00487377" w:rsidRDefault="00487377">
      <w:pPr>
        <w:pStyle w:val="TableofFigures"/>
        <w:tabs>
          <w:tab w:val="right" w:leader="dot" w:pos="9016"/>
        </w:tabs>
        <w:rPr>
          <w:rFonts w:asciiTheme="minorHAnsi" w:eastAsiaTheme="minorEastAsia" w:hAnsiTheme="minorHAnsi"/>
          <w:noProof/>
          <w:sz w:val="22"/>
          <w:lang w:val="en-ID" w:eastAsia="en-ID"/>
        </w:rPr>
      </w:pPr>
      <w:hyperlink w:anchor="_Toc243681231" w:history="1">
        <w:r w:rsidRPr="001B2EA5">
          <w:rPr>
            <w:rStyle w:val="Hyperlink"/>
            <w:rFonts w:cs="Times New Roman"/>
            <w:noProof/>
          </w:rPr>
          <w:t>Tabel 2. 1</w:t>
        </w:r>
        <w:r w:rsidRPr="001B2EA5">
          <w:rPr>
            <w:rStyle w:val="Hyperlink"/>
            <w:rFonts w:cs="Times New Roman"/>
            <w:noProof/>
            <w:lang w:val="en-US"/>
          </w:rPr>
          <w:t xml:space="preserve"> Analisis kebutuhan pengguna</w:t>
        </w:r>
        <w:r>
          <w:rPr>
            <w:noProof/>
            <w:webHidden/>
          </w:rPr>
          <w:tab/>
        </w:r>
        <w:r>
          <w:rPr>
            <w:noProof/>
            <w:webHidden/>
          </w:rPr>
          <w:fldChar w:fldCharType="begin"/>
        </w:r>
        <w:r>
          <w:rPr>
            <w:noProof/>
            <w:webHidden/>
          </w:rPr>
          <w:instrText xml:space="preserve"> PAGEREF _Toc243681231 \h </w:instrText>
        </w:r>
        <w:r>
          <w:rPr>
            <w:noProof/>
            <w:webHidden/>
          </w:rPr>
        </w:r>
        <w:r>
          <w:rPr>
            <w:noProof/>
            <w:webHidden/>
          </w:rPr>
          <w:fldChar w:fldCharType="separate"/>
        </w:r>
        <w:r>
          <w:rPr>
            <w:noProof/>
            <w:webHidden/>
          </w:rPr>
          <w:t>10</w:t>
        </w:r>
        <w:r>
          <w:rPr>
            <w:noProof/>
            <w:webHidden/>
          </w:rPr>
          <w:fldChar w:fldCharType="end"/>
        </w:r>
      </w:hyperlink>
    </w:p>
    <w:p w14:paraId="4C9F6692" w14:textId="57A5946C" w:rsidR="00487377" w:rsidRDefault="00487377">
      <w:pPr>
        <w:pStyle w:val="TableofFigures"/>
        <w:tabs>
          <w:tab w:val="right" w:leader="dot" w:pos="9016"/>
        </w:tabs>
        <w:rPr>
          <w:rFonts w:asciiTheme="minorHAnsi" w:eastAsiaTheme="minorEastAsia" w:hAnsiTheme="minorHAnsi"/>
          <w:noProof/>
          <w:sz w:val="22"/>
          <w:lang w:val="en-ID" w:eastAsia="en-ID"/>
        </w:rPr>
      </w:pPr>
      <w:hyperlink w:anchor="_Toc243681232" w:history="1">
        <w:r w:rsidRPr="001B2EA5">
          <w:rPr>
            <w:rStyle w:val="Hyperlink"/>
            <w:rFonts w:cs="Times New Roman"/>
            <w:noProof/>
          </w:rPr>
          <w:t>Tabel 2. 2</w:t>
        </w:r>
        <w:r w:rsidRPr="001B2EA5">
          <w:rPr>
            <w:rStyle w:val="Hyperlink"/>
            <w:rFonts w:cs="Times New Roman"/>
            <w:noProof/>
            <w:lang w:val="en-US"/>
          </w:rPr>
          <w:t xml:space="preserve"> Analisis kebutuhan fungsional</w:t>
        </w:r>
        <w:r>
          <w:rPr>
            <w:noProof/>
            <w:webHidden/>
          </w:rPr>
          <w:tab/>
        </w:r>
        <w:r>
          <w:rPr>
            <w:noProof/>
            <w:webHidden/>
          </w:rPr>
          <w:fldChar w:fldCharType="begin"/>
        </w:r>
        <w:r>
          <w:rPr>
            <w:noProof/>
            <w:webHidden/>
          </w:rPr>
          <w:instrText xml:space="preserve"> PAGEREF _Toc243681232 \h </w:instrText>
        </w:r>
        <w:r>
          <w:rPr>
            <w:noProof/>
            <w:webHidden/>
          </w:rPr>
        </w:r>
        <w:r>
          <w:rPr>
            <w:noProof/>
            <w:webHidden/>
          </w:rPr>
          <w:fldChar w:fldCharType="separate"/>
        </w:r>
        <w:r>
          <w:rPr>
            <w:noProof/>
            <w:webHidden/>
          </w:rPr>
          <w:t>11</w:t>
        </w:r>
        <w:r>
          <w:rPr>
            <w:noProof/>
            <w:webHidden/>
          </w:rPr>
          <w:fldChar w:fldCharType="end"/>
        </w:r>
      </w:hyperlink>
    </w:p>
    <w:p w14:paraId="1A2EE009" w14:textId="07B69E45" w:rsidR="00487377" w:rsidRDefault="00487377">
      <w:pPr>
        <w:pStyle w:val="TableofFigures"/>
        <w:tabs>
          <w:tab w:val="right" w:leader="dot" w:pos="9016"/>
        </w:tabs>
        <w:rPr>
          <w:rFonts w:asciiTheme="minorHAnsi" w:eastAsiaTheme="minorEastAsia" w:hAnsiTheme="minorHAnsi"/>
          <w:noProof/>
          <w:sz w:val="22"/>
          <w:lang w:val="en-ID" w:eastAsia="en-ID"/>
        </w:rPr>
      </w:pPr>
      <w:hyperlink w:anchor="_Toc243681233" w:history="1">
        <w:r w:rsidRPr="001B2EA5">
          <w:rPr>
            <w:rStyle w:val="Hyperlink"/>
            <w:rFonts w:cs="Times New Roman"/>
            <w:noProof/>
          </w:rPr>
          <w:t>Tabel 2. 3</w:t>
        </w:r>
        <w:r w:rsidRPr="001B2EA5">
          <w:rPr>
            <w:rStyle w:val="Hyperlink"/>
            <w:rFonts w:cs="Times New Roman"/>
            <w:noProof/>
            <w:lang w:val="en-US"/>
          </w:rPr>
          <w:t xml:space="preserve"> Skenario login</w:t>
        </w:r>
        <w:r>
          <w:rPr>
            <w:noProof/>
            <w:webHidden/>
          </w:rPr>
          <w:tab/>
        </w:r>
        <w:r>
          <w:rPr>
            <w:noProof/>
            <w:webHidden/>
          </w:rPr>
          <w:fldChar w:fldCharType="begin"/>
        </w:r>
        <w:r>
          <w:rPr>
            <w:noProof/>
            <w:webHidden/>
          </w:rPr>
          <w:instrText xml:space="preserve"> PAGEREF _Toc243681233 \h </w:instrText>
        </w:r>
        <w:r>
          <w:rPr>
            <w:noProof/>
            <w:webHidden/>
          </w:rPr>
        </w:r>
        <w:r>
          <w:rPr>
            <w:noProof/>
            <w:webHidden/>
          </w:rPr>
          <w:fldChar w:fldCharType="separate"/>
        </w:r>
        <w:r>
          <w:rPr>
            <w:noProof/>
            <w:webHidden/>
          </w:rPr>
          <w:t>13</w:t>
        </w:r>
        <w:r>
          <w:rPr>
            <w:noProof/>
            <w:webHidden/>
          </w:rPr>
          <w:fldChar w:fldCharType="end"/>
        </w:r>
      </w:hyperlink>
    </w:p>
    <w:p w14:paraId="13556974" w14:textId="1444FD06" w:rsidR="00487377" w:rsidRDefault="00487377">
      <w:pPr>
        <w:pStyle w:val="TableofFigures"/>
        <w:tabs>
          <w:tab w:val="right" w:leader="dot" w:pos="9016"/>
        </w:tabs>
        <w:rPr>
          <w:rFonts w:asciiTheme="minorHAnsi" w:eastAsiaTheme="minorEastAsia" w:hAnsiTheme="minorHAnsi"/>
          <w:noProof/>
          <w:sz w:val="22"/>
          <w:lang w:val="en-ID" w:eastAsia="en-ID"/>
        </w:rPr>
      </w:pPr>
      <w:hyperlink w:anchor="_Toc243681234" w:history="1">
        <w:r w:rsidRPr="001B2EA5">
          <w:rPr>
            <w:rStyle w:val="Hyperlink"/>
            <w:rFonts w:cs="Times New Roman"/>
            <w:noProof/>
          </w:rPr>
          <w:t>Tabel 2. 4</w:t>
        </w:r>
        <w:r w:rsidRPr="001B2EA5">
          <w:rPr>
            <w:rStyle w:val="Hyperlink"/>
            <w:rFonts w:cs="Times New Roman"/>
            <w:noProof/>
            <w:lang w:val="en-US"/>
          </w:rPr>
          <w:t xml:space="preserve"> Skenario logout</w:t>
        </w:r>
        <w:r>
          <w:rPr>
            <w:noProof/>
            <w:webHidden/>
          </w:rPr>
          <w:tab/>
        </w:r>
        <w:r>
          <w:rPr>
            <w:noProof/>
            <w:webHidden/>
          </w:rPr>
          <w:fldChar w:fldCharType="begin"/>
        </w:r>
        <w:r>
          <w:rPr>
            <w:noProof/>
            <w:webHidden/>
          </w:rPr>
          <w:instrText xml:space="preserve"> PAGEREF _Toc243681234 \h </w:instrText>
        </w:r>
        <w:r>
          <w:rPr>
            <w:noProof/>
            <w:webHidden/>
          </w:rPr>
        </w:r>
        <w:r>
          <w:rPr>
            <w:noProof/>
            <w:webHidden/>
          </w:rPr>
          <w:fldChar w:fldCharType="separate"/>
        </w:r>
        <w:r>
          <w:rPr>
            <w:noProof/>
            <w:webHidden/>
          </w:rPr>
          <w:t>14</w:t>
        </w:r>
        <w:r>
          <w:rPr>
            <w:noProof/>
            <w:webHidden/>
          </w:rPr>
          <w:fldChar w:fldCharType="end"/>
        </w:r>
      </w:hyperlink>
    </w:p>
    <w:p w14:paraId="4EBB32C0" w14:textId="2F24E6DC" w:rsidR="00487377" w:rsidRDefault="00487377">
      <w:pPr>
        <w:pStyle w:val="TableofFigures"/>
        <w:tabs>
          <w:tab w:val="right" w:leader="dot" w:pos="9016"/>
        </w:tabs>
        <w:rPr>
          <w:rFonts w:asciiTheme="minorHAnsi" w:eastAsiaTheme="minorEastAsia" w:hAnsiTheme="minorHAnsi"/>
          <w:noProof/>
          <w:sz w:val="22"/>
          <w:lang w:val="en-ID" w:eastAsia="en-ID"/>
        </w:rPr>
      </w:pPr>
      <w:hyperlink w:anchor="_Toc243681235" w:history="1">
        <w:r w:rsidRPr="001B2EA5">
          <w:rPr>
            <w:rStyle w:val="Hyperlink"/>
            <w:rFonts w:cs="Times New Roman"/>
            <w:noProof/>
          </w:rPr>
          <w:t>Tabel 2. 5</w:t>
        </w:r>
        <w:r w:rsidRPr="001B2EA5">
          <w:rPr>
            <w:rStyle w:val="Hyperlink"/>
            <w:rFonts w:cs="Times New Roman"/>
            <w:noProof/>
            <w:lang w:val="en-US"/>
          </w:rPr>
          <w:t xml:space="preserve"> Skenario dashboard</w:t>
        </w:r>
        <w:r>
          <w:rPr>
            <w:noProof/>
            <w:webHidden/>
          </w:rPr>
          <w:tab/>
        </w:r>
        <w:r>
          <w:rPr>
            <w:noProof/>
            <w:webHidden/>
          </w:rPr>
          <w:fldChar w:fldCharType="begin"/>
        </w:r>
        <w:r>
          <w:rPr>
            <w:noProof/>
            <w:webHidden/>
          </w:rPr>
          <w:instrText xml:space="preserve"> PAGEREF _Toc243681235 \h </w:instrText>
        </w:r>
        <w:r>
          <w:rPr>
            <w:noProof/>
            <w:webHidden/>
          </w:rPr>
        </w:r>
        <w:r>
          <w:rPr>
            <w:noProof/>
            <w:webHidden/>
          </w:rPr>
          <w:fldChar w:fldCharType="separate"/>
        </w:r>
        <w:r>
          <w:rPr>
            <w:noProof/>
            <w:webHidden/>
          </w:rPr>
          <w:t>15</w:t>
        </w:r>
        <w:r>
          <w:rPr>
            <w:noProof/>
            <w:webHidden/>
          </w:rPr>
          <w:fldChar w:fldCharType="end"/>
        </w:r>
      </w:hyperlink>
    </w:p>
    <w:p w14:paraId="7E96BEA5" w14:textId="7789C8C5" w:rsidR="00487377" w:rsidRDefault="00487377">
      <w:pPr>
        <w:pStyle w:val="TableofFigures"/>
        <w:tabs>
          <w:tab w:val="right" w:leader="dot" w:pos="9016"/>
        </w:tabs>
        <w:rPr>
          <w:rFonts w:asciiTheme="minorHAnsi" w:eastAsiaTheme="minorEastAsia" w:hAnsiTheme="minorHAnsi"/>
          <w:noProof/>
          <w:sz w:val="22"/>
          <w:lang w:val="en-ID" w:eastAsia="en-ID"/>
        </w:rPr>
      </w:pPr>
      <w:hyperlink w:anchor="_Toc243681236" w:history="1">
        <w:r w:rsidRPr="001B2EA5">
          <w:rPr>
            <w:rStyle w:val="Hyperlink"/>
            <w:rFonts w:cs="Times New Roman"/>
            <w:noProof/>
          </w:rPr>
          <w:t>Tabel 2. 6</w:t>
        </w:r>
        <w:r w:rsidRPr="001B2EA5">
          <w:rPr>
            <w:rStyle w:val="Hyperlink"/>
            <w:rFonts w:cs="Times New Roman"/>
            <w:noProof/>
            <w:lang w:val="en-US"/>
          </w:rPr>
          <w:t xml:space="preserve"> Skenario data siswa</w:t>
        </w:r>
        <w:r>
          <w:rPr>
            <w:noProof/>
            <w:webHidden/>
          </w:rPr>
          <w:tab/>
        </w:r>
        <w:r>
          <w:rPr>
            <w:noProof/>
            <w:webHidden/>
          </w:rPr>
          <w:fldChar w:fldCharType="begin"/>
        </w:r>
        <w:r>
          <w:rPr>
            <w:noProof/>
            <w:webHidden/>
          </w:rPr>
          <w:instrText xml:space="preserve"> PAGEREF _Toc243681236 \h </w:instrText>
        </w:r>
        <w:r>
          <w:rPr>
            <w:noProof/>
            <w:webHidden/>
          </w:rPr>
        </w:r>
        <w:r>
          <w:rPr>
            <w:noProof/>
            <w:webHidden/>
          </w:rPr>
          <w:fldChar w:fldCharType="separate"/>
        </w:r>
        <w:r>
          <w:rPr>
            <w:noProof/>
            <w:webHidden/>
          </w:rPr>
          <w:t>16</w:t>
        </w:r>
        <w:r>
          <w:rPr>
            <w:noProof/>
            <w:webHidden/>
          </w:rPr>
          <w:fldChar w:fldCharType="end"/>
        </w:r>
      </w:hyperlink>
    </w:p>
    <w:p w14:paraId="781CCA68" w14:textId="445EC18F" w:rsidR="00487377" w:rsidRDefault="00487377">
      <w:pPr>
        <w:pStyle w:val="TableofFigures"/>
        <w:tabs>
          <w:tab w:val="right" w:leader="dot" w:pos="9016"/>
        </w:tabs>
        <w:rPr>
          <w:rFonts w:asciiTheme="minorHAnsi" w:eastAsiaTheme="minorEastAsia" w:hAnsiTheme="minorHAnsi"/>
          <w:noProof/>
          <w:sz w:val="22"/>
          <w:lang w:val="en-ID" w:eastAsia="en-ID"/>
        </w:rPr>
      </w:pPr>
      <w:hyperlink w:anchor="_Toc243681237" w:history="1">
        <w:r w:rsidRPr="001B2EA5">
          <w:rPr>
            <w:rStyle w:val="Hyperlink"/>
            <w:rFonts w:cs="Times New Roman"/>
            <w:noProof/>
          </w:rPr>
          <w:t>Tabel 2. 7</w:t>
        </w:r>
        <w:r w:rsidRPr="001B2EA5">
          <w:rPr>
            <w:rStyle w:val="Hyperlink"/>
            <w:rFonts w:cs="Times New Roman"/>
            <w:noProof/>
            <w:lang w:val="en-US"/>
          </w:rPr>
          <w:t xml:space="preserve"> Skenario data kategori</w:t>
        </w:r>
        <w:r>
          <w:rPr>
            <w:noProof/>
            <w:webHidden/>
          </w:rPr>
          <w:tab/>
        </w:r>
        <w:r>
          <w:rPr>
            <w:noProof/>
            <w:webHidden/>
          </w:rPr>
          <w:fldChar w:fldCharType="begin"/>
        </w:r>
        <w:r>
          <w:rPr>
            <w:noProof/>
            <w:webHidden/>
          </w:rPr>
          <w:instrText xml:space="preserve"> PAGEREF _Toc243681237 \h </w:instrText>
        </w:r>
        <w:r>
          <w:rPr>
            <w:noProof/>
            <w:webHidden/>
          </w:rPr>
        </w:r>
        <w:r>
          <w:rPr>
            <w:noProof/>
            <w:webHidden/>
          </w:rPr>
          <w:fldChar w:fldCharType="separate"/>
        </w:r>
        <w:r>
          <w:rPr>
            <w:noProof/>
            <w:webHidden/>
          </w:rPr>
          <w:t>17</w:t>
        </w:r>
        <w:r>
          <w:rPr>
            <w:noProof/>
            <w:webHidden/>
          </w:rPr>
          <w:fldChar w:fldCharType="end"/>
        </w:r>
      </w:hyperlink>
    </w:p>
    <w:p w14:paraId="038DEB66" w14:textId="20DEA2D7" w:rsidR="00487377" w:rsidRDefault="00487377">
      <w:pPr>
        <w:pStyle w:val="TableofFigures"/>
        <w:tabs>
          <w:tab w:val="right" w:leader="dot" w:pos="9016"/>
        </w:tabs>
        <w:rPr>
          <w:rFonts w:asciiTheme="minorHAnsi" w:eastAsiaTheme="minorEastAsia" w:hAnsiTheme="minorHAnsi"/>
          <w:noProof/>
          <w:sz w:val="22"/>
          <w:lang w:val="en-ID" w:eastAsia="en-ID"/>
        </w:rPr>
      </w:pPr>
      <w:hyperlink w:anchor="_Toc243681238" w:history="1">
        <w:r w:rsidRPr="001B2EA5">
          <w:rPr>
            <w:rStyle w:val="Hyperlink"/>
            <w:rFonts w:cs="Times New Roman"/>
            <w:noProof/>
          </w:rPr>
          <w:t>Tabel 2. 8</w:t>
        </w:r>
        <w:r w:rsidRPr="001B2EA5">
          <w:rPr>
            <w:rStyle w:val="Hyperlink"/>
            <w:rFonts w:cs="Times New Roman"/>
            <w:noProof/>
            <w:lang w:val="en-US"/>
          </w:rPr>
          <w:t xml:space="preserve"> Skenario aspirasi</w:t>
        </w:r>
        <w:r>
          <w:rPr>
            <w:noProof/>
            <w:webHidden/>
          </w:rPr>
          <w:tab/>
        </w:r>
        <w:r>
          <w:rPr>
            <w:noProof/>
            <w:webHidden/>
          </w:rPr>
          <w:fldChar w:fldCharType="begin"/>
        </w:r>
        <w:r>
          <w:rPr>
            <w:noProof/>
            <w:webHidden/>
          </w:rPr>
          <w:instrText xml:space="preserve"> PAGEREF _Toc243681238 \h </w:instrText>
        </w:r>
        <w:r>
          <w:rPr>
            <w:noProof/>
            <w:webHidden/>
          </w:rPr>
        </w:r>
        <w:r>
          <w:rPr>
            <w:noProof/>
            <w:webHidden/>
          </w:rPr>
          <w:fldChar w:fldCharType="separate"/>
        </w:r>
        <w:r>
          <w:rPr>
            <w:noProof/>
            <w:webHidden/>
          </w:rPr>
          <w:t>18</w:t>
        </w:r>
        <w:r>
          <w:rPr>
            <w:noProof/>
            <w:webHidden/>
          </w:rPr>
          <w:fldChar w:fldCharType="end"/>
        </w:r>
      </w:hyperlink>
    </w:p>
    <w:p w14:paraId="768C6604" w14:textId="30733817" w:rsidR="00487377" w:rsidRDefault="00487377">
      <w:pPr>
        <w:pStyle w:val="TableofFigures"/>
        <w:tabs>
          <w:tab w:val="right" w:leader="dot" w:pos="9016"/>
        </w:tabs>
        <w:rPr>
          <w:rFonts w:asciiTheme="minorHAnsi" w:eastAsiaTheme="minorEastAsia" w:hAnsiTheme="minorHAnsi"/>
          <w:noProof/>
          <w:sz w:val="22"/>
          <w:lang w:val="en-ID" w:eastAsia="en-ID"/>
        </w:rPr>
      </w:pPr>
      <w:hyperlink w:anchor="_Toc243681239" w:history="1">
        <w:r w:rsidRPr="001B2EA5">
          <w:rPr>
            <w:rStyle w:val="Hyperlink"/>
            <w:rFonts w:cs="Times New Roman"/>
            <w:noProof/>
          </w:rPr>
          <w:t>Tabel 2. 9</w:t>
        </w:r>
        <w:r w:rsidRPr="001B2EA5">
          <w:rPr>
            <w:rStyle w:val="Hyperlink"/>
            <w:rFonts w:cs="Times New Roman"/>
            <w:noProof/>
            <w:lang w:val="en-US"/>
          </w:rPr>
          <w:t xml:space="preserve"> Skenario detail aspirasi</w:t>
        </w:r>
        <w:r>
          <w:rPr>
            <w:noProof/>
            <w:webHidden/>
          </w:rPr>
          <w:tab/>
        </w:r>
        <w:r>
          <w:rPr>
            <w:noProof/>
            <w:webHidden/>
          </w:rPr>
          <w:fldChar w:fldCharType="begin"/>
        </w:r>
        <w:r>
          <w:rPr>
            <w:noProof/>
            <w:webHidden/>
          </w:rPr>
          <w:instrText xml:space="preserve"> PAGEREF _Toc243681239 \h </w:instrText>
        </w:r>
        <w:r>
          <w:rPr>
            <w:noProof/>
            <w:webHidden/>
          </w:rPr>
        </w:r>
        <w:r>
          <w:rPr>
            <w:noProof/>
            <w:webHidden/>
          </w:rPr>
          <w:fldChar w:fldCharType="separate"/>
        </w:r>
        <w:r>
          <w:rPr>
            <w:noProof/>
            <w:webHidden/>
          </w:rPr>
          <w:t>19</w:t>
        </w:r>
        <w:r>
          <w:rPr>
            <w:noProof/>
            <w:webHidden/>
          </w:rPr>
          <w:fldChar w:fldCharType="end"/>
        </w:r>
      </w:hyperlink>
    </w:p>
    <w:p w14:paraId="0332AFFA" w14:textId="00E08141" w:rsidR="00487377" w:rsidRDefault="00487377">
      <w:pPr>
        <w:pStyle w:val="TableofFigures"/>
        <w:tabs>
          <w:tab w:val="right" w:leader="dot" w:pos="9016"/>
        </w:tabs>
        <w:rPr>
          <w:rFonts w:asciiTheme="minorHAnsi" w:eastAsiaTheme="minorEastAsia" w:hAnsiTheme="minorHAnsi"/>
          <w:noProof/>
          <w:sz w:val="22"/>
          <w:lang w:val="en-ID" w:eastAsia="en-ID"/>
        </w:rPr>
      </w:pPr>
      <w:hyperlink w:anchor="_Toc243681240" w:history="1">
        <w:r w:rsidRPr="001B2EA5">
          <w:rPr>
            <w:rStyle w:val="Hyperlink"/>
            <w:rFonts w:cs="Times New Roman"/>
            <w:noProof/>
          </w:rPr>
          <w:t>Tabel 2. 10</w:t>
        </w:r>
        <w:r w:rsidRPr="001B2EA5">
          <w:rPr>
            <w:rStyle w:val="Hyperlink"/>
            <w:rFonts w:cs="Times New Roman"/>
            <w:noProof/>
            <w:lang w:val="en-US"/>
          </w:rPr>
          <w:t xml:space="preserve"> Skenario progress</w:t>
        </w:r>
        <w:r>
          <w:rPr>
            <w:noProof/>
            <w:webHidden/>
          </w:rPr>
          <w:tab/>
        </w:r>
        <w:r>
          <w:rPr>
            <w:noProof/>
            <w:webHidden/>
          </w:rPr>
          <w:fldChar w:fldCharType="begin"/>
        </w:r>
        <w:r>
          <w:rPr>
            <w:noProof/>
            <w:webHidden/>
          </w:rPr>
          <w:instrText xml:space="preserve"> PAGEREF _Toc243681240 \h </w:instrText>
        </w:r>
        <w:r>
          <w:rPr>
            <w:noProof/>
            <w:webHidden/>
          </w:rPr>
        </w:r>
        <w:r>
          <w:rPr>
            <w:noProof/>
            <w:webHidden/>
          </w:rPr>
          <w:fldChar w:fldCharType="separate"/>
        </w:r>
        <w:r>
          <w:rPr>
            <w:noProof/>
            <w:webHidden/>
          </w:rPr>
          <w:t>20</w:t>
        </w:r>
        <w:r>
          <w:rPr>
            <w:noProof/>
            <w:webHidden/>
          </w:rPr>
          <w:fldChar w:fldCharType="end"/>
        </w:r>
      </w:hyperlink>
    </w:p>
    <w:p w14:paraId="4A95BB7F" w14:textId="5FBECE58" w:rsidR="00487377" w:rsidRDefault="00487377">
      <w:pPr>
        <w:pStyle w:val="TableofFigures"/>
        <w:tabs>
          <w:tab w:val="right" w:leader="dot" w:pos="9016"/>
        </w:tabs>
        <w:rPr>
          <w:rFonts w:asciiTheme="minorHAnsi" w:eastAsiaTheme="minorEastAsia" w:hAnsiTheme="minorHAnsi"/>
          <w:noProof/>
          <w:sz w:val="22"/>
          <w:lang w:val="en-ID" w:eastAsia="en-ID"/>
        </w:rPr>
      </w:pPr>
      <w:hyperlink w:anchor="_Toc243681241" w:history="1">
        <w:r w:rsidRPr="001B2EA5">
          <w:rPr>
            <w:rStyle w:val="Hyperlink"/>
            <w:rFonts w:cs="Times New Roman"/>
            <w:noProof/>
          </w:rPr>
          <w:t>Tabel 2. 11</w:t>
        </w:r>
        <w:r w:rsidRPr="001B2EA5">
          <w:rPr>
            <w:rStyle w:val="Hyperlink"/>
            <w:rFonts w:cs="Times New Roman"/>
            <w:noProof/>
            <w:lang w:val="en-US"/>
          </w:rPr>
          <w:t xml:space="preserve"> Skenario histori</w:t>
        </w:r>
        <w:r>
          <w:rPr>
            <w:noProof/>
            <w:webHidden/>
          </w:rPr>
          <w:tab/>
        </w:r>
        <w:r>
          <w:rPr>
            <w:noProof/>
            <w:webHidden/>
          </w:rPr>
          <w:fldChar w:fldCharType="begin"/>
        </w:r>
        <w:r>
          <w:rPr>
            <w:noProof/>
            <w:webHidden/>
          </w:rPr>
          <w:instrText xml:space="preserve"> PAGEREF _Toc243681241 \h </w:instrText>
        </w:r>
        <w:r>
          <w:rPr>
            <w:noProof/>
            <w:webHidden/>
          </w:rPr>
        </w:r>
        <w:r>
          <w:rPr>
            <w:noProof/>
            <w:webHidden/>
          </w:rPr>
          <w:fldChar w:fldCharType="separate"/>
        </w:r>
        <w:r>
          <w:rPr>
            <w:noProof/>
            <w:webHidden/>
          </w:rPr>
          <w:t>21</w:t>
        </w:r>
        <w:r>
          <w:rPr>
            <w:noProof/>
            <w:webHidden/>
          </w:rPr>
          <w:fldChar w:fldCharType="end"/>
        </w:r>
      </w:hyperlink>
    </w:p>
    <w:p w14:paraId="6D46E163" w14:textId="52902391" w:rsidR="00487377" w:rsidRDefault="00487377">
      <w:pPr>
        <w:pStyle w:val="TableofFigures"/>
        <w:tabs>
          <w:tab w:val="right" w:leader="dot" w:pos="9016"/>
        </w:tabs>
        <w:rPr>
          <w:rFonts w:asciiTheme="minorHAnsi" w:eastAsiaTheme="minorEastAsia" w:hAnsiTheme="minorHAnsi"/>
          <w:noProof/>
          <w:sz w:val="22"/>
          <w:lang w:val="en-ID" w:eastAsia="en-ID"/>
        </w:rPr>
      </w:pPr>
      <w:hyperlink w:anchor="_Toc243681242" w:history="1">
        <w:r w:rsidRPr="001B2EA5">
          <w:rPr>
            <w:rStyle w:val="Hyperlink"/>
            <w:rFonts w:cs="Times New Roman"/>
            <w:noProof/>
          </w:rPr>
          <w:t>Tabel 2. 12</w:t>
        </w:r>
        <w:r w:rsidRPr="001B2EA5">
          <w:rPr>
            <w:rStyle w:val="Hyperlink"/>
            <w:rFonts w:cs="Times New Roman"/>
            <w:noProof/>
            <w:lang w:val="en-US"/>
          </w:rPr>
          <w:t xml:space="preserve"> Skenario laporan</w:t>
        </w:r>
        <w:r>
          <w:rPr>
            <w:noProof/>
            <w:webHidden/>
          </w:rPr>
          <w:tab/>
        </w:r>
        <w:r>
          <w:rPr>
            <w:noProof/>
            <w:webHidden/>
          </w:rPr>
          <w:fldChar w:fldCharType="begin"/>
        </w:r>
        <w:r>
          <w:rPr>
            <w:noProof/>
            <w:webHidden/>
          </w:rPr>
          <w:instrText xml:space="preserve"> PAGEREF _Toc243681242 \h </w:instrText>
        </w:r>
        <w:r>
          <w:rPr>
            <w:noProof/>
            <w:webHidden/>
          </w:rPr>
        </w:r>
        <w:r>
          <w:rPr>
            <w:noProof/>
            <w:webHidden/>
          </w:rPr>
          <w:fldChar w:fldCharType="separate"/>
        </w:r>
        <w:r>
          <w:rPr>
            <w:noProof/>
            <w:webHidden/>
          </w:rPr>
          <w:t>22</w:t>
        </w:r>
        <w:r>
          <w:rPr>
            <w:noProof/>
            <w:webHidden/>
          </w:rPr>
          <w:fldChar w:fldCharType="end"/>
        </w:r>
      </w:hyperlink>
    </w:p>
    <w:p w14:paraId="5341732C" w14:textId="523D6BEC" w:rsidR="00487377" w:rsidRDefault="00487377">
      <w:pPr>
        <w:pStyle w:val="TableofFigures"/>
        <w:tabs>
          <w:tab w:val="right" w:leader="dot" w:pos="9016"/>
        </w:tabs>
        <w:rPr>
          <w:rFonts w:asciiTheme="minorHAnsi" w:eastAsiaTheme="minorEastAsia" w:hAnsiTheme="minorHAnsi"/>
          <w:noProof/>
          <w:sz w:val="22"/>
          <w:lang w:val="en-ID" w:eastAsia="en-ID"/>
        </w:rPr>
      </w:pPr>
      <w:hyperlink w:anchor="_Toc243681243" w:history="1">
        <w:r w:rsidRPr="001B2EA5">
          <w:rPr>
            <w:rStyle w:val="Hyperlink"/>
            <w:rFonts w:cs="Times New Roman"/>
            <w:noProof/>
          </w:rPr>
          <w:t>Tabel 2. 13</w:t>
        </w:r>
        <w:r w:rsidRPr="001B2EA5">
          <w:rPr>
            <w:rStyle w:val="Hyperlink"/>
            <w:rFonts w:cs="Times New Roman"/>
            <w:noProof/>
            <w:lang w:val="en-US"/>
          </w:rPr>
          <w:t xml:space="preserve"> Skenario melihat laporan</w:t>
        </w:r>
        <w:r>
          <w:rPr>
            <w:noProof/>
            <w:webHidden/>
          </w:rPr>
          <w:tab/>
        </w:r>
        <w:r>
          <w:rPr>
            <w:noProof/>
            <w:webHidden/>
          </w:rPr>
          <w:fldChar w:fldCharType="begin"/>
        </w:r>
        <w:r>
          <w:rPr>
            <w:noProof/>
            <w:webHidden/>
          </w:rPr>
          <w:instrText xml:space="preserve"> PAGEREF _Toc243681243 \h </w:instrText>
        </w:r>
        <w:r>
          <w:rPr>
            <w:noProof/>
            <w:webHidden/>
          </w:rPr>
        </w:r>
        <w:r>
          <w:rPr>
            <w:noProof/>
            <w:webHidden/>
          </w:rPr>
          <w:fldChar w:fldCharType="separate"/>
        </w:r>
        <w:r>
          <w:rPr>
            <w:noProof/>
            <w:webHidden/>
          </w:rPr>
          <w:t>23</w:t>
        </w:r>
        <w:r>
          <w:rPr>
            <w:noProof/>
            <w:webHidden/>
          </w:rPr>
          <w:fldChar w:fldCharType="end"/>
        </w:r>
      </w:hyperlink>
    </w:p>
    <w:p w14:paraId="10EC4185" w14:textId="2F5C42EE" w:rsidR="00487377" w:rsidRDefault="00487377">
      <w:pPr>
        <w:pStyle w:val="TableofFigures"/>
        <w:tabs>
          <w:tab w:val="right" w:leader="dot" w:pos="9016"/>
        </w:tabs>
        <w:rPr>
          <w:rFonts w:asciiTheme="minorHAnsi" w:eastAsiaTheme="minorEastAsia" w:hAnsiTheme="minorHAnsi"/>
          <w:noProof/>
          <w:sz w:val="22"/>
          <w:lang w:val="en-ID" w:eastAsia="en-ID"/>
        </w:rPr>
      </w:pPr>
      <w:hyperlink w:anchor="_Toc243681244" w:history="1">
        <w:r w:rsidRPr="001B2EA5">
          <w:rPr>
            <w:rStyle w:val="Hyperlink"/>
            <w:rFonts w:cs="Times New Roman"/>
            <w:noProof/>
          </w:rPr>
          <w:t>Tabel 2. 14</w:t>
        </w:r>
        <w:r w:rsidRPr="001B2EA5">
          <w:rPr>
            <w:rStyle w:val="Hyperlink"/>
            <w:rFonts w:cs="Times New Roman"/>
            <w:noProof/>
            <w:lang w:val="en-US"/>
          </w:rPr>
          <w:t xml:space="preserve"> Skenario detail dan progress</w:t>
        </w:r>
        <w:r>
          <w:rPr>
            <w:noProof/>
            <w:webHidden/>
          </w:rPr>
          <w:tab/>
        </w:r>
        <w:r>
          <w:rPr>
            <w:noProof/>
            <w:webHidden/>
          </w:rPr>
          <w:fldChar w:fldCharType="begin"/>
        </w:r>
        <w:r>
          <w:rPr>
            <w:noProof/>
            <w:webHidden/>
          </w:rPr>
          <w:instrText xml:space="preserve"> PAGEREF _Toc243681244 \h </w:instrText>
        </w:r>
        <w:r>
          <w:rPr>
            <w:noProof/>
            <w:webHidden/>
          </w:rPr>
        </w:r>
        <w:r>
          <w:rPr>
            <w:noProof/>
            <w:webHidden/>
          </w:rPr>
          <w:fldChar w:fldCharType="separate"/>
        </w:r>
        <w:r>
          <w:rPr>
            <w:noProof/>
            <w:webHidden/>
          </w:rPr>
          <w:t>24</w:t>
        </w:r>
        <w:r>
          <w:rPr>
            <w:noProof/>
            <w:webHidden/>
          </w:rPr>
          <w:fldChar w:fldCharType="end"/>
        </w:r>
      </w:hyperlink>
    </w:p>
    <w:p w14:paraId="529A3952" w14:textId="0D5BF8F5" w:rsidR="00487377" w:rsidRDefault="00487377">
      <w:pPr>
        <w:pStyle w:val="TableofFigures"/>
        <w:tabs>
          <w:tab w:val="right" w:leader="dot" w:pos="9016"/>
        </w:tabs>
        <w:rPr>
          <w:rFonts w:asciiTheme="minorHAnsi" w:eastAsiaTheme="minorEastAsia" w:hAnsiTheme="minorHAnsi"/>
          <w:noProof/>
          <w:sz w:val="22"/>
          <w:lang w:val="en-ID" w:eastAsia="en-ID"/>
        </w:rPr>
      </w:pPr>
      <w:hyperlink w:anchor="_Toc243681245" w:history="1">
        <w:r w:rsidRPr="001B2EA5">
          <w:rPr>
            <w:rStyle w:val="Hyperlink"/>
            <w:rFonts w:cs="Times New Roman"/>
            <w:noProof/>
          </w:rPr>
          <w:t>Tabel 2. 15</w:t>
        </w:r>
        <w:r w:rsidRPr="001B2EA5">
          <w:rPr>
            <w:rStyle w:val="Hyperlink"/>
            <w:rFonts w:cs="Times New Roman"/>
            <w:noProof/>
            <w:lang w:val="en-US"/>
          </w:rPr>
          <w:t xml:space="preserve"> Skenario melihat histori</w:t>
        </w:r>
        <w:r>
          <w:rPr>
            <w:noProof/>
            <w:webHidden/>
          </w:rPr>
          <w:tab/>
        </w:r>
        <w:r>
          <w:rPr>
            <w:noProof/>
            <w:webHidden/>
          </w:rPr>
          <w:fldChar w:fldCharType="begin"/>
        </w:r>
        <w:r>
          <w:rPr>
            <w:noProof/>
            <w:webHidden/>
          </w:rPr>
          <w:instrText xml:space="preserve"> PAGEREF _Toc243681245 \h </w:instrText>
        </w:r>
        <w:r>
          <w:rPr>
            <w:noProof/>
            <w:webHidden/>
          </w:rPr>
        </w:r>
        <w:r>
          <w:rPr>
            <w:noProof/>
            <w:webHidden/>
          </w:rPr>
          <w:fldChar w:fldCharType="separate"/>
        </w:r>
        <w:r>
          <w:rPr>
            <w:noProof/>
            <w:webHidden/>
          </w:rPr>
          <w:t>25</w:t>
        </w:r>
        <w:r>
          <w:rPr>
            <w:noProof/>
            <w:webHidden/>
          </w:rPr>
          <w:fldChar w:fldCharType="end"/>
        </w:r>
      </w:hyperlink>
    </w:p>
    <w:p w14:paraId="0195ECDD" w14:textId="39F776C2" w:rsidR="00487377" w:rsidRDefault="00487377">
      <w:pPr>
        <w:pStyle w:val="TableofFigures"/>
        <w:tabs>
          <w:tab w:val="right" w:leader="dot" w:pos="9016"/>
        </w:tabs>
        <w:rPr>
          <w:rFonts w:asciiTheme="minorHAnsi" w:eastAsiaTheme="minorEastAsia" w:hAnsiTheme="minorHAnsi"/>
          <w:noProof/>
          <w:sz w:val="22"/>
          <w:lang w:val="en-ID" w:eastAsia="en-ID"/>
        </w:rPr>
      </w:pPr>
      <w:hyperlink w:anchor="_Toc243681246" w:history="1">
        <w:r w:rsidRPr="001B2EA5">
          <w:rPr>
            <w:rStyle w:val="Hyperlink"/>
            <w:rFonts w:cs="Times New Roman"/>
            <w:noProof/>
          </w:rPr>
          <w:t>Tabel 2. 16</w:t>
        </w:r>
        <w:r w:rsidRPr="001B2EA5">
          <w:rPr>
            <w:rStyle w:val="Hyperlink"/>
            <w:rFonts w:cs="Times New Roman"/>
            <w:noProof/>
            <w:lang w:val="en-US"/>
          </w:rPr>
          <w:t xml:space="preserve"> Tabel admin</w:t>
        </w:r>
        <w:r>
          <w:rPr>
            <w:noProof/>
            <w:webHidden/>
          </w:rPr>
          <w:tab/>
        </w:r>
        <w:r>
          <w:rPr>
            <w:noProof/>
            <w:webHidden/>
          </w:rPr>
          <w:fldChar w:fldCharType="begin"/>
        </w:r>
        <w:r>
          <w:rPr>
            <w:noProof/>
            <w:webHidden/>
          </w:rPr>
          <w:instrText xml:space="preserve"> PAGEREF _Toc243681246 \h </w:instrText>
        </w:r>
        <w:r>
          <w:rPr>
            <w:noProof/>
            <w:webHidden/>
          </w:rPr>
        </w:r>
        <w:r>
          <w:rPr>
            <w:noProof/>
            <w:webHidden/>
          </w:rPr>
          <w:fldChar w:fldCharType="separate"/>
        </w:r>
        <w:r>
          <w:rPr>
            <w:noProof/>
            <w:webHidden/>
          </w:rPr>
          <w:t>65</w:t>
        </w:r>
        <w:r>
          <w:rPr>
            <w:noProof/>
            <w:webHidden/>
          </w:rPr>
          <w:fldChar w:fldCharType="end"/>
        </w:r>
      </w:hyperlink>
    </w:p>
    <w:p w14:paraId="6FAC873D" w14:textId="2B9C3309" w:rsidR="00487377" w:rsidRDefault="00487377">
      <w:pPr>
        <w:pStyle w:val="TableofFigures"/>
        <w:tabs>
          <w:tab w:val="right" w:leader="dot" w:pos="9016"/>
        </w:tabs>
        <w:rPr>
          <w:rFonts w:asciiTheme="minorHAnsi" w:eastAsiaTheme="minorEastAsia" w:hAnsiTheme="minorHAnsi"/>
          <w:noProof/>
          <w:sz w:val="22"/>
          <w:lang w:val="en-ID" w:eastAsia="en-ID"/>
        </w:rPr>
      </w:pPr>
      <w:hyperlink w:anchor="_Toc243681247" w:history="1">
        <w:r w:rsidRPr="001B2EA5">
          <w:rPr>
            <w:rStyle w:val="Hyperlink"/>
            <w:rFonts w:cs="Times New Roman"/>
            <w:noProof/>
          </w:rPr>
          <w:t>Tabel 2. 17</w:t>
        </w:r>
        <w:r w:rsidRPr="001B2EA5">
          <w:rPr>
            <w:rStyle w:val="Hyperlink"/>
            <w:rFonts w:cs="Times New Roman"/>
            <w:noProof/>
            <w:lang w:val="en-US"/>
          </w:rPr>
          <w:t xml:space="preserve"> Tabel siswa</w:t>
        </w:r>
        <w:r>
          <w:rPr>
            <w:noProof/>
            <w:webHidden/>
          </w:rPr>
          <w:tab/>
        </w:r>
        <w:r>
          <w:rPr>
            <w:noProof/>
            <w:webHidden/>
          </w:rPr>
          <w:fldChar w:fldCharType="begin"/>
        </w:r>
        <w:r>
          <w:rPr>
            <w:noProof/>
            <w:webHidden/>
          </w:rPr>
          <w:instrText xml:space="preserve"> PAGEREF _Toc243681247 \h </w:instrText>
        </w:r>
        <w:r>
          <w:rPr>
            <w:noProof/>
            <w:webHidden/>
          </w:rPr>
        </w:r>
        <w:r>
          <w:rPr>
            <w:noProof/>
            <w:webHidden/>
          </w:rPr>
          <w:fldChar w:fldCharType="separate"/>
        </w:r>
        <w:r>
          <w:rPr>
            <w:noProof/>
            <w:webHidden/>
          </w:rPr>
          <w:t>65</w:t>
        </w:r>
        <w:r>
          <w:rPr>
            <w:noProof/>
            <w:webHidden/>
          </w:rPr>
          <w:fldChar w:fldCharType="end"/>
        </w:r>
      </w:hyperlink>
    </w:p>
    <w:p w14:paraId="48CD2EC4" w14:textId="5AEBBB67" w:rsidR="00487377" w:rsidRDefault="00487377">
      <w:pPr>
        <w:pStyle w:val="TableofFigures"/>
        <w:tabs>
          <w:tab w:val="right" w:leader="dot" w:pos="9016"/>
        </w:tabs>
        <w:rPr>
          <w:rFonts w:asciiTheme="minorHAnsi" w:eastAsiaTheme="minorEastAsia" w:hAnsiTheme="minorHAnsi"/>
          <w:noProof/>
          <w:sz w:val="22"/>
          <w:lang w:val="en-ID" w:eastAsia="en-ID"/>
        </w:rPr>
      </w:pPr>
      <w:hyperlink w:anchor="_Toc243681248" w:history="1">
        <w:r w:rsidRPr="001B2EA5">
          <w:rPr>
            <w:rStyle w:val="Hyperlink"/>
            <w:rFonts w:cs="Times New Roman"/>
            <w:noProof/>
          </w:rPr>
          <w:t>Tabel 2. 18</w:t>
        </w:r>
        <w:r w:rsidRPr="001B2EA5">
          <w:rPr>
            <w:rStyle w:val="Hyperlink"/>
            <w:rFonts w:cs="Times New Roman"/>
            <w:noProof/>
            <w:lang w:val="en-US"/>
          </w:rPr>
          <w:t xml:space="preserve"> Tabel kategori</w:t>
        </w:r>
        <w:r>
          <w:rPr>
            <w:noProof/>
            <w:webHidden/>
          </w:rPr>
          <w:tab/>
        </w:r>
        <w:r>
          <w:rPr>
            <w:noProof/>
            <w:webHidden/>
          </w:rPr>
          <w:fldChar w:fldCharType="begin"/>
        </w:r>
        <w:r>
          <w:rPr>
            <w:noProof/>
            <w:webHidden/>
          </w:rPr>
          <w:instrText xml:space="preserve"> PAGEREF _Toc243681248 \h </w:instrText>
        </w:r>
        <w:r>
          <w:rPr>
            <w:noProof/>
            <w:webHidden/>
          </w:rPr>
        </w:r>
        <w:r>
          <w:rPr>
            <w:noProof/>
            <w:webHidden/>
          </w:rPr>
          <w:fldChar w:fldCharType="separate"/>
        </w:r>
        <w:r>
          <w:rPr>
            <w:noProof/>
            <w:webHidden/>
          </w:rPr>
          <w:t>66</w:t>
        </w:r>
        <w:r>
          <w:rPr>
            <w:noProof/>
            <w:webHidden/>
          </w:rPr>
          <w:fldChar w:fldCharType="end"/>
        </w:r>
      </w:hyperlink>
    </w:p>
    <w:p w14:paraId="0287E11C" w14:textId="42B15DF7" w:rsidR="00487377" w:rsidRDefault="00487377">
      <w:pPr>
        <w:pStyle w:val="TableofFigures"/>
        <w:tabs>
          <w:tab w:val="right" w:leader="dot" w:pos="9016"/>
        </w:tabs>
        <w:rPr>
          <w:rFonts w:asciiTheme="minorHAnsi" w:eastAsiaTheme="minorEastAsia" w:hAnsiTheme="minorHAnsi"/>
          <w:noProof/>
          <w:sz w:val="22"/>
          <w:lang w:val="en-ID" w:eastAsia="en-ID"/>
        </w:rPr>
      </w:pPr>
      <w:hyperlink w:anchor="_Toc243681249" w:history="1">
        <w:r w:rsidRPr="001B2EA5">
          <w:rPr>
            <w:rStyle w:val="Hyperlink"/>
            <w:rFonts w:cs="Times New Roman"/>
            <w:noProof/>
          </w:rPr>
          <w:t>Tabel 2. 19</w:t>
        </w:r>
        <w:r w:rsidRPr="001B2EA5">
          <w:rPr>
            <w:rStyle w:val="Hyperlink"/>
            <w:rFonts w:cs="Times New Roman"/>
            <w:noProof/>
            <w:lang w:val="en-US"/>
          </w:rPr>
          <w:t xml:space="preserve"> tabel aspirasi</w:t>
        </w:r>
        <w:r>
          <w:rPr>
            <w:noProof/>
            <w:webHidden/>
          </w:rPr>
          <w:tab/>
        </w:r>
        <w:r>
          <w:rPr>
            <w:noProof/>
            <w:webHidden/>
          </w:rPr>
          <w:fldChar w:fldCharType="begin"/>
        </w:r>
        <w:r>
          <w:rPr>
            <w:noProof/>
            <w:webHidden/>
          </w:rPr>
          <w:instrText xml:space="preserve"> PAGEREF _Toc243681249 \h </w:instrText>
        </w:r>
        <w:r>
          <w:rPr>
            <w:noProof/>
            <w:webHidden/>
          </w:rPr>
        </w:r>
        <w:r>
          <w:rPr>
            <w:noProof/>
            <w:webHidden/>
          </w:rPr>
          <w:fldChar w:fldCharType="separate"/>
        </w:r>
        <w:r>
          <w:rPr>
            <w:noProof/>
            <w:webHidden/>
          </w:rPr>
          <w:t>66</w:t>
        </w:r>
        <w:r>
          <w:rPr>
            <w:noProof/>
            <w:webHidden/>
          </w:rPr>
          <w:fldChar w:fldCharType="end"/>
        </w:r>
      </w:hyperlink>
    </w:p>
    <w:p w14:paraId="31D3A2B9" w14:textId="6C71B7E3" w:rsidR="00487377" w:rsidRDefault="00487377">
      <w:pPr>
        <w:pStyle w:val="TableofFigures"/>
        <w:tabs>
          <w:tab w:val="right" w:leader="dot" w:pos="9016"/>
        </w:tabs>
        <w:rPr>
          <w:rFonts w:asciiTheme="minorHAnsi" w:eastAsiaTheme="minorEastAsia" w:hAnsiTheme="minorHAnsi"/>
          <w:noProof/>
          <w:sz w:val="22"/>
          <w:lang w:val="en-ID" w:eastAsia="en-ID"/>
        </w:rPr>
      </w:pPr>
      <w:hyperlink w:anchor="_Toc243681250" w:history="1">
        <w:r w:rsidRPr="001B2EA5">
          <w:rPr>
            <w:rStyle w:val="Hyperlink"/>
            <w:rFonts w:cs="Times New Roman"/>
            <w:noProof/>
          </w:rPr>
          <w:t>Tabel 2. 20</w:t>
        </w:r>
        <w:r w:rsidRPr="001B2EA5">
          <w:rPr>
            <w:rStyle w:val="Hyperlink"/>
            <w:rFonts w:cs="Times New Roman"/>
            <w:noProof/>
            <w:lang w:val="en-US"/>
          </w:rPr>
          <w:t xml:space="preserve"> Tabel progress</w:t>
        </w:r>
        <w:r>
          <w:rPr>
            <w:noProof/>
            <w:webHidden/>
          </w:rPr>
          <w:tab/>
        </w:r>
        <w:r>
          <w:rPr>
            <w:noProof/>
            <w:webHidden/>
          </w:rPr>
          <w:fldChar w:fldCharType="begin"/>
        </w:r>
        <w:r>
          <w:rPr>
            <w:noProof/>
            <w:webHidden/>
          </w:rPr>
          <w:instrText xml:space="preserve"> PAGEREF _Toc243681250 \h </w:instrText>
        </w:r>
        <w:r>
          <w:rPr>
            <w:noProof/>
            <w:webHidden/>
          </w:rPr>
        </w:r>
        <w:r>
          <w:rPr>
            <w:noProof/>
            <w:webHidden/>
          </w:rPr>
          <w:fldChar w:fldCharType="separate"/>
        </w:r>
        <w:r>
          <w:rPr>
            <w:noProof/>
            <w:webHidden/>
          </w:rPr>
          <w:t>67</w:t>
        </w:r>
        <w:r>
          <w:rPr>
            <w:noProof/>
            <w:webHidden/>
          </w:rPr>
          <w:fldChar w:fldCharType="end"/>
        </w:r>
      </w:hyperlink>
    </w:p>
    <w:p w14:paraId="1F166BDA" w14:textId="05904D45" w:rsidR="00487377" w:rsidRDefault="00487377">
      <w:pPr>
        <w:pStyle w:val="TableofFigures"/>
        <w:tabs>
          <w:tab w:val="right" w:leader="dot" w:pos="9016"/>
        </w:tabs>
        <w:rPr>
          <w:rFonts w:asciiTheme="minorHAnsi" w:eastAsiaTheme="minorEastAsia" w:hAnsiTheme="minorHAnsi"/>
          <w:noProof/>
          <w:sz w:val="22"/>
          <w:lang w:val="en-ID" w:eastAsia="en-ID"/>
        </w:rPr>
      </w:pPr>
      <w:hyperlink w:anchor="_Toc243681251" w:history="1">
        <w:r w:rsidRPr="001B2EA5">
          <w:rPr>
            <w:rStyle w:val="Hyperlink"/>
            <w:rFonts w:cs="Times New Roman"/>
            <w:noProof/>
          </w:rPr>
          <w:t>Tabel 2. 21</w:t>
        </w:r>
        <w:r w:rsidRPr="001B2EA5">
          <w:rPr>
            <w:rStyle w:val="Hyperlink"/>
            <w:rFonts w:cs="Times New Roman"/>
            <w:noProof/>
            <w:lang w:val="en-US"/>
          </w:rPr>
          <w:t xml:space="preserve"> Tabel histori</w:t>
        </w:r>
        <w:r>
          <w:rPr>
            <w:noProof/>
            <w:webHidden/>
          </w:rPr>
          <w:tab/>
        </w:r>
        <w:r>
          <w:rPr>
            <w:noProof/>
            <w:webHidden/>
          </w:rPr>
          <w:fldChar w:fldCharType="begin"/>
        </w:r>
        <w:r>
          <w:rPr>
            <w:noProof/>
            <w:webHidden/>
          </w:rPr>
          <w:instrText xml:space="preserve"> PAGEREF _Toc243681251 \h </w:instrText>
        </w:r>
        <w:r>
          <w:rPr>
            <w:noProof/>
            <w:webHidden/>
          </w:rPr>
        </w:r>
        <w:r>
          <w:rPr>
            <w:noProof/>
            <w:webHidden/>
          </w:rPr>
          <w:fldChar w:fldCharType="separate"/>
        </w:r>
        <w:r>
          <w:rPr>
            <w:noProof/>
            <w:webHidden/>
          </w:rPr>
          <w:t>67</w:t>
        </w:r>
        <w:r>
          <w:rPr>
            <w:noProof/>
            <w:webHidden/>
          </w:rPr>
          <w:fldChar w:fldCharType="end"/>
        </w:r>
      </w:hyperlink>
    </w:p>
    <w:p w14:paraId="02CC5DBF" w14:textId="77777777" w:rsidR="00487377" w:rsidRDefault="00487377" w:rsidP="00345443">
      <w:pPr>
        <w:pStyle w:val="Heading1"/>
        <w:jc w:val="center"/>
        <w:rPr>
          <w:noProof/>
        </w:rPr>
      </w:pPr>
      <w:r>
        <w:rPr>
          <w:rFonts w:ascii="Times New Roman" w:hAnsi="Times New Roman" w:cs="Times New Roman"/>
          <w:b/>
          <w:bCs/>
          <w:noProof/>
          <w:color w:val="000000" w:themeColor="text1"/>
        </w:rPr>
        <w:fldChar w:fldCharType="end"/>
      </w:r>
      <w:r>
        <w:rPr>
          <w:rFonts w:ascii="Times New Roman" w:hAnsi="Times New Roman" w:cs="Times New Roman"/>
          <w:b/>
          <w:bCs/>
          <w:noProof/>
          <w:color w:val="000000" w:themeColor="text1"/>
        </w:rPr>
        <w:fldChar w:fldCharType="begin"/>
      </w:r>
      <w:r>
        <w:rPr>
          <w:rFonts w:ascii="Times New Roman" w:hAnsi="Times New Roman" w:cs="Times New Roman"/>
          <w:b/>
          <w:bCs/>
          <w:noProof/>
          <w:color w:val="000000" w:themeColor="text1"/>
        </w:rPr>
        <w:instrText xml:space="preserve"> TOC \h \z \c "Tabel 3." </w:instrText>
      </w:r>
      <w:r>
        <w:rPr>
          <w:rFonts w:ascii="Times New Roman" w:hAnsi="Times New Roman" w:cs="Times New Roman"/>
          <w:b/>
          <w:bCs/>
          <w:noProof/>
          <w:color w:val="000000" w:themeColor="text1"/>
        </w:rPr>
        <w:fldChar w:fldCharType="separate"/>
      </w:r>
    </w:p>
    <w:p w14:paraId="75350E73" w14:textId="0516BC52" w:rsidR="00487377" w:rsidRDefault="00487377">
      <w:pPr>
        <w:pStyle w:val="TableofFigures"/>
        <w:tabs>
          <w:tab w:val="right" w:leader="dot" w:pos="9016"/>
        </w:tabs>
        <w:rPr>
          <w:rFonts w:asciiTheme="minorHAnsi" w:eastAsiaTheme="minorEastAsia" w:hAnsiTheme="minorHAnsi"/>
          <w:noProof/>
          <w:sz w:val="22"/>
          <w:lang w:val="en-ID" w:eastAsia="en-ID"/>
        </w:rPr>
      </w:pPr>
      <w:hyperlink w:anchor="_Toc243681252" w:history="1">
        <w:r w:rsidRPr="0045411B">
          <w:rPr>
            <w:rStyle w:val="Hyperlink"/>
            <w:rFonts w:cs="Times New Roman"/>
            <w:noProof/>
          </w:rPr>
          <w:t>Tabel 3. 1</w:t>
        </w:r>
        <w:r w:rsidRPr="0045411B">
          <w:rPr>
            <w:rStyle w:val="Hyperlink"/>
            <w:rFonts w:cs="Times New Roman"/>
            <w:noProof/>
            <w:lang w:val="en-US"/>
          </w:rPr>
          <w:t xml:space="preserve"> Pengujian Fungsi umum</w:t>
        </w:r>
        <w:r>
          <w:rPr>
            <w:noProof/>
            <w:webHidden/>
          </w:rPr>
          <w:tab/>
        </w:r>
        <w:r>
          <w:rPr>
            <w:noProof/>
            <w:webHidden/>
          </w:rPr>
          <w:fldChar w:fldCharType="begin"/>
        </w:r>
        <w:r>
          <w:rPr>
            <w:noProof/>
            <w:webHidden/>
          </w:rPr>
          <w:instrText xml:space="preserve"> PAGEREF _Toc243681252 \h </w:instrText>
        </w:r>
        <w:r>
          <w:rPr>
            <w:noProof/>
            <w:webHidden/>
          </w:rPr>
        </w:r>
        <w:r>
          <w:rPr>
            <w:noProof/>
            <w:webHidden/>
          </w:rPr>
          <w:fldChar w:fldCharType="separate"/>
        </w:r>
        <w:r>
          <w:rPr>
            <w:noProof/>
            <w:webHidden/>
          </w:rPr>
          <w:t>111</w:t>
        </w:r>
        <w:r>
          <w:rPr>
            <w:noProof/>
            <w:webHidden/>
          </w:rPr>
          <w:fldChar w:fldCharType="end"/>
        </w:r>
      </w:hyperlink>
    </w:p>
    <w:p w14:paraId="0F78361D" w14:textId="2E20B0CD" w:rsidR="00487377" w:rsidRDefault="00487377">
      <w:pPr>
        <w:pStyle w:val="TableofFigures"/>
        <w:tabs>
          <w:tab w:val="right" w:leader="dot" w:pos="9016"/>
        </w:tabs>
        <w:rPr>
          <w:rFonts w:asciiTheme="minorHAnsi" w:eastAsiaTheme="minorEastAsia" w:hAnsiTheme="minorHAnsi"/>
          <w:noProof/>
          <w:sz w:val="22"/>
          <w:lang w:val="en-ID" w:eastAsia="en-ID"/>
        </w:rPr>
      </w:pPr>
      <w:hyperlink w:anchor="_Toc243681253" w:history="1">
        <w:r w:rsidRPr="0045411B">
          <w:rPr>
            <w:rStyle w:val="Hyperlink"/>
            <w:rFonts w:cs="Times New Roman"/>
            <w:noProof/>
          </w:rPr>
          <w:t>Tabel 3. 2</w:t>
        </w:r>
        <w:r w:rsidRPr="0045411B">
          <w:rPr>
            <w:rStyle w:val="Hyperlink"/>
            <w:rFonts w:cs="Times New Roman"/>
            <w:noProof/>
            <w:lang w:val="en-US"/>
          </w:rPr>
          <w:t xml:space="preserve"> Pengujian Fungsi admin</w:t>
        </w:r>
        <w:r>
          <w:rPr>
            <w:noProof/>
            <w:webHidden/>
          </w:rPr>
          <w:tab/>
        </w:r>
        <w:r>
          <w:rPr>
            <w:noProof/>
            <w:webHidden/>
          </w:rPr>
          <w:fldChar w:fldCharType="begin"/>
        </w:r>
        <w:r>
          <w:rPr>
            <w:noProof/>
            <w:webHidden/>
          </w:rPr>
          <w:instrText xml:space="preserve"> PAGEREF _Toc243681253 \h </w:instrText>
        </w:r>
        <w:r>
          <w:rPr>
            <w:noProof/>
            <w:webHidden/>
          </w:rPr>
        </w:r>
        <w:r>
          <w:rPr>
            <w:noProof/>
            <w:webHidden/>
          </w:rPr>
          <w:fldChar w:fldCharType="separate"/>
        </w:r>
        <w:r>
          <w:rPr>
            <w:noProof/>
            <w:webHidden/>
          </w:rPr>
          <w:t>113</w:t>
        </w:r>
        <w:r>
          <w:rPr>
            <w:noProof/>
            <w:webHidden/>
          </w:rPr>
          <w:fldChar w:fldCharType="end"/>
        </w:r>
      </w:hyperlink>
    </w:p>
    <w:p w14:paraId="11C0A2F9" w14:textId="2FF66F2F" w:rsidR="00487377" w:rsidRDefault="00487377">
      <w:pPr>
        <w:pStyle w:val="TableofFigures"/>
        <w:tabs>
          <w:tab w:val="right" w:leader="dot" w:pos="9016"/>
        </w:tabs>
        <w:rPr>
          <w:rFonts w:asciiTheme="minorHAnsi" w:eastAsiaTheme="minorEastAsia" w:hAnsiTheme="minorHAnsi"/>
          <w:noProof/>
          <w:sz w:val="22"/>
          <w:lang w:val="en-ID" w:eastAsia="en-ID"/>
        </w:rPr>
      </w:pPr>
      <w:hyperlink w:anchor="_Toc243681254" w:history="1">
        <w:r w:rsidRPr="0045411B">
          <w:rPr>
            <w:rStyle w:val="Hyperlink"/>
            <w:rFonts w:cs="Times New Roman"/>
            <w:noProof/>
          </w:rPr>
          <w:t>Tabel 3. 3</w:t>
        </w:r>
        <w:r w:rsidRPr="0045411B">
          <w:rPr>
            <w:rStyle w:val="Hyperlink"/>
            <w:rFonts w:cs="Times New Roman"/>
            <w:noProof/>
            <w:lang w:val="en-US"/>
          </w:rPr>
          <w:t xml:space="preserve"> Pengujian Fungsi siswa</w:t>
        </w:r>
        <w:r>
          <w:rPr>
            <w:noProof/>
            <w:webHidden/>
          </w:rPr>
          <w:tab/>
        </w:r>
        <w:r>
          <w:rPr>
            <w:noProof/>
            <w:webHidden/>
          </w:rPr>
          <w:fldChar w:fldCharType="begin"/>
        </w:r>
        <w:r>
          <w:rPr>
            <w:noProof/>
            <w:webHidden/>
          </w:rPr>
          <w:instrText xml:space="preserve"> PAGEREF _Toc243681254 \h </w:instrText>
        </w:r>
        <w:r>
          <w:rPr>
            <w:noProof/>
            <w:webHidden/>
          </w:rPr>
        </w:r>
        <w:r>
          <w:rPr>
            <w:noProof/>
            <w:webHidden/>
          </w:rPr>
          <w:fldChar w:fldCharType="separate"/>
        </w:r>
        <w:r>
          <w:rPr>
            <w:noProof/>
            <w:webHidden/>
          </w:rPr>
          <w:t>113</w:t>
        </w:r>
        <w:r>
          <w:rPr>
            <w:noProof/>
            <w:webHidden/>
          </w:rPr>
          <w:fldChar w:fldCharType="end"/>
        </w:r>
      </w:hyperlink>
    </w:p>
    <w:p w14:paraId="41E5EACC" w14:textId="54B6C5BA" w:rsidR="00487377" w:rsidRDefault="00487377" w:rsidP="00345443">
      <w:pPr>
        <w:pStyle w:val="Heading1"/>
        <w:jc w:val="center"/>
        <w:rPr>
          <w:rFonts w:ascii="Times New Roman" w:hAnsi="Times New Roman" w:cs="Times New Roman"/>
          <w:b/>
          <w:bCs/>
          <w:noProof/>
          <w:color w:val="000000" w:themeColor="text1"/>
        </w:rPr>
      </w:pPr>
      <w:r>
        <w:rPr>
          <w:rFonts w:ascii="Times New Roman" w:hAnsi="Times New Roman" w:cs="Times New Roman"/>
          <w:b/>
          <w:bCs/>
          <w:noProof/>
          <w:color w:val="000000" w:themeColor="text1"/>
        </w:rPr>
        <w:fldChar w:fldCharType="end"/>
      </w:r>
    </w:p>
    <w:p w14:paraId="7D0E95B9" w14:textId="77777777" w:rsidR="00487377" w:rsidRDefault="00487377" w:rsidP="00345443">
      <w:pPr>
        <w:pStyle w:val="Heading1"/>
        <w:jc w:val="center"/>
        <w:rPr>
          <w:rFonts w:ascii="Times New Roman" w:hAnsi="Times New Roman" w:cs="Times New Roman"/>
          <w:b/>
          <w:bCs/>
          <w:noProof/>
          <w:color w:val="000000" w:themeColor="text1"/>
        </w:rPr>
      </w:pPr>
    </w:p>
    <w:p w14:paraId="21B55835" w14:textId="77777777" w:rsidR="00487377" w:rsidRDefault="00487377" w:rsidP="00345443">
      <w:pPr>
        <w:pStyle w:val="Heading1"/>
        <w:jc w:val="center"/>
        <w:rPr>
          <w:rFonts w:ascii="Times New Roman" w:hAnsi="Times New Roman" w:cs="Times New Roman"/>
          <w:b/>
          <w:bCs/>
          <w:noProof/>
          <w:color w:val="000000" w:themeColor="text1"/>
        </w:rPr>
      </w:pPr>
    </w:p>
    <w:p w14:paraId="05740B6D" w14:textId="77777777" w:rsidR="00487377" w:rsidRDefault="00487377" w:rsidP="00345443">
      <w:pPr>
        <w:pStyle w:val="Heading1"/>
        <w:jc w:val="center"/>
        <w:rPr>
          <w:rFonts w:ascii="Times New Roman" w:hAnsi="Times New Roman" w:cs="Times New Roman"/>
          <w:b/>
          <w:bCs/>
          <w:noProof/>
          <w:color w:val="000000" w:themeColor="text1"/>
        </w:rPr>
      </w:pPr>
    </w:p>
    <w:p w14:paraId="6C9AF92B" w14:textId="77777777" w:rsidR="00487377" w:rsidRDefault="00487377" w:rsidP="00345443">
      <w:pPr>
        <w:pStyle w:val="Heading1"/>
        <w:jc w:val="center"/>
        <w:rPr>
          <w:rFonts w:ascii="Times New Roman" w:hAnsi="Times New Roman" w:cs="Times New Roman"/>
          <w:b/>
          <w:bCs/>
          <w:noProof/>
          <w:color w:val="000000" w:themeColor="text1"/>
        </w:rPr>
      </w:pPr>
    </w:p>
    <w:p w14:paraId="477441C8" w14:textId="77777777" w:rsidR="00487377" w:rsidRDefault="00487377" w:rsidP="00345443">
      <w:pPr>
        <w:pStyle w:val="Heading1"/>
        <w:jc w:val="center"/>
        <w:rPr>
          <w:rFonts w:ascii="Times New Roman" w:hAnsi="Times New Roman" w:cs="Times New Roman"/>
          <w:b/>
          <w:bCs/>
          <w:noProof/>
          <w:color w:val="000000" w:themeColor="text1"/>
        </w:rPr>
      </w:pPr>
    </w:p>
    <w:p w14:paraId="4043E226" w14:textId="77777777" w:rsidR="00487377" w:rsidRDefault="00487377" w:rsidP="00345443">
      <w:pPr>
        <w:pStyle w:val="Heading1"/>
        <w:jc w:val="center"/>
        <w:rPr>
          <w:rFonts w:ascii="Times New Roman" w:hAnsi="Times New Roman" w:cs="Times New Roman"/>
          <w:b/>
          <w:bCs/>
          <w:noProof/>
          <w:color w:val="000000" w:themeColor="text1"/>
        </w:rPr>
      </w:pPr>
    </w:p>
    <w:p w14:paraId="6103EF9F" w14:textId="77777777" w:rsidR="00487377" w:rsidRDefault="00487377" w:rsidP="00345443">
      <w:pPr>
        <w:pStyle w:val="Heading1"/>
        <w:jc w:val="center"/>
        <w:rPr>
          <w:rFonts w:ascii="Times New Roman" w:hAnsi="Times New Roman" w:cs="Times New Roman"/>
          <w:b/>
          <w:bCs/>
          <w:noProof/>
          <w:color w:val="000000" w:themeColor="text1"/>
        </w:rPr>
      </w:pPr>
    </w:p>
    <w:p w14:paraId="52295204" w14:textId="77777777" w:rsidR="00487377" w:rsidRDefault="00487377" w:rsidP="00345443">
      <w:pPr>
        <w:pStyle w:val="Heading1"/>
        <w:jc w:val="center"/>
        <w:rPr>
          <w:rFonts w:ascii="Times New Roman" w:hAnsi="Times New Roman" w:cs="Times New Roman"/>
          <w:b/>
          <w:bCs/>
          <w:noProof/>
          <w:color w:val="000000" w:themeColor="text1"/>
        </w:rPr>
      </w:pPr>
    </w:p>
    <w:p w14:paraId="20C5EF62" w14:textId="77777777" w:rsidR="00487377" w:rsidRDefault="00487377" w:rsidP="00345443">
      <w:pPr>
        <w:pStyle w:val="Heading1"/>
        <w:jc w:val="center"/>
        <w:rPr>
          <w:rFonts w:ascii="Times New Roman" w:hAnsi="Times New Roman" w:cs="Times New Roman"/>
          <w:b/>
          <w:bCs/>
          <w:noProof/>
          <w:color w:val="000000" w:themeColor="text1"/>
        </w:rPr>
      </w:pPr>
    </w:p>
    <w:p w14:paraId="37BAB373" w14:textId="77777777" w:rsidR="00487377" w:rsidRDefault="00487377" w:rsidP="00345443">
      <w:pPr>
        <w:pStyle w:val="Heading1"/>
        <w:jc w:val="center"/>
        <w:rPr>
          <w:rFonts w:ascii="Times New Roman" w:hAnsi="Times New Roman" w:cs="Times New Roman"/>
          <w:b/>
          <w:bCs/>
          <w:noProof/>
          <w:color w:val="000000" w:themeColor="text1"/>
        </w:rPr>
      </w:pPr>
    </w:p>
    <w:p w14:paraId="0E7B0744" w14:textId="77777777" w:rsidR="00487377" w:rsidRDefault="00487377" w:rsidP="00345443">
      <w:pPr>
        <w:pStyle w:val="Heading1"/>
        <w:jc w:val="center"/>
        <w:rPr>
          <w:rFonts w:ascii="Times New Roman" w:hAnsi="Times New Roman" w:cs="Times New Roman"/>
          <w:b/>
          <w:bCs/>
          <w:noProof/>
          <w:color w:val="000000" w:themeColor="text1"/>
        </w:rPr>
      </w:pPr>
    </w:p>
    <w:p w14:paraId="4655EE7C" w14:textId="77777777" w:rsidR="00487377" w:rsidRDefault="00487377" w:rsidP="00345443">
      <w:pPr>
        <w:pStyle w:val="Heading1"/>
        <w:jc w:val="center"/>
        <w:rPr>
          <w:rFonts w:ascii="Times New Roman" w:hAnsi="Times New Roman" w:cs="Times New Roman"/>
          <w:b/>
          <w:bCs/>
          <w:noProof/>
          <w:color w:val="000000" w:themeColor="text1"/>
        </w:rPr>
      </w:pPr>
    </w:p>
    <w:p w14:paraId="5A1081AC" w14:textId="77777777" w:rsidR="00487377" w:rsidRDefault="00487377" w:rsidP="00345443">
      <w:pPr>
        <w:pStyle w:val="Heading1"/>
        <w:jc w:val="center"/>
        <w:rPr>
          <w:rFonts w:ascii="Times New Roman" w:hAnsi="Times New Roman" w:cs="Times New Roman"/>
          <w:b/>
          <w:bCs/>
          <w:noProof/>
          <w:color w:val="000000" w:themeColor="text1"/>
        </w:rPr>
      </w:pPr>
    </w:p>
    <w:p w14:paraId="5C2D0721" w14:textId="77777777" w:rsidR="00487377" w:rsidRDefault="00487377" w:rsidP="00345443">
      <w:pPr>
        <w:pStyle w:val="Heading1"/>
        <w:jc w:val="center"/>
        <w:rPr>
          <w:rFonts w:ascii="Times New Roman" w:hAnsi="Times New Roman" w:cs="Times New Roman"/>
          <w:b/>
          <w:bCs/>
          <w:noProof/>
          <w:color w:val="000000" w:themeColor="text1"/>
        </w:rPr>
      </w:pPr>
    </w:p>
    <w:p w14:paraId="6D3EFE2F" w14:textId="77777777" w:rsidR="00487377" w:rsidRDefault="00487377" w:rsidP="00345443">
      <w:pPr>
        <w:pStyle w:val="Heading1"/>
        <w:jc w:val="center"/>
        <w:rPr>
          <w:rFonts w:ascii="Times New Roman" w:hAnsi="Times New Roman" w:cs="Times New Roman"/>
          <w:b/>
          <w:bCs/>
          <w:noProof/>
          <w:color w:val="000000" w:themeColor="text1"/>
        </w:rPr>
      </w:pPr>
    </w:p>
    <w:p w14:paraId="30F21119" w14:textId="77777777" w:rsidR="00487377" w:rsidRDefault="00487377" w:rsidP="00345443">
      <w:pPr>
        <w:pStyle w:val="Heading1"/>
        <w:jc w:val="center"/>
        <w:rPr>
          <w:rFonts w:ascii="Times New Roman" w:hAnsi="Times New Roman" w:cs="Times New Roman"/>
          <w:b/>
          <w:bCs/>
          <w:noProof/>
          <w:color w:val="000000" w:themeColor="text1"/>
        </w:rPr>
      </w:pPr>
    </w:p>
    <w:p w14:paraId="397AEAE2" w14:textId="77777777" w:rsidR="00487377" w:rsidRDefault="00487377" w:rsidP="00345443">
      <w:pPr>
        <w:pStyle w:val="Heading1"/>
        <w:jc w:val="center"/>
        <w:rPr>
          <w:rFonts w:ascii="Times New Roman" w:hAnsi="Times New Roman" w:cs="Times New Roman"/>
          <w:b/>
          <w:bCs/>
          <w:noProof/>
          <w:color w:val="000000" w:themeColor="text1"/>
        </w:rPr>
      </w:pPr>
    </w:p>
    <w:p w14:paraId="5ECE18C9" w14:textId="13A801CF" w:rsidR="00487377" w:rsidRDefault="00487377" w:rsidP="00345443">
      <w:pPr>
        <w:pStyle w:val="Heading1"/>
        <w:jc w:val="center"/>
        <w:rPr>
          <w:rFonts w:ascii="Times New Roman" w:hAnsi="Times New Roman" w:cs="Times New Roman"/>
          <w:b/>
          <w:bCs/>
          <w:noProof/>
          <w:color w:val="000000" w:themeColor="text1"/>
        </w:rPr>
      </w:pPr>
    </w:p>
    <w:p w14:paraId="2F5A2CE7" w14:textId="77777777" w:rsidR="00487377" w:rsidRPr="00487377" w:rsidRDefault="00487377" w:rsidP="00487377"/>
    <w:p w14:paraId="5A875511" w14:textId="77777777" w:rsidR="00487377" w:rsidRDefault="00487377" w:rsidP="00345443">
      <w:pPr>
        <w:pStyle w:val="Heading1"/>
        <w:jc w:val="center"/>
        <w:rPr>
          <w:rFonts w:ascii="Times New Roman" w:hAnsi="Times New Roman" w:cs="Times New Roman"/>
          <w:b/>
          <w:bCs/>
          <w:noProof/>
          <w:color w:val="000000" w:themeColor="text1"/>
        </w:rPr>
      </w:pPr>
    </w:p>
    <w:p w14:paraId="231C86FF" w14:textId="77777777" w:rsidR="00487377" w:rsidRDefault="00487377" w:rsidP="00345443">
      <w:pPr>
        <w:pStyle w:val="Heading1"/>
        <w:jc w:val="center"/>
        <w:rPr>
          <w:rFonts w:ascii="Times New Roman" w:hAnsi="Times New Roman" w:cs="Times New Roman"/>
          <w:b/>
          <w:bCs/>
          <w:noProof/>
          <w:color w:val="000000" w:themeColor="text1"/>
        </w:rPr>
      </w:pPr>
    </w:p>
    <w:p w14:paraId="30345176" w14:textId="14D74FC9" w:rsidR="001A0DF7" w:rsidRPr="00345443" w:rsidRDefault="001A0DF7" w:rsidP="00345443">
      <w:pPr>
        <w:pStyle w:val="Heading1"/>
        <w:jc w:val="center"/>
        <w:rPr>
          <w:rFonts w:ascii="Times New Roman" w:hAnsi="Times New Roman" w:cs="Times New Roman"/>
          <w:b/>
          <w:bCs/>
          <w:noProof/>
          <w:color w:val="000000" w:themeColor="text1"/>
        </w:rPr>
      </w:pPr>
      <w:bookmarkStart w:id="2" w:name="_Toc243680894"/>
      <w:r w:rsidRPr="00345443">
        <w:rPr>
          <w:rFonts w:ascii="Times New Roman" w:hAnsi="Times New Roman" w:cs="Times New Roman"/>
          <w:b/>
          <w:bCs/>
          <w:noProof/>
          <w:color w:val="000000" w:themeColor="text1"/>
        </w:rPr>
        <w:t>BAB I</w:t>
      </w:r>
      <w:bookmarkEnd w:id="2"/>
    </w:p>
    <w:p w14:paraId="5DB3BFDE" w14:textId="226EA426" w:rsidR="001A0DF7" w:rsidRPr="00345443" w:rsidRDefault="001A0DF7" w:rsidP="00345443">
      <w:pPr>
        <w:pStyle w:val="Heading1"/>
        <w:jc w:val="center"/>
        <w:rPr>
          <w:rFonts w:ascii="Times New Roman" w:hAnsi="Times New Roman" w:cs="Times New Roman"/>
          <w:b/>
          <w:bCs/>
          <w:noProof/>
          <w:color w:val="000000" w:themeColor="text1"/>
        </w:rPr>
      </w:pPr>
      <w:bookmarkStart w:id="3" w:name="_Toc243680895"/>
      <w:r w:rsidRPr="00345443">
        <w:rPr>
          <w:rFonts w:ascii="Times New Roman" w:hAnsi="Times New Roman" w:cs="Times New Roman"/>
          <w:b/>
          <w:bCs/>
          <w:noProof/>
          <w:color w:val="000000" w:themeColor="text1"/>
        </w:rPr>
        <w:t>PENDAHULUAN</w:t>
      </w:r>
      <w:bookmarkEnd w:id="3"/>
    </w:p>
    <w:p w14:paraId="099C10A9" w14:textId="4337E87B" w:rsidR="001A0DF7" w:rsidRPr="00A67B42" w:rsidRDefault="001A0DF7" w:rsidP="001A0DF7">
      <w:pPr>
        <w:rPr>
          <w:rFonts w:ascii="Times New Roman" w:hAnsi="Times New Roman" w:cs="Times New Roman"/>
          <w:b/>
          <w:bCs/>
          <w:noProof/>
          <w:sz w:val="28"/>
          <w:szCs w:val="28"/>
        </w:rPr>
      </w:pPr>
    </w:p>
    <w:p w14:paraId="55ED5747" w14:textId="42DAA59B" w:rsidR="00345443" w:rsidRPr="00345443" w:rsidRDefault="001A0DF7" w:rsidP="00345443">
      <w:pPr>
        <w:pStyle w:val="Heading2"/>
        <w:rPr>
          <w:rFonts w:ascii="Times New Roman" w:hAnsi="Times New Roman" w:cs="Times New Roman"/>
          <w:b/>
          <w:bCs/>
          <w:noProof/>
          <w:color w:val="000000" w:themeColor="text1"/>
          <w:sz w:val="28"/>
          <w:szCs w:val="28"/>
        </w:rPr>
      </w:pPr>
      <w:bookmarkStart w:id="4" w:name="_Toc243680896"/>
      <w:r w:rsidRPr="00345443">
        <w:rPr>
          <w:rFonts w:ascii="Times New Roman" w:hAnsi="Times New Roman" w:cs="Times New Roman"/>
          <w:b/>
          <w:bCs/>
          <w:noProof/>
          <w:color w:val="000000" w:themeColor="text1"/>
          <w:sz w:val="28"/>
          <w:szCs w:val="28"/>
        </w:rPr>
        <w:t>I.1 Gambaran Umum Aplikasi</w:t>
      </w:r>
      <w:bookmarkEnd w:id="4"/>
    </w:p>
    <w:p w14:paraId="2D11C0A0" w14:textId="19EBC53F" w:rsidR="006C470D" w:rsidRPr="00345443" w:rsidRDefault="006C470D" w:rsidP="001A0DF7">
      <w:pPr>
        <w:rPr>
          <w:rFonts w:ascii="Times New Roman" w:hAnsi="Times New Roman" w:cs="Times New Roman"/>
          <w:b/>
          <w:bCs/>
          <w:noProof/>
          <w:sz w:val="24"/>
          <w:szCs w:val="24"/>
        </w:rPr>
      </w:pPr>
      <w:r w:rsidRPr="00345443">
        <w:rPr>
          <w:rFonts w:ascii="Times New Roman" w:hAnsi="Times New Roman" w:cs="Times New Roman"/>
          <w:noProof/>
          <w:sz w:val="24"/>
          <w:szCs w:val="24"/>
        </w:rPr>
        <w:t>Aplikasi Pengaduan Sarana Sekolah merupakan aplikasi yang dikembangkan untuk membantu proses penyampaian  pengaduan atau aspirasi siswa mengenai sarana dan prasarana sekolah. Aplikasi ini bertujuan untuk mendukung proses input atau output pengaduan agar dapat dilakukan secara lebih efektif dan efisien.</w:t>
      </w:r>
    </w:p>
    <w:p w14:paraId="339A4C90" w14:textId="51BCA805" w:rsidR="006C470D" w:rsidRPr="00345443" w:rsidRDefault="006C470D" w:rsidP="001A0DF7">
      <w:pPr>
        <w:rPr>
          <w:rFonts w:ascii="Times New Roman" w:hAnsi="Times New Roman" w:cs="Times New Roman"/>
          <w:noProof/>
          <w:sz w:val="24"/>
          <w:szCs w:val="24"/>
        </w:rPr>
      </w:pPr>
      <w:r w:rsidRPr="00345443">
        <w:rPr>
          <w:rFonts w:ascii="Times New Roman" w:hAnsi="Times New Roman" w:cs="Times New Roman"/>
          <w:noProof/>
          <w:sz w:val="24"/>
          <w:szCs w:val="24"/>
        </w:rPr>
        <w:t>Aplikasi</w:t>
      </w:r>
      <w:r w:rsidR="000968DD" w:rsidRPr="00345443">
        <w:rPr>
          <w:rFonts w:ascii="Times New Roman" w:hAnsi="Times New Roman" w:cs="Times New Roman"/>
          <w:noProof/>
          <w:sz w:val="24"/>
          <w:szCs w:val="24"/>
        </w:rPr>
        <w:t xml:space="preserve"> ini</w:t>
      </w:r>
      <w:r w:rsidRPr="00345443">
        <w:rPr>
          <w:rFonts w:ascii="Times New Roman" w:hAnsi="Times New Roman" w:cs="Times New Roman"/>
          <w:noProof/>
          <w:sz w:val="24"/>
          <w:szCs w:val="24"/>
        </w:rPr>
        <w:t xml:space="preserve"> dirancang untuk membantu siswa dalam menyampaikan pengaduan atau masukan terkait kondisi</w:t>
      </w:r>
      <w:r w:rsidR="00BD49BD" w:rsidRPr="00345443">
        <w:rPr>
          <w:rFonts w:ascii="Times New Roman" w:hAnsi="Times New Roman" w:cs="Times New Roman"/>
          <w:noProof/>
          <w:sz w:val="24"/>
          <w:szCs w:val="24"/>
        </w:rPr>
        <w:t xml:space="preserve"> sarana dan prasarana sekolah serta membantu pihak admin dalam mengelola aspirasi yang disampaikan oleh siswa.</w:t>
      </w:r>
      <w:ins w:id="5" w:author="almeira ashriva">
        <w:r w:rsidR="00FE5D3C" w:rsidRPr="00345443">
          <w:rPr>
            <w:rFonts w:ascii="Times New Roman" w:hAnsi="Times New Roman" w:cs="Times New Roman"/>
            <w:noProof/>
            <w:sz w:val="24"/>
            <w:szCs w:val="24"/>
          </w:rPr>
          <w:t>Aplikasi Pengaduan Sarana dan Prasarana Sekolah adalah aplikasi berbasis web yang membantu siswa menyampaikan keluhan atau aspirasi tentang fasilitas sekolah, misalnya lampu mati, keran rusak, komputer bermasalah, atau lapangan yang butuh perbaikan. Selama ini penyampaian pengaduan dilakukan secara lisan atau lewat pesan pribadi, sehinngga sering tidak tercatat, sulit dilacak, dan siswa tidak tau sudah sampai mana penanganannya.</w:t>
        </w:r>
      </w:ins>
    </w:p>
    <w:p w14:paraId="08D92ADA" w14:textId="72CD9E18" w:rsidR="00BD49BD" w:rsidRPr="00345443" w:rsidRDefault="00BD49BD" w:rsidP="001A0DF7">
      <w:pPr>
        <w:rPr>
          <w:rFonts w:ascii="Times New Roman" w:hAnsi="Times New Roman" w:cs="Times New Roman"/>
          <w:noProof/>
          <w:sz w:val="24"/>
          <w:szCs w:val="24"/>
        </w:rPr>
      </w:pPr>
      <w:r w:rsidRPr="00345443">
        <w:rPr>
          <w:rFonts w:ascii="Times New Roman" w:hAnsi="Times New Roman" w:cs="Times New Roman"/>
          <w:noProof/>
          <w:sz w:val="24"/>
          <w:szCs w:val="24"/>
        </w:rPr>
        <w:t>Secara umum, aplikasi memiliki dua bagian utama, yaitu</w:t>
      </w:r>
      <w:r w:rsidRPr="00345443">
        <w:rPr>
          <w:rFonts w:ascii="Times New Roman" w:hAnsi="Times New Roman" w:cs="Times New Roman"/>
          <w:b/>
          <w:bCs/>
          <w:noProof/>
          <w:sz w:val="24"/>
          <w:szCs w:val="24"/>
        </w:rPr>
        <w:t xml:space="preserve"> Form </w:t>
      </w:r>
      <w:r w:rsidR="007E67F2" w:rsidRPr="00345443">
        <w:rPr>
          <w:rFonts w:ascii="Times New Roman" w:hAnsi="Times New Roman" w:cs="Times New Roman"/>
          <w:b/>
          <w:bCs/>
          <w:noProof/>
          <w:sz w:val="24"/>
          <w:szCs w:val="24"/>
        </w:rPr>
        <w:t>A</w:t>
      </w:r>
      <w:r w:rsidRPr="00345443">
        <w:rPr>
          <w:rFonts w:ascii="Times New Roman" w:hAnsi="Times New Roman" w:cs="Times New Roman"/>
          <w:b/>
          <w:bCs/>
          <w:noProof/>
          <w:sz w:val="24"/>
          <w:szCs w:val="24"/>
        </w:rPr>
        <w:t xml:space="preserve">spirasi </w:t>
      </w:r>
      <w:r w:rsidR="007E67F2" w:rsidRPr="00345443">
        <w:rPr>
          <w:rFonts w:ascii="Times New Roman" w:hAnsi="Times New Roman" w:cs="Times New Roman"/>
          <w:b/>
          <w:bCs/>
          <w:noProof/>
          <w:sz w:val="24"/>
          <w:szCs w:val="24"/>
        </w:rPr>
        <w:t>S</w:t>
      </w:r>
      <w:r w:rsidRPr="00345443">
        <w:rPr>
          <w:rFonts w:ascii="Times New Roman" w:hAnsi="Times New Roman" w:cs="Times New Roman"/>
          <w:b/>
          <w:bCs/>
          <w:noProof/>
          <w:sz w:val="24"/>
          <w:szCs w:val="24"/>
        </w:rPr>
        <w:t xml:space="preserve">iswa </w:t>
      </w:r>
      <w:r w:rsidRPr="00345443">
        <w:rPr>
          <w:rFonts w:ascii="Times New Roman" w:hAnsi="Times New Roman" w:cs="Times New Roman"/>
          <w:noProof/>
          <w:sz w:val="24"/>
          <w:szCs w:val="24"/>
        </w:rPr>
        <w:t>dan</w:t>
      </w:r>
      <w:r w:rsidRPr="00345443">
        <w:rPr>
          <w:rFonts w:ascii="Times New Roman" w:hAnsi="Times New Roman" w:cs="Times New Roman"/>
          <w:b/>
          <w:bCs/>
          <w:noProof/>
          <w:sz w:val="24"/>
          <w:szCs w:val="24"/>
        </w:rPr>
        <w:t xml:space="preserve"> </w:t>
      </w:r>
      <w:r w:rsidR="007E67F2" w:rsidRPr="00345443">
        <w:rPr>
          <w:rFonts w:ascii="Times New Roman" w:hAnsi="Times New Roman" w:cs="Times New Roman"/>
          <w:b/>
          <w:bCs/>
          <w:noProof/>
          <w:sz w:val="24"/>
          <w:szCs w:val="24"/>
        </w:rPr>
        <w:t>U</w:t>
      </w:r>
      <w:r w:rsidRPr="00345443">
        <w:rPr>
          <w:rFonts w:ascii="Times New Roman" w:hAnsi="Times New Roman" w:cs="Times New Roman"/>
          <w:b/>
          <w:bCs/>
          <w:noProof/>
          <w:sz w:val="24"/>
          <w:szCs w:val="24"/>
        </w:rPr>
        <w:t xml:space="preserve">mpan </w:t>
      </w:r>
      <w:r w:rsidR="007E67F2" w:rsidRPr="00345443">
        <w:rPr>
          <w:rFonts w:ascii="Times New Roman" w:hAnsi="Times New Roman" w:cs="Times New Roman"/>
          <w:b/>
          <w:bCs/>
          <w:noProof/>
          <w:sz w:val="24"/>
          <w:szCs w:val="24"/>
        </w:rPr>
        <w:t>B</w:t>
      </w:r>
      <w:r w:rsidRPr="00345443">
        <w:rPr>
          <w:rFonts w:ascii="Times New Roman" w:hAnsi="Times New Roman" w:cs="Times New Roman"/>
          <w:b/>
          <w:bCs/>
          <w:noProof/>
          <w:sz w:val="24"/>
          <w:szCs w:val="24"/>
        </w:rPr>
        <w:t xml:space="preserve">alik </w:t>
      </w:r>
      <w:r w:rsidR="007E67F2" w:rsidRPr="00345443">
        <w:rPr>
          <w:rFonts w:ascii="Times New Roman" w:hAnsi="Times New Roman" w:cs="Times New Roman"/>
          <w:b/>
          <w:bCs/>
          <w:noProof/>
          <w:sz w:val="24"/>
          <w:szCs w:val="24"/>
        </w:rPr>
        <w:t>A</w:t>
      </w:r>
      <w:r w:rsidRPr="00345443">
        <w:rPr>
          <w:rFonts w:ascii="Times New Roman" w:hAnsi="Times New Roman" w:cs="Times New Roman"/>
          <w:b/>
          <w:bCs/>
          <w:noProof/>
          <w:sz w:val="24"/>
          <w:szCs w:val="24"/>
        </w:rPr>
        <w:t>spirasi</w:t>
      </w:r>
      <w:r w:rsidRPr="00345443">
        <w:rPr>
          <w:rFonts w:ascii="Times New Roman" w:hAnsi="Times New Roman" w:cs="Times New Roman"/>
          <w:noProof/>
          <w:sz w:val="24"/>
          <w:szCs w:val="24"/>
        </w:rPr>
        <w:t xml:space="preserve">. Form aspirasi siswa digunakan untuk menyampaikan </w:t>
      </w:r>
      <w:r w:rsidR="0008666A" w:rsidRPr="00345443">
        <w:rPr>
          <w:rFonts w:ascii="Times New Roman" w:hAnsi="Times New Roman" w:cs="Times New Roman"/>
          <w:noProof/>
          <w:sz w:val="24"/>
          <w:szCs w:val="24"/>
        </w:rPr>
        <w:t xml:space="preserve">pengaduan atau masukan mengenai sarana dan prasarana sekolah. Sedangkan halaman umpan balik aspirasi digunakan untuk memberikan tanggapan terhadapt aspirasi serta mengubah status penyelesaian. </w:t>
      </w:r>
    </w:p>
    <w:p w14:paraId="0C3F8A44" w14:textId="2D17D820" w:rsidR="0008666A" w:rsidRPr="00345443" w:rsidRDefault="0008666A" w:rsidP="001A0DF7">
      <w:pPr>
        <w:rPr>
          <w:rFonts w:ascii="Times New Roman" w:hAnsi="Times New Roman" w:cs="Times New Roman"/>
          <w:noProof/>
          <w:sz w:val="24"/>
          <w:szCs w:val="24"/>
        </w:rPr>
      </w:pPr>
      <w:r w:rsidRPr="00345443">
        <w:rPr>
          <w:rFonts w:ascii="Times New Roman" w:hAnsi="Times New Roman" w:cs="Times New Roman"/>
          <w:noProof/>
          <w:sz w:val="24"/>
          <w:szCs w:val="24"/>
        </w:rPr>
        <w:t xml:space="preserve">Aplikasi ini juga menyediakan informasi mengenai status penyelesaian pengaduan, histori aspirasi pengguna, umpan balik aspirasi, serta progres perbaikan. Dengan adanya aplikasi ini, proses </w:t>
      </w:r>
      <w:r w:rsidR="007E67F2" w:rsidRPr="00345443">
        <w:rPr>
          <w:rFonts w:ascii="Times New Roman" w:hAnsi="Times New Roman" w:cs="Times New Roman"/>
          <w:noProof/>
          <w:sz w:val="24"/>
          <w:szCs w:val="24"/>
        </w:rPr>
        <w:t>P</w:t>
      </w:r>
      <w:r w:rsidRPr="00345443">
        <w:rPr>
          <w:rFonts w:ascii="Times New Roman" w:hAnsi="Times New Roman" w:cs="Times New Roman"/>
          <w:noProof/>
          <w:sz w:val="24"/>
          <w:szCs w:val="24"/>
        </w:rPr>
        <w:t xml:space="preserve">engaduan </w:t>
      </w:r>
      <w:r w:rsidR="007E67F2" w:rsidRPr="00345443">
        <w:rPr>
          <w:rFonts w:ascii="Times New Roman" w:hAnsi="Times New Roman" w:cs="Times New Roman"/>
          <w:noProof/>
          <w:sz w:val="24"/>
          <w:szCs w:val="24"/>
        </w:rPr>
        <w:t>S</w:t>
      </w:r>
      <w:r w:rsidRPr="00345443">
        <w:rPr>
          <w:rFonts w:ascii="Times New Roman" w:hAnsi="Times New Roman" w:cs="Times New Roman"/>
          <w:noProof/>
          <w:sz w:val="24"/>
          <w:szCs w:val="24"/>
        </w:rPr>
        <w:t xml:space="preserve">arana </w:t>
      </w:r>
      <w:r w:rsidR="007E67F2" w:rsidRPr="00345443">
        <w:rPr>
          <w:rFonts w:ascii="Times New Roman" w:hAnsi="Times New Roman" w:cs="Times New Roman"/>
          <w:noProof/>
          <w:sz w:val="24"/>
          <w:szCs w:val="24"/>
        </w:rPr>
        <w:t>S</w:t>
      </w:r>
      <w:r w:rsidRPr="00345443">
        <w:rPr>
          <w:rFonts w:ascii="Times New Roman" w:hAnsi="Times New Roman" w:cs="Times New Roman"/>
          <w:noProof/>
          <w:sz w:val="24"/>
          <w:szCs w:val="24"/>
        </w:rPr>
        <w:t>ekolah dapat terdokumentasikan dengan lebih terstruktur.</w:t>
      </w:r>
    </w:p>
    <w:p w14:paraId="66C35ACE" w14:textId="1AC8F253" w:rsidR="00FE5D3C" w:rsidRPr="00345443" w:rsidRDefault="00FE5D3C" w:rsidP="001A0DF7">
      <w:pPr>
        <w:rPr>
          <w:ins w:id="6" w:author="almeira ashriva"/>
          <w:rFonts w:ascii="Times New Roman" w:hAnsi="Times New Roman" w:cs="Times New Roman"/>
          <w:noProof/>
          <w:sz w:val="24"/>
          <w:szCs w:val="24"/>
        </w:rPr>
      </w:pPr>
      <w:ins w:id="7" w:author="almeira ashriva">
        <w:r w:rsidRPr="00345443">
          <w:rPr>
            <w:rFonts w:ascii="Times New Roman" w:hAnsi="Times New Roman" w:cs="Times New Roman"/>
            <w:noProof/>
            <w:sz w:val="24"/>
            <w:szCs w:val="24"/>
          </w:rPr>
          <w:t xml:space="preserve">Aplikasi ini mengatasi masalah tersebut dengan mencatat pengaduan secara terpusat. Siswa mengirim laporan lengkap dengan judul, kategori, lokasi, uraian, serta foto </w:t>
        </w:r>
        <w:r w:rsidR="000E36F7" w:rsidRPr="00345443">
          <w:rPr>
            <w:rFonts w:ascii="Times New Roman" w:hAnsi="Times New Roman" w:cs="Times New Roman"/>
            <w:noProof/>
            <w:sz w:val="24"/>
            <w:szCs w:val="24"/>
          </w:rPr>
          <w:t>pendukung. Admin (pihak sekolah) menindak lanjuti laporan dan memperbarui status penanganannya. Siswa bisa memantau perkembangan laporannya sampai selesai.</w:t>
        </w:r>
      </w:ins>
    </w:p>
    <w:p w14:paraId="272EE295" w14:textId="54E3ACC2" w:rsidR="006C470D" w:rsidRPr="00345443" w:rsidRDefault="0008666A" w:rsidP="001A0DF7">
      <w:pPr>
        <w:rPr>
          <w:rFonts w:ascii="Times New Roman" w:hAnsi="Times New Roman" w:cs="Times New Roman"/>
          <w:b/>
          <w:bCs/>
          <w:noProof/>
          <w:sz w:val="24"/>
          <w:szCs w:val="24"/>
        </w:rPr>
      </w:pPr>
      <w:r w:rsidRPr="00345443">
        <w:rPr>
          <w:rFonts w:ascii="Times New Roman" w:hAnsi="Times New Roman" w:cs="Times New Roman"/>
          <w:b/>
          <w:bCs/>
          <w:noProof/>
          <w:sz w:val="24"/>
          <w:szCs w:val="24"/>
        </w:rPr>
        <w:t>Tujuan Pengembangan Aplikasi</w:t>
      </w:r>
    </w:p>
    <w:p w14:paraId="3D6784B7" w14:textId="6257BB95" w:rsidR="0008666A" w:rsidRPr="00345443" w:rsidRDefault="0008666A" w:rsidP="001A0DF7">
      <w:pPr>
        <w:rPr>
          <w:rFonts w:ascii="Times New Roman" w:hAnsi="Times New Roman" w:cs="Times New Roman"/>
          <w:noProof/>
          <w:sz w:val="24"/>
          <w:szCs w:val="24"/>
        </w:rPr>
      </w:pPr>
      <w:r w:rsidRPr="00345443">
        <w:rPr>
          <w:rFonts w:ascii="Times New Roman" w:hAnsi="Times New Roman" w:cs="Times New Roman"/>
          <w:noProof/>
          <w:sz w:val="24"/>
          <w:szCs w:val="24"/>
        </w:rPr>
        <w:t>Tujuan dari pengembangan aplikasi pengaduan sarana sekolah adalah:</w:t>
      </w:r>
    </w:p>
    <w:p w14:paraId="510BC324" w14:textId="4B4A1A90" w:rsidR="0008666A" w:rsidRPr="00345443" w:rsidRDefault="0008666A" w:rsidP="0008666A">
      <w:pPr>
        <w:pStyle w:val="ListParagraph"/>
        <w:numPr>
          <w:ilvl w:val="0"/>
          <w:numId w:val="1"/>
        </w:numPr>
        <w:rPr>
          <w:rFonts w:ascii="Times New Roman" w:hAnsi="Times New Roman" w:cs="Times New Roman"/>
          <w:noProof/>
          <w:sz w:val="24"/>
          <w:szCs w:val="24"/>
        </w:rPr>
      </w:pPr>
      <w:r w:rsidRPr="00345443">
        <w:rPr>
          <w:rFonts w:ascii="Times New Roman" w:hAnsi="Times New Roman" w:cs="Times New Roman"/>
          <w:noProof/>
          <w:sz w:val="24"/>
          <w:szCs w:val="24"/>
        </w:rPr>
        <w:t>Mempermudah siswa dalam menyampaikan pengaduan mengenai sarana dan prasarana sekolah.</w:t>
      </w:r>
    </w:p>
    <w:p w14:paraId="67EB7323" w14:textId="77777777" w:rsidR="0008666A" w:rsidRPr="00345443" w:rsidRDefault="0008666A" w:rsidP="0008666A">
      <w:pPr>
        <w:pStyle w:val="ListParagraph"/>
        <w:numPr>
          <w:ilvl w:val="0"/>
          <w:numId w:val="1"/>
        </w:numPr>
        <w:rPr>
          <w:rFonts w:ascii="Times New Roman" w:hAnsi="Times New Roman" w:cs="Times New Roman"/>
          <w:noProof/>
          <w:sz w:val="24"/>
          <w:szCs w:val="24"/>
        </w:rPr>
      </w:pPr>
      <w:r w:rsidRPr="00345443">
        <w:rPr>
          <w:rFonts w:ascii="Times New Roman" w:hAnsi="Times New Roman" w:cs="Times New Roman"/>
          <w:noProof/>
          <w:sz w:val="24"/>
          <w:szCs w:val="24"/>
        </w:rPr>
        <w:t>Membantu pihak admin dalam mengelola data aspirasi yang masuk.</w:t>
      </w:r>
    </w:p>
    <w:p w14:paraId="20445EB2" w14:textId="77777777" w:rsidR="0008666A" w:rsidRPr="00345443" w:rsidRDefault="0008666A" w:rsidP="0008666A">
      <w:pPr>
        <w:pStyle w:val="ListParagraph"/>
        <w:numPr>
          <w:ilvl w:val="0"/>
          <w:numId w:val="1"/>
        </w:numPr>
        <w:rPr>
          <w:rFonts w:ascii="Times New Roman" w:hAnsi="Times New Roman" w:cs="Times New Roman"/>
          <w:noProof/>
          <w:sz w:val="24"/>
          <w:szCs w:val="24"/>
        </w:rPr>
      </w:pPr>
      <w:r w:rsidRPr="00345443">
        <w:rPr>
          <w:rFonts w:ascii="Times New Roman" w:hAnsi="Times New Roman" w:cs="Times New Roman"/>
          <w:noProof/>
          <w:sz w:val="24"/>
          <w:szCs w:val="24"/>
        </w:rPr>
        <w:t>Menyediakan informasi mengenai status penyelesaian pengaduan.</w:t>
      </w:r>
    </w:p>
    <w:p w14:paraId="126DA6DF" w14:textId="77777777" w:rsidR="0008666A" w:rsidRPr="00345443" w:rsidRDefault="0008666A" w:rsidP="0008666A">
      <w:pPr>
        <w:pStyle w:val="ListParagraph"/>
        <w:numPr>
          <w:ilvl w:val="0"/>
          <w:numId w:val="1"/>
        </w:numPr>
        <w:rPr>
          <w:rFonts w:ascii="Times New Roman" w:hAnsi="Times New Roman" w:cs="Times New Roman"/>
          <w:noProof/>
          <w:sz w:val="24"/>
          <w:szCs w:val="24"/>
        </w:rPr>
      </w:pPr>
      <w:r w:rsidRPr="00345443">
        <w:rPr>
          <w:rFonts w:ascii="Times New Roman" w:hAnsi="Times New Roman" w:cs="Times New Roman"/>
          <w:noProof/>
          <w:sz w:val="24"/>
          <w:szCs w:val="24"/>
        </w:rPr>
        <w:t>Menyediakan histori aspirasi yang telah disampaikan oleh siswa,</w:t>
      </w:r>
    </w:p>
    <w:p w14:paraId="0834750B" w14:textId="77777777" w:rsidR="0008666A" w:rsidRPr="00345443" w:rsidRDefault="0008666A" w:rsidP="0008666A">
      <w:pPr>
        <w:pStyle w:val="ListParagraph"/>
        <w:numPr>
          <w:ilvl w:val="0"/>
          <w:numId w:val="1"/>
        </w:numPr>
        <w:rPr>
          <w:rFonts w:ascii="Times New Roman" w:hAnsi="Times New Roman" w:cs="Times New Roman"/>
          <w:noProof/>
          <w:sz w:val="24"/>
          <w:szCs w:val="24"/>
        </w:rPr>
      </w:pPr>
      <w:r w:rsidRPr="00345443">
        <w:rPr>
          <w:rFonts w:ascii="Times New Roman" w:hAnsi="Times New Roman" w:cs="Times New Roman"/>
          <w:noProof/>
          <w:sz w:val="24"/>
          <w:szCs w:val="24"/>
        </w:rPr>
        <w:t>Menyediakan umpan balik terhadap aspirasi yang telah disampaikan.</w:t>
      </w:r>
    </w:p>
    <w:p w14:paraId="40410A9F" w14:textId="612E005A" w:rsidR="0008666A" w:rsidRPr="00345443" w:rsidRDefault="0008666A" w:rsidP="0008666A">
      <w:pPr>
        <w:pStyle w:val="ListParagraph"/>
        <w:numPr>
          <w:ilvl w:val="0"/>
          <w:numId w:val="1"/>
        </w:numPr>
        <w:rPr>
          <w:rFonts w:ascii="Times New Roman" w:hAnsi="Times New Roman" w:cs="Times New Roman"/>
          <w:noProof/>
          <w:sz w:val="24"/>
          <w:szCs w:val="24"/>
        </w:rPr>
      </w:pPr>
      <w:r w:rsidRPr="00345443">
        <w:rPr>
          <w:rFonts w:ascii="Times New Roman" w:hAnsi="Times New Roman" w:cs="Times New Roman"/>
          <w:noProof/>
          <w:sz w:val="24"/>
          <w:szCs w:val="24"/>
        </w:rPr>
        <w:t xml:space="preserve">Membantu pengguna mengetahui progres perbaikan sarana sekolah. </w:t>
      </w:r>
    </w:p>
    <w:p w14:paraId="2394755D" w14:textId="2BAA7E4C" w:rsidR="000E36F7" w:rsidRPr="00345443" w:rsidRDefault="000E36F7" w:rsidP="000E36F7">
      <w:pPr>
        <w:rPr>
          <w:ins w:id="8" w:author="almeira ashriva"/>
          <w:rFonts w:ascii="Times New Roman" w:hAnsi="Times New Roman" w:cs="Times New Roman"/>
          <w:noProof/>
          <w:sz w:val="24"/>
          <w:szCs w:val="24"/>
        </w:rPr>
      </w:pPr>
      <w:ins w:id="9" w:author="almeira ashriva">
        <w:r w:rsidRPr="00345443">
          <w:rPr>
            <w:rFonts w:ascii="Times New Roman" w:hAnsi="Times New Roman" w:cs="Times New Roman"/>
            <w:noProof/>
            <w:sz w:val="24"/>
            <w:szCs w:val="24"/>
          </w:rPr>
          <w:t>Aplikasi ini memiliki dua aktor:</w:t>
        </w:r>
      </w:ins>
    </w:p>
    <w:p w14:paraId="46BBF18A" w14:textId="6B2595C5" w:rsidR="000E36F7" w:rsidRPr="00345443" w:rsidRDefault="000E36F7" w:rsidP="000E36F7">
      <w:pPr>
        <w:pStyle w:val="ListParagraph"/>
        <w:numPr>
          <w:ilvl w:val="0"/>
          <w:numId w:val="3"/>
        </w:numPr>
        <w:rPr>
          <w:ins w:id="10" w:author="almeira ashriva"/>
          <w:rFonts w:ascii="Times New Roman" w:hAnsi="Times New Roman" w:cs="Times New Roman"/>
          <w:noProof/>
          <w:sz w:val="24"/>
          <w:szCs w:val="24"/>
        </w:rPr>
      </w:pPr>
      <w:ins w:id="11" w:author="almeira ashriva">
        <w:r w:rsidRPr="00345443">
          <w:rPr>
            <w:rFonts w:ascii="Times New Roman" w:hAnsi="Times New Roman" w:cs="Times New Roman"/>
            <w:b/>
            <w:bCs/>
            <w:noProof/>
            <w:sz w:val="24"/>
            <w:szCs w:val="24"/>
          </w:rPr>
          <w:t>Admin</w:t>
        </w:r>
        <w:r w:rsidRPr="00345443">
          <w:rPr>
            <w:rFonts w:ascii="Times New Roman" w:hAnsi="Times New Roman" w:cs="Times New Roman"/>
            <w:noProof/>
            <w:sz w:val="24"/>
            <w:szCs w:val="24"/>
          </w:rPr>
          <w:t>, yang mengelola data siswa, kategori, dan aspirasi, memberi tanggapan atau progres, serta melihat histori pengaduan.</w:t>
        </w:r>
      </w:ins>
    </w:p>
    <w:p w14:paraId="5D99810D" w14:textId="01F13F8D" w:rsidR="000E36F7" w:rsidRPr="00345443" w:rsidRDefault="000E36F7" w:rsidP="000E36F7">
      <w:pPr>
        <w:pStyle w:val="ListParagraph"/>
        <w:numPr>
          <w:ilvl w:val="0"/>
          <w:numId w:val="3"/>
        </w:numPr>
        <w:rPr>
          <w:ins w:id="12" w:author="almeira ashriva"/>
          <w:rFonts w:ascii="Times New Roman" w:hAnsi="Times New Roman" w:cs="Times New Roman"/>
          <w:noProof/>
          <w:sz w:val="24"/>
          <w:szCs w:val="24"/>
        </w:rPr>
      </w:pPr>
      <w:ins w:id="13" w:author="almeira ashriva">
        <w:r w:rsidRPr="00345443">
          <w:rPr>
            <w:rFonts w:ascii="Times New Roman" w:hAnsi="Times New Roman" w:cs="Times New Roman"/>
            <w:b/>
            <w:bCs/>
            <w:noProof/>
            <w:sz w:val="24"/>
            <w:szCs w:val="24"/>
          </w:rPr>
          <w:t>Siswa</w:t>
        </w:r>
        <w:r w:rsidRPr="00345443">
          <w:rPr>
            <w:rFonts w:ascii="Times New Roman" w:hAnsi="Times New Roman" w:cs="Times New Roman"/>
            <w:noProof/>
            <w:sz w:val="24"/>
            <w:szCs w:val="24"/>
          </w:rPr>
          <w:t>, yang mengirim laporan, melihat daftar laporan, memantau status dan progres, serta melihat histori laporannya.</w:t>
        </w:r>
      </w:ins>
    </w:p>
    <w:p w14:paraId="37391B03" w14:textId="77777777" w:rsidR="000E36F7" w:rsidRPr="00345443" w:rsidRDefault="000E36F7" w:rsidP="000E36F7">
      <w:pPr>
        <w:rPr>
          <w:ins w:id="14" w:author="almeira ashriva"/>
          <w:rFonts w:ascii="Times New Roman" w:hAnsi="Times New Roman" w:cs="Times New Roman"/>
          <w:noProof/>
          <w:sz w:val="24"/>
          <w:szCs w:val="24"/>
        </w:rPr>
      </w:pPr>
      <w:ins w:id="15" w:author="almeira ashriva">
        <w:r w:rsidRPr="00345443">
          <w:rPr>
            <w:rFonts w:ascii="Times New Roman" w:hAnsi="Times New Roman" w:cs="Times New Roman"/>
            <w:noProof/>
            <w:sz w:val="24"/>
            <w:szCs w:val="24"/>
          </w:rPr>
          <w:t>Status laporan berjalan dengan alur:</w:t>
        </w:r>
      </w:ins>
    </w:p>
    <w:p w14:paraId="35CD7D02" w14:textId="3EB169EA" w:rsidR="000E36F7" w:rsidRPr="00345443" w:rsidRDefault="000E36F7" w:rsidP="000E36F7">
      <w:pPr>
        <w:rPr>
          <w:ins w:id="16" w:author="almeira ashriva"/>
          <w:rFonts w:ascii="Times New Roman" w:hAnsi="Times New Roman" w:cs="Times New Roman"/>
          <w:noProof/>
          <w:sz w:val="24"/>
          <w:szCs w:val="24"/>
        </w:rPr>
      </w:pPr>
      <w:ins w:id="17" w:author="almeira ashriva">
        <w:r w:rsidRPr="00345443">
          <w:rPr>
            <w:rFonts w:ascii="Times New Roman" w:hAnsi="Times New Roman" w:cs="Times New Roman"/>
            <w:noProof/>
            <w:sz w:val="24"/>
            <w:szCs w:val="24"/>
          </w:rPr>
          <w:t xml:space="preserve"> Menunggu </w:t>
        </w:r>
        <w:r w:rsidRPr="00345443">
          <w:rPr>
            <w:rFonts w:ascii="Times New Roman" w:hAnsi="Times New Roman" w:cs="Times New Roman"/>
            <w:sz w:val="24"/>
            <w:szCs w:val="24"/>
          </w:rPr>
          <w:t>→ Dikerjakan → Selesai, atau Menunggu → Ditolak. Setiap perubahan dicacat sebagai riwayat progress beserta keterangan, foto bukti, dan waktunya.</w:t>
        </w:r>
      </w:ins>
    </w:p>
    <w:p w14:paraId="3CD06479" w14:textId="70BE4839" w:rsidR="0098509D" w:rsidRPr="00A67B42" w:rsidRDefault="0098509D" w:rsidP="0098509D">
      <w:pPr>
        <w:rPr>
          <w:rFonts w:ascii="Times New Roman" w:hAnsi="Times New Roman" w:cs="Times New Roman"/>
          <w:noProof/>
          <w:sz w:val="24"/>
          <w:szCs w:val="24"/>
        </w:rPr>
      </w:pPr>
    </w:p>
    <w:p w14:paraId="0C91B985" w14:textId="4AA9DBEB" w:rsidR="0098509D" w:rsidRPr="00345443" w:rsidRDefault="001A0DF7" w:rsidP="00345443">
      <w:pPr>
        <w:pStyle w:val="Heading2"/>
        <w:rPr>
          <w:rFonts w:ascii="Times New Roman" w:hAnsi="Times New Roman" w:cs="Times New Roman"/>
          <w:b/>
          <w:bCs/>
          <w:noProof/>
          <w:color w:val="000000" w:themeColor="text1"/>
          <w:sz w:val="28"/>
          <w:szCs w:val="28"/>
        </w:rPr>
      </w:pPr>
      <w:bookmarkStart w:id="18" w:name="_Toc243680897"/>
      <w:r w:rsidRPr="00345443">
        <w:rPr>
          <w:rFonts w:ascii="Times New Roman" w:hAnsi="Times New Roman" w:cs="Times New Roman"/>
          <w:b/>
          <w:bCs/>
          <w:noProof/>
          <w:color w:val="000000" w:themeColor="text1"/>
          <w:sz w:val="28"/>
          <w:szCs w:val="28"/>
        </w:rPr>
        <w:t xml:space="preserve">I.2 </w:t>
      </w:r>
      <w:r w:rsidR="00462F55" w:rsidRPr="00345443">
        <w:rPr>
          <w:rFonts w:ascii="Times New Roman" w:hAnsi="Times New Roman" w:cs="Times New Roman"/>
          <w:b/>
          <w:bCs/>
          <w:noProof/>
          <w:color w:val="000000" w:themeColor="text1"/>
          <w:sz w:val="28"/>
          <w:szCs w:val="28"/>
        </w:rPr>
        <w:t>Tools yang Digunakan</w:t>
      </w:r>
      <w:bookmarkEnd w:id="18"/>
    </w:p>
    <w:p w14:paraId="7046A4D2" w14:textId="32123063" w:rsidR="0098509D" w:rsidRPr="00A67B42" w:rsidRDefault="0098509D" w:rsidP="00462F55">
      <w:pPr>
        <w:rPr>
          <w:rFonts w:ascii="Times New Roman" w:hAnsi="Times New Roman" w:cs="Times New Roman"/>
          <w:noProof/>
          <w:sz w:val="24"/>
          <w:szCs w:val="24"/>
        </w:rPr>
      </w:pPr>
      <w:r w:rsidRPr="00A67B42">
        <w:rPr>
          <w:rFonts w:ascii="Times New Roman" w:hAnsi="Times New Roman" w:cs="Times New Roman"/>
          <w:noProof/>
          <w:sz w:val="24"/>
          <w:szCs w:val="24"/>
        </w:rPr>
        <w:tab/>
        <w:t>Dalam proses pembuatan Aplikasi Pengaduan Sarana Sekolah ini, digunakan beberapa perangkat lunak dan teknologi yang digunakan untuk membuat program, mengelola database, menjalankan aplikasi pada server lokal, serta mengatur tampilan aplikasi. Tools yang digunakan dalam proses pengembangan aplikasi ini adalah sebagai berikut:</w:t>
      </w:r>
    </w:p>
    <w:p w14:paraId="75B50F0F" w14:textId="6D4E63B5" w:rsidR="00462F55" w:rsidRPr="00A67B42" w:rsidRDefault="0098509D" w:rsidP="0098509D">
      <w:pPr>
        <w:rPr>
          <w:rFonts w:ascii="Times New Roman" w:hAnsi="Times New Roman" w:cs="Times New Roman"/>
          <w:noProof/>
          <w:sz w:val="24"/>
          <w:szCs w:val="24"/>
        </w:rPr>
      </w:pPr>
      <w:r w:rsidRPr="00A67B42">
        <w:rPr>
          <w:rFonts w:ascii="Times New Roman" w:hAnsi="Times New Roman" w:cs="Times New Roman"/>
          <w:noProof/>
          <w:sz w:val="24"/>
          <w:szCs w:val="24"/>
        </w:rPr>
        <w:t>1.</w:t>
      </w:r>
      <w:r w:rsidRPr="00A67B42">
        <w:rPr>
          <w:rFonts w:ascii="Times New Roman" w:hAnsi="Times New Roman" w:cs="Times New Roman"/>
        </w:rPr>
        <w:t xml:space="preserve"> </w:t>
      </w:r>
      <w:r w:rsidRPr="00A67B42">
        <w:rPr>
          <w:rFonts w:ascii="Times New Roman" w:hAnsi="Times New Roman" w:cs="Times New Roman"/>
          <w:b/>
          <w:bCs/>
          <w:noProof/>
          <w:sz w:val="24"/>
          <w:szCs w:val="24"/>
        </w:rPr>
        <w:t xml:space="preserve">Visual Studio Code </w:t>
      </w:r>
      <w:r w:rsidRPr="00A67B42">
        <w:rPr>
          <w:rFonts w:ascii="Times New Roman" w:hAnsi="Times New Roman" w:cs="Times New Roman"/>
          <w:noProof/>
          <w:sz w:val="24"/>
          <w:szCs w:val="24"/>
        </w:rPr>
        <w:t>– digunakan</w:t>
      </w:r>
      <w:r w:rsidR="007E67F2" w:rsidRPr="00A67B42">
        <w:rPr>
          <w:rFonts w:ascii="Times New Roman" w:hAnsi="Times New Roman" w:cs="Times New Roman"/>
          <w:noProof/>
          <w:sz w:val="24"/>
          <w:szCs w:val="24"/>
        </w:rPr>
        <w:t xml:space="preserve"> sebagai text editor untuk menulis, mengedit, dan mangelola kode program aplikasi</w:t>
      </w:r>
      <w:r w:rsidRPr="00A67B42">
        <w:rPr>
          <w:rFonts w:ascii="Times New Roman" w:hAnsi="Times New Roman" w:cs="Times New Roman"/>
          <w:noProof/>
          <w:sz w:val="24"/>
          <w:szCs w:val="24"/>
        </w:rPr>
        <w:t>.</w:t>
      </w:r>
    </w:p>
    <w:p w14:paraId="700F9246" w14:textId="291EF7FE" w:rsidR="0098509D" w:rsidRPr="00A67B42" w:rsidRDefault="0098509D" w:rsidP="0098509D">
      <w:pPr>
        <w:rPr>
          <w:rFonts w:ascii="Times New Roman" w:hAnsi="Times New Roman" w:cs="Times New Roman"/>
          <w:noProof/>
          <w:sz w:val="24"/>
          <w:szCs w:val="24"/>
        </w:rPr>
      </w:pPr>
      <w:r w:rsidRPr="00A67B42">
        <w:rPr>
          <w:rFonts w:ascii="Times New Roman" w:hAnsi="Times New Roman" w:cs="Times New Roman"/>
          <w:noProof/>
          <w:sz w:val="24"/>
          <w:szCs w:val="24"/>
        </w:rPr>
        <w:t>2.</w:t>
      </w:r>
      <w:r w:rsidRPr="00A67B42">
        <w:rPr>
          <w:rFonts w:ascii="Times New Roman" w:hAnsi="Times New Roman" w:cs="Times New Roman"/>
        </w:rPr>
        <w:t xml:space="preserve"> </w:t>
      </w:r>
      <w:r w:rsidRPr="00A67B42">
        <w:rPr>
          <w:rFonts w:ascii="Times New Roman" w:hAnsi="Times New Roman" w:cs="Times New Roman"/>
          <w:b/>
          <w:bCs/>
          <w:noProof/>
          <w:sz w:val="24"/>
          <w:szCs w:val="24"/>
        </w:rPr>
        <w:t>PHP</w:t>
      </w:r>
      <w:r w:rsidRPr="00A67B42">
        <w:rPr>
          <w:rFonts w:ascii="Times New Roman" w:hAnsi="Times New Roman" w:cs="Times New Roman"/>
          <w:noProof/>
          <w:sz w:val="24"/>
          <w:szCs w:val="24"/>
        </w:rPr>
        <w:t xml:space="preserve"> – digunakan sebagai bahasa pemrograman untuk membangun aplikasi</w:t>
      </w:r>
      <w:r w:rsidR="007E67F2" w:rsidRPr="00A67B42">
        <w:rPr>
          <w:rFonts w:ascii="Times New Roman" w:hAnsi="Times New Roman" w:cs="Times New Roman"/>
          <w:noProof/>
          <w:sz w:val="24"/>
          <w:szCs w:val="24"/>
        </w:rPr>
        <w:t xml:space="preserve"> serta mengatur proses pengolahan data pada sistem</w:t>
      </w:r>
      <w:r w:rsidRPr="00A67B42">
        <w:rPr>
          <w:rFonts w:ascii="Times New Roman" w:hAnsi="Times New Roman" w:cs="Times New Roman"/>
          <w:noProof/>
          <w:sz w:val="24"/>
          <w:szCs w:val="24"/>
        </w:rPr>
        <w:t>.</w:t>
      </w:r>
    </w:p>
    <w:p w14:paraId="4B8A658E" w14:textId="0486BAE0" w:rsidR="0098509D" w:rsidRPr="00A67B42" w:rsidRDefault="0098509D" w:rsidP="0098509D">
      <w:pPr>
        <w:rPr>
          <w:rFonts w:ascii="Times New Roman" w:hAnsi="Times New Roman" w:cs="Times New Roman"/>
          <w:noProof/>
          <w:sz w:val="24"/>
          <w:szCs w:val="24"/>
        </w:rPr>
      </w:pPr>
      <w:r w:rsidRPr="00A67B42">
        <w:rPr>
          <w:rFonts w:ascii="Times New Roman" w:hAnsi="Times New Roman" w:cs="Times New Roman"/>
          <w:noProof/>
          <w:sz w:val="24"/>
          <w:szCs w:val="24"/>
        </w:rPr>
        <w:t xml:space="preserve">3. </w:t>
      </w:r>
      <w:r w:rsidRPr="00A67B42">
        <w:rPr>
          <w:rFonts w:ascii="Times New Roman" w:hAnsi="Times New Roman" w:cs="Times New Roman"/>
          <w:b/>
          <w:bCs/>
          <w:noProof/>
          <w:sz w:val="24"/>
          <w:szCs w:val="24"/>
        </w:rPr>
        <w:t>MySQL</w:t>
      </w:r>
      <w:r w:rsidRPr="00A67B42">
        <w:rPr>
          <w:rFonts w:ascii="Times New Roman" w:hAnsi="Times New Roman" w:cs="Times New Roman"/>
          <w:noProof/>
          <w:sz w:val="24"/>
          <w:szCs w:val="24"/>
        </w:rPr>
        <w:t xml:space="preserve"> – digunakan </w:t>
      </w:r>
      <w:r w:rsidR="007E67F2" w:rsidRPr="00A67B42">
        <w:rPr>
          <w:rFonts w:ascii="Times New Roman" w:hAnsi="Times New Roman" w:cs="Times New Roman"/>
          <w:noProof/>
          <w:sz w:val="24"/>
          <w:szCs w:val="24"/>
        </w:rPr>
        <w:t>sebagai database untuk</w:t>
      </w:r>
      <w:r w:rsidRPr="00A67B42">
        <w:rPr>
          <w:rFonts w:ascii="Times New Roman" w:hAnsi="Times New Roman" w:cs="Times New Roman"/>
          <w:noProof/>
          <w:sz w:val="24"/>
          <w:szCs w:val="24"/>
        </w:rPr>
        <w:t xml:space="preserve"> menyimpan dan mengelola data</w:t>
      </w:r>
      <w:r w:rsidR="007E67F2" w:rsidRPr="00A67B42">
        <w:rPr>
          <w:rFonts w:ascii="Times New Roman" w:hAnsi="Times New Roman" w:cs="Times New Roman"/>
          <w:noProof/>
          <w:sz w:val="24"/>
          <w:szCs w:val="24"/>
        </w:rPr>
        <w:t xml:space="preserve"> yang dibutuhkan oleh</w:t>
      </w:r>
      <w:r w:rsidRPr="00A67B42">
        <w:rPr>
          <w:rFonts w:ascii="Times New Roman" w:hAnsi="Times New Roman" w:cs="Times New Roman"/>
          <w:noProof/>
          <w:sz w:val="24"/>
          <w:szCs w:val="24"/>
        </w:rPr>
        <w:t xml:space="preserve"> aplikasi.</w:t>
      </w:r>
    </w:p>
    <w:p w14:paraId="1EA423C1" w14:textId="3F003B11" w:rsidR="0098509D" w:rsidRPr="00A67B42" w:rsidRDefault="0098509D" w:rsidP="0098509D">
      <w:pPr>
        <w:rPr>
          <w:rFonts w:ascii="Times New Roman" w:hAnsi="Times New Roman" w:cs="Times New Roman"/>
          <w:noProof/>
          <w:sz w:val="24"/>
          <w:szCs w:val="24"/>
        </w:rPr>
      </w:pPr>
      <w:r w:rsidRPr="00A67B42">
        <w:rPr>
          <w:rFonts w:ascii="Times New Roman" w:hAnsi="Times New Roman" w:cs="Times New Roman"/>
          <w:noProof/>
          <w:sz w:val="24"/>
          <w:szCs w:val="24"/>
        </w:rPr>
        <w:t>4.</w:t>
      </w:r>
      <w:r w:rsidRPr="00A67B42">
        <w:rPr>
          <w:rFonts w:ascii="Times New Roman" w:hAnsi="Times New Roman" w:cs="Times New Roman"/>
        </w:rPr>
        <w:t xml:space="preserve"> </w:t>
      </w:r>
      <w:r w:rsidRPr="00A67B42">
        <w:rPr>
          <w:rFonts w:ascii="Times New Roman" w:hAnsi="Times New Roman" w:cs="Times New Roman"/>
          <w:b/>
          <w:bCs/>
          <w:noProof/>
          <w:sz w:val="24"/>
          <w:szCs w:val="24"/>
        </w:rPr>
        <w:t>Laragon</w:t>
      </w:r>
      <w:r w:rsidRPr="00A67B42">
        <w:rPr>
          <w:rFonts w:ascii="Times New Roman" w:hAnsi="Times New Roman" w:cs="Times New Roman"/>
          <w:noProof/>
          <w:sz w:val="24"/>
          <w:szCs w:val="24"/>
        </w:rPr>
        <w:t xml:space="preserve"> – digunakan sebagai lingkungan server lokal untuk menjalankan aplikasi PHP dan </w:t>
      </w:r>
      <w:r w:rsidR="007E67F2" w:rsidRPr="00A67B42">
        <w:rPr>
          <w:rFonts w:ascii="Times New Roman" w:hAnsi="Times New Roman" w:cs="Times New Roman"/>
          <w:noProof/>
          <w:sz w:val="24"/>
          <w:szCs w:val="24"/>
        </w:rPr>
        <w:t xml:space="preserve">menghubungkan aplikasi dengan </w:t>
      </w:r>
      <w:r w:rsidRPr="00A67B42">
        <w:rPr>
          <w:rFonts w:ascii="Times New Roman" w:hAnsi="Times New Roman" w:cs="Times New Roman"/>
          <w:noProof/>
          <w:sz w:val="24"/>
          <w:szCs w:val="24"/>
        </w:rPr>
        <w:t>database MySQL.</w:t>
      </w:r>
    </w:p>
    <w:p w14:paraId="0AE2F35B" w14:textId="04896B1B" w:rsidR="0098509D" w:rsidRPr="00A67B42" w:rsidRDefault="0098509D" w:rsidP="0098509D">
      <w:pPr>
        <w:rPr>
          <w:rFonts w:ascii="Times New Roman" w:hAnsi="Times New Roman" w:cs="Times New Roman"/>
          <w:noProof/>
          <w:sz w:val="24"/>
          <w:szCs w:val="24"/>
        </w:rPr>
      </w:pPr>
      <w:r w:rsidRPr="00A67B42">
        <w:rPr>
          <w:rFonts w:ascii="Times New Roman" w:hAnsi="Times New Roman" w:cs="Times New Roman"/>
          <w:noProof/>
          <w:sz w:val="24"/>
          <w:szCs w:val="24"/>
        </w:rPr>
        <w:t>5.</w:t>
      </w:r>
      <w:r w:rsidRPr="00A67B42">
        <w:rPr>
          <w:rFonts w:ascii="Times New Roman" w:hAnsi="Times New Roman" w:cs="Times New Roman"/>
        </w:rPr>
        <w:t xml:space="preserve"> </w:t>
      </w:r>
      <w:r w:rsidRPr="00A67B42">
        <w:rPr>
          <w:rFonts w:ascii="Times New Roman" w:hAnsi="Times New Roman" w:cs="Times New Roman"/>
          <w:b/>
          <w:bCs/>
          <w:noProof/>
          <w:sz w:val="24"/>
          <w:szCs w:val="24"/>
        </w:rPr>
        <w:t>HTML</w:t>
      </w:r>
      <w:r w:rsidR="007E67F2" w:rsidRPr="00A67B42">
        <w:rPr>
          <w:rFonts w:ascii="Times New Roman" w:hAnsi="Times New Roman" w:cs="Times New Roman"/>
          <w:b/>
          <w:bCs/>
          <w:noProof/>
          <w:sz w:val="24"/>
          <w:szCs w:val="24"/>
        </w:rPr>
        <w:t xml:space="preserve"> (Hyper Text Markup Language)</w:t>
      </w:r>
      <w:r w:rsidRPr="00A67B42">
        <w:rPr>
          <w:rFonts w:ascii="Times New Roman" w:hAnsi="Times New Roman" w:cs="Times New Roman"/>
          <w:noProof/>
          <w:sz w:val="24"/>
          <w:szCs w:val="24"/>
        </w:rPr>
        <w:t xml:space="preserve"> – digunakan untuk membuat struktur halaman </w:t>
      </w:r>
      <w:r w:rsidR="007E67F2" w:rsidRPr="00A67B42">
        <w:rPr>
          <w:rFonts w:ascii="Times New Roman" w:hAnsi="Times New Roman" w:cs="Times New Roman"/>
          <w:noProof/>
          <w:sz w:val="24"/>
          <w:szCs w:val="24"/>
        </w:rPr>
        <w:t xml:space="preserve">pada </w:t>
      </w:r>
      <w:r w:rsidRPr="00A67B42">
        <w:rPr>
          <w:rFonts w:ascii="Times New Roman" w:hAnsi="Times New Roman" w:cs="Times New Roman"/>
          <w:noProof/>
          <w:sz w:val="24"/>
          <w:szCs w:val="24"/>
        </w:rPr>
        <w:t>aplikasi</w:t>
      </w:r>
      <w:r w:rsidR="007E67F2" w:rsidRPr="00A67B42">
        <w:rPr>
          <w:rFonts w:ascii="Times New Roman" w:hAnsi="Times New Roman" w:cs="Times New Roman"/>
          <w:noProof/>
          <w:sz w:val="24"/>
          <w:szCs w:val="24"/>
        </w:rPr>
        <w:t xml:space="preserve"> sehingga setiap elemen dapat ditampilkan sesuai kebutuhan</w:t>
      </w:r>
      <w:r w:rsidRPr="00A67B42">
        <w:rPr>
          <w:rFonts w:ascii="Times New Roman" w:hAnsi="Times New Roman" w:cs="Times New Roman"/>
          <w:noProof/>
          <w:sz w:val="24"/>
          <w:szCs w:val="24"/>
        </w:rPr>
        <w:t>.</w:t>
      </w:r>
    </w:p>
    <w:p w14:paraId="792AEE2F" w14:textId="7F2CB5A6" w:rsidR="0098509D" w:rsidRPr="00A67B42" w:rsidRDefault="0098509D" w:rsidP="0098509D">
      <w:pPr>
        <w:rPr>
          <w:rFonts w:ascii="Times New Roman" w:hAnsi="Times New Roman" w:cs="Times New Roman"/>
          <w:noProof/>
          <w:sz w:val="24"/>
          <w:szCs w:val="24"/>
        </w:rPr>
      </w:pPr>
      <w:r w:rsidRPr="00A67B42">
        <w:rPr>
          <w:rFonts w:ascii="Times New Roman" w:hAnsi="Times New Roman" w:cs="Times New Roman"/>
          <w:noProof/>
          <w:sz w:val="24"/>
          <w:szCs w:val="24"/>
        </w:rPr>
        <w:t xml:space="preserve">6. </w:t>
      </w:r>
      <w:r w:rsidRPr="00A67B42">
        <w:rPr>
          <w:rFonts w:ascii="Times New Roman" w:hAnsi="Times New Roman" w:cs="Times New Roman"/>
          <w:b/>
          <w:bCs/>
          <w:noProof/>
          <w:sz w:val="24"/>
          <w:szCs w:val="24"/>
        </w:rPr>
        <w:t>CSS</w:t>
      </w:r>
      <w:r w:rsidRPr="00A67B42">
        <w:rPr>
          <w:rFonts w:ascii="Times New Roman" w:hAnsi="Times New Roman" w:cs="Times New Roman"/>
          <w:noProof/>
          <w:sz w:val="24"/>
          <w:szCs w:val="24"/>
        </w:rPr>
        <w:t xml:space="preserve"> – digunakan untuk mengatur tampilan</w:t>
      </w:r>
      <w:r w:rsidR="007E67F2" w:rsidRPr="00A67B42">
        <w:rPr>
          <w:rFonts w:ascii="Times New Roman" w:hAnsi="Times New Roman" w:cs="Times New Roman"/>
          <w:noProof/>
          <w:sz w:val="24"/>
          <w:szCs w:val="24"/>
        </w:rPr>
        <w:t>, tata letak,</w:t>
      </w:r>
      <w:r w:rsidRPr="00A67B42">
        <w:rPr>
          <w:rFonts w:ascii="Times New Roman" w:hAnsi="Times New Roman" w:cs="Times New Roman"/>
          <w:noProof/>
          <w:sz w:val="24"/>
          <w:szCs w:val="24"/>
        </w:rPr>
        <w:t xml:space="preserve"> dan desain </w:t>
      </w:r>
      <w:r w:rsidR="007E67F2" w:rsidRPr="00A67B42">
        <w:rPr>
          <w:rFonts w:ascii="Times New Roman" w:hAnsi="Times New Roman" w:cs="Times New Roman"/>
          <w:noProof/>
          <w:sz w:val="24"/>
          <w:szCs w:val="24"/>
        </w:rPr>
        <w:t xml:space="preserve">halaman </w:t>
      </w:r>
      <w:r w:rsidRPr="00A67B42">
        <w:rPr>
          <w:rFonts w:ascii="Times New Roman" w:hAnsi="Times New Roman" w:cs="Times New Roman"/>
          <w:noProof/>
          <w:sz w:val="24"/>
          <w:szCs w:val="24"/>
        </w:rPr>
        <w:t>aplikasi</w:t>
      </w:r>
      <w:r w:rsidR="007E67F2" w:rsidRPr="00A67B42">
        <w:rPr>
          <w:rFonts w:ascii="Times New Roman" w:hAnsi="Times New Roman" w:cs="Times New Roman"/>
          <w:noProof/>
          <w:sz w:val="24"/>
          <w:szCs w:val="24"/>
        </w:rPr>
        <w:t xml:space="preserve"> agar lebih terstruktur dan nyaman digunakan</w:t>
      </w:r>
      <w:r w:rsidRPr="00A67B42">
        <w:rPr>
          <w:rFonts w:ascii="Times New Roman" w:hAnsi="Times New Roman" w:cs="Times New Roman"/>
          <w:noProof/>
          <w:sz w:val="24"/>
          <w:szCs w:val="24"/>
        </w:rPr>
        <w:t>.</w:t>
      </w:r>
    </w:p>
    <w:p w14:paraId="7AC18FEA" w14:textId="1C222385" w:rsidR="007E67F2" w:rsidRPr="00A67B42" w:rsidRDefault="0098509D" w:rsidP="0098509D">
      <w:pPr>
        <w:rPr>
          <w:rFonts w:ascii="Times New Roman" w:hAnsi="Times New Roman" w:cs="Times New Roman"/>
          <w:noProof/>
          <w:sz w:val="24"/>
          <w:szCs w:val="24"/>
        </w:rPr>
      </w:pPr>
      <w:r w:rsidRPr="00A67B42">
        <w:rPr>
          <w:rFonts w:ascii="Times New Roman" w:hAnsi="Times New Roman" w:cs="Times New Roman"/>
          <w:noProof/>
          <w:sz w:val="24"/>
          <w:szCs w:val="24"/>
        </w:rPr>
        <w:t xml:space="preserve">7. </w:t>
      </w:r>
      <w:r w:rsidRPr="00A67B42">
        <w:rPr>
          <w:rFonts w:ascii="Times New Roman" w:hAnsi="Times New Roman" w:cs="Times New Roman"/>
          <w:b/>
          <w:bCs/>
          <w:noProof/>
          <w:sz w:val="24"/>
          <w:szCs w:val="24"/>
        </w:rPr>
        <w:t>phpMyAdmin</w:t>
      </w:r>
      <w:r w:rsidRPr="00A67B42">
        <w:rPr>
          <w:rFonts w:ascii="Times New Roman" w:hAnsi="Times New Roman" w:cs="Times New Roman"/>
          <w:noProof/>
          <w:sz w:val="24"/>
          <w:szCs w:val="24"/>
        </w:rPr>
        <w:t xml:space="preserve"> – digunakan untuk membuat</w:t>
      </w:r>
      <w:r w:rsidR="007E67F2" w:rsidRPr="00A67B42">
        <w:rPr>
          <w:rFonts w:ascii="Times New Roman" w:hAnsi="Times New Roman" w:cs="Times New Roman"/>
          <w:noProof/>
          <w:sz w:val="24"/>
          <w:szCs w:val="24"/>
        </w:rPr>
        <w:t>,</w:t>
      </w:r>
      <w:r w:rsidRPr="00A67B42">
        <w:rPr>
          <w:rFonts w:ascii="Times New Roman" w:hAnsi="Times New Roman" w:cs="Times New Roman"/>
          <w:noProof/>
          <w:sz w:val="24"/>
          <w:szCs w:val="24"/>
        </w:rPr>
        <w:t xml:space="preserve"> mengelola</w:t>
      </w:r>
      <w:r w:rsidR="007E67F2" w:rsidRPr="00A67B42">
        <w:rPr>
          <w:rFonts w:ascii="Times New Roman" w:hAnsi="Times New Roman" w:cs="Times New Roman"/>
          <w:noProof/>
          <w:sz w:val="24"/>
          <w:szCs w:val="24"/>
        </w:rPr>
        <w:t>, dan memanipulasi</w:t>
      </w:r>
      <w:r w:rsidRPr="00A67B42">
        <w:rPr>
          <w:rFonts w:ascii="Times New Roman" w:hAnsi="Times New Roman" w:cs="Times New Roman"/>
          <w:noProof/>
          <w:sz w:val="24"/>
          <w:szCs w:val="24"/>
        </w:rPr>
        <w:t xml:space="preserve"> database MySQL</w:t>
      </w:r>
      <w:r w:rsidR="007E67F2" w:rsidRPr="00A67B42">
        <w:rPr>
          <w:rFonts w:ascii="Times New Roman" w:hAnsi="Times New Roman" w:cs="Times New Roman"/>
          <w:noProof/>
          <w:sz w:val="24"/>
          <w:szCs w:val="24"/>
        </w:rPr>
        <w:t xml:space="preserve"> melalui antarmuka berbasis web</w:t>
      </w:r>
      <w:r w:rsidRPr="00A67B42">
        <w:rPr>
          <w:rFonts w:ascii="Times New Roman" w:hAnsi="Times New Roman" w:cs="Times New Roman"/>
          <w:noProof/>
          <w:sz w:val="24"/>
          <w:szCs w:val="24"/>
        </w:rPr>
        <w:t>.</w:t>
      </w:r>
    </w:p>
    <w:p w14:paraId="17D11B0A" w14:textId="42448B5C" w:rsidR="007E67F2" w:rsidRPr="00A67B42" w:rsidRDefault="007E67F2" w:rsidP="0098509D">
      <w:pPr>
        <w:rPr>
          <w:rFonts w:ascii="Times New Roman" w:hAnsi="Times New Roman" w:cs="Times New Roman"/>
          <w:noProof/>
          <w:sz w:val="24"/>
          <w:szCs w:val="24"/>
        </w:rPr>
      </w:pPr>
      <w:r w:rsidRPr="00A67B42">
        <w:rPr>
          <w:rFonts w:ascii="Times New Roman" w:hAnsi="Times New Roman" w:cs="Times New Roman"/>
          <w:noProof/>
          <w:sz w:val="24"/>
          <w:szCs w:val="24"/>
        </w:rPr>
        <w:t>Dengan menggunakan tools proses pengembangan aplikasi dapat dilakukan mulai dari penulisan kode program, pembuatan tampilan, pengelolaan database, hingga menjalankan dan melakukan pengujian aplikasi pada server lokal.</w:t>
      </w:r>
    </w:p>
    <w:p w14:paraId="75337E75" w14:textId="538736A7" w:rsidR="00427ED7" w:rsidRPr="00A67B42" w:rsidRDefault="00427ED7" w:rsidP="0098509D">
      <w:pPr>
        <w:rPr>
          <w:rFonts w:ascii="Times New Roman" w:hAnsi="Times New Roman" w:cs="Times New Roman"/>
          <w:noProof/>
          <w:sz w:val="24"/>
          <w:szCs w:val="24"/>
        </w:rPr>
      </w:pPr>
    </w:p>
    <w:p w14:paraId="05489118" w14:textId="4BF2F2D3" w:rsidR="00427ED7" w:rsidRPr="00A67B42" w:rsidRDefault="00427ED7" w:rsidP="0098509D">
      <w:pPr>
        <w:rPr>
          <w:rFonts w:ascii="Times New Roman" w:hAnsi="Times New Roman" w:cs="Times New Roman"/>
          <w:noProof/>
          <w:sz w:val="24"/>
          <w:szCs w:val="24"/>
        </w:rPr>
      </w:pPr>
    </w:p>
    <w:p w14:paraId="10910733" w14:textId="77777777" w:rsidR="001A1895" w:rsidRPr="00A67B42" w:rsidRDefault="001A1895" w:rsidP="001A1895">
      <w:pPr>
        <w:rPr>
          <w:rFonts w:ascii="Times New Roman" w:hAnsi="Times New Roman" w:cs="Times New Roman"/>
          <w:noProof/>
          <w:sz w:val="24"/>
          <w:szCs w:val="24"/>
        </w:rPr>
      </w:pPr>
      <w:bookmarkStart w:id="19" w:name="_GoBack"/>
      <w:bookmarkEnd w:id="19"/>
    </w:p>
    <w:p w14:paraId="204543CF" w14:textId="25B0F418" w:rsidR="00427ED7" w:rsidRPr="00345443" w:rsidRDefault="00427ED7" w:rsidP="00345443">
      <w:pPr>
        <w:pStyle w:val="Heading1"/>
        <w:jc w:val="center"/>
        <w:rPr>
          <w:rFonts w:ascii="Times New Roman" w:hAnsi="Times New Roman" w:cs="Times New Roman"/>
          <w:b/>
          <w:bCs/>
          <w:noProof/>
          <w:color w:val="000000" w:themeColor="text1"/>
        </w:rPr>
      </w:pPr>
      <w:bookmarkStart w:id="20" w:name="_Toc243680898"/>
      <w:r w:rsidRPr="00345443">
        <w:rPr>
          <w:rFonts w:ascii="Times New Roman" w:hAnsi="Times New Roman" w:cs="Times New Roman"/>
          <w:b/>
          <w:bCs/>
          <w:noProof/>
          <w:color w:val="000000" w:themeColor="text1"/>
        </w:rPr>
        <w:t>BAB II</w:t>
      </w:r>
      <w:bookmarkEnd w:id="20"/>
    </w:p>
    <w:p w14:paraId="670F34BF" w14:textId="1F74098B" w:rsidR="00427ED7" w:rsidRPr="00345443" w:rsidRDefault="00427ED7" w:rsidP="00345443">
      <w:pPr>
        <w:pStyle w:val="Heading1"/>
        <w:jc w:val="center"/>
        <w:rPr>
          <w:rFonts w:ascii="Times New Roman" w:hAnsi="Times New Roman" w:cs="Times New Roman"/>
          <w:b/>
          <w:bCs/>
          <w:noProof/>
          <w:color w:val="000000" w:themeColor="text1"/>
        </w:rPr>
      </w:pPr>
      <w:bookmarkStart w:id="21" w:name="_Toc243680899"/>
      <w:r w:rsidRPr="00345443">
        <w:rPr>
          <w:rFonts w:ascii="Times New Roman" w:hAnsi="Times New Roman" w:cs="Times New Roman"/>
          <w:b/>
          <w:bCs/>
          <w:noProof/>
          <w:color w:val="000000" w:themeColor="text1"/>
        </w:rPr>
        <w:t>ANALISIS DAN PERANCANGAN</w:t>
      </w:r>
      <w:bookmarkEnd w:id="21"/>
    </w:p>
    <w:p w14:paraId="419EE4E0" w14:textId="5B8494CD" w:rsidR="00427ED7" w:rsidRPr="00345443" w:rsidRDefault="00345443" w:rsidP="00345443">
      <w:pPr>
        <w:pStyle w:val="Heading2"/>
        <w:rPr>
          <w:rFonts w:ascii="Times New Roman" w:hAnsi="Times New Roman" w:cs="Times New Roman"/>
          <w:b/>
          <w:bCs/>
          <w:noProof/>
          <w:color w:val="000000" w:themeColor="text1"/>
          <w:sz w:val="28"/>
          <w:szCs w:val="28"/>
        </w:rPr>
      </w:pPr>
      <w:bookmarkStart w:id="22" w:name="_Toc243680900"/>
      <w:r>
        <w:rPr>
          <w:rFonts w:ascii="Times New Roman" w:hAnsi="Times New Roman" w:cs="Times New Roman"/>
          <w:b/>
          <w:bCs/>
          <w:noProof/>
          <w:color w:val="000000" w:themeColor="text1"/>
          <w:sz w:val="28"/>
          <w:szCs w:val="28"/>
          <w:lang w:val="en-US"/>
        </w:rPr>
        <w:t xml:space="preserve">2.1 </w:t>
      </w:r>
      <w:r w:rsidR="00427ED7" w:rsidRPr="00345443">
        <w:rPr>
          <w:rFonts w:ascii="Times New Roman" w:hAnsi="Times New Roman" w:cs="Times New Roman"/>
          <w:b/>
          <w:bCs/>
          <w:noProof/>
          <w:color w:val="000000" w:themeColor="text1"/>
          <w:sz w:val="28"/>
          <w:szCs w:val="28"/>
        </w:rPr>
        <w:t>Software Requirement Specification</w:t>
      </w:r>
      <w:bookmarkEnd w:id="22"/>
    </w:p>
    <w:p w14:paraId="3DAAFC3D" w14:textId="7AF1973B" w:rsidR="0056182E" w:rsidRPr="00031F76" w:rsidRDefault="0056182E" w:rsidP="0056182E">
      <w:pPr>
        <w:rPr>
          <w:rFonts w:ascii="Times New Roman" w:hAnsi="Times New Roman" w:cs="Times New Roman"/>
          <w:sz w:val="24"/>
          <w:szCs w:val="24"/>
          <w:lang w:val="en-US"/>
        </w:rPr>
      </w:pPr>
      <w:r w:rsidRPr="00031F76">
        <w:rPr>
          <w:rFonts w:ascii="Times New Roman" w:hAnsi="Times New Roman" w:cs="Times New Roman"/>
          <w:noProof/>
          <w:sz w:val="24"/>
          <w:szCs w:val="24"/>
        </w:rPr>
        <w:t xml:space="preserve">Software </w:t>
      </w:r>
      <w:r w:rsidRPr="00031F76">
        <w:rPr>
          <w:rFonts w:ascii="Times New Roman" w:hAnsi="Times New Roman" w:cs="Times New Roman"/>
          <w:sz w:val="24"/>
          <w:szCs w:val="24"/>
        </w:rPr>
        <w:t>Requirement Specification (SRS) memuat hasil analisis tentang apasaja yg dibutuhkan pengguna dan apa saja yang harus dilakukan s</w:t>
      </w:r>
      <w:proofErr w:type="spellStart"/>
      <w:r w:rsidRPr="00031F76">
        <w:rPr>
          <w:rFonts w:ascii="Times New Roman" w:hAnsi="Times New Roman" w:cs="Times New Roman"/>
          <w:sz w:val="24"/>
          <w:szCs w:val="24"/>
          <w:lang w:val="en-US"/>
        </w:rPr>
        <w:t>i</w:t>
      </w:r>
      <w:proofErr w:type="spellEnd"/>
      <w:r w:rsidRPr="00031F76">
        <w:rPr>
          <w:rFonts w:ascii="Times New Roman" w:hAnsi="Times New Roman" w:cs="Times New Roman"/>
          <w:sz w:val="24"/>
          <w:szCs w:val="24"/>
        </w:rPr>
        <w:t>stem.</w:t>
      </w:r>
      <w:r w:rsidRPr="00031F76">
        <w:rPr>
          <w:rFonts w:ascii="Times New Roman" w:hAnsi="Times New Roman" w:cs="Times New Roman"/>
          <w:sz w:val="24"/>
          <w:szCs w:val="24"/>
          <w:lang w:val="en-US"/>
        </w:rPr>
        <w:t xml:space="preserve"> </w:t>
      </w:r>
      <w:proofErr w:type="spellStart"/>
      <w:r w:rsidRPr="00031F76">
        <w:rPr>
          <w:rFonts w:ascii="Times New Roman" w:hAnsi="Times New Roman" w:cs="Times New Roman"/>
          <w:sz w:val="24"/>
          <w:szCs w:val="24"/>
          <w:lang w:val="en-US"/>
        </w:rPr>
        <w:t>Analisis</w:t>
      </w:r>
      <w:proofErr w:type="spellEnd"/>
      <w:r w:rsidRPr="00031F76">
        <w:rPr>
          <w:rFonts w:ascii="Times New Roman" w:hAnsi="Times New Roman" w:cs="Times New Roman"/>
          <w:sz w:val="24"/>
          <w:szCs w:val="24"/>
          <w:lang w:val="en-US"/>
        </w:rPr>
        <w:t xml:space="preserve"> </w:t>
      </w:r>
      <w:proofErr w:type="spellStart"/>
      <w:r w:rsidRPr="00031F76">
        <w:rPr>
          <w:rFonts w:ascii="Times New Roman" w:hAnsi="Times New Roman" w:cs="Times New Roman"/>
          <w:sz w:val="24"/>
          <w:szCs w:val="24"/>
          <w:lang w:val="en-US"/>
        </w:rPr>
        <w:t>dibagi</w:t>
      </w:r>
      <w:proofErr w:type="spellEnd"/>
      <w:r w:rsidRPr="00031F76">
        <w:rPr>
          <w:rFonts w:ascii="Times New Roman" w:hAnsi="Times New Roman" w:cs="Times New Roman"/>
          <w:sz w:val="24"/>
          <w:szCs w:val="24"/>
          <w:lang w:val="en-US"/>
        </w:rPr>
        <w:t xml:space="preserve"> </w:t>
      </w:r>
      <w:proofErr w:type="spellStart"/>
      <w:r w:rsidRPr="00031F76">
        <w:rPr>
          <w:rFonts w:ascii="Times New Roman" w:hAnsi="Times New Roman" w:cs="Times New Roman"/>
          <w:sz w:val="24"/>
          <w:szCs w:val="24"/>
          <w:lang w:val="en-US"/>
        </w:rPr>
        <w:t>menjadi</w:t>
      </w:r>
      <w:proofErr w:type="spellEnd"/>
      <w:r w:rsidRPr="00031F76">
        <w:rPr>
          <w:rFonts w:ascii="Times New Roman" w:hAnsi="Times New Roman" w:cs="Times New Roman"/>
          <w:sz w:val="24"/>
          <w:szCs w:val="24"/>
          <w:lang w:val="en-US"/>
        </w:rPr>
        <w:t xml:space="preserve"> </w:t>
      </w:r>
      <w:proofErr w:type="spellStart"/>
      <w:r w:rsidRPr="00031F76">
        <w:rPr>
          <w:rFonts w:ascii="Times New Roman" w:hAnsi="Times New Roman" w:cs="Times New Roman"/>
          <w:sz w:val="24"/>
          <w:szCs w:val="24"/>
          <w:lang w:val="en-US"/>
        </w:rPr>
        <w:t>dua</w:t>
      </w:r>
      <w:proofErr w:type="spellEnd"/>
      <w:r w:rsidRPr="00031F76">
        <w:rPr>
          <w:rFonts w:ascii="Times New Roman" w:hAnsi="Times New Roman" w:cs="Times New Roman"/>
          <w:sz w:val="24"/>
          <w:szCs w:val="24"/>
          <w:lang w:val="en-US"/>
        </w:rPr>
        <w:t xml:space="preserve"> </w:t>
      </w:r>
      <w:proofErr w:type="spellStart"/>
      <w:r w:rsidRPr="00031F76">
        <w:rPr>
          <w:rFonts w:ascii="Times New Roman" w:hAnsi="Times New Roman" w:cs="Times New Roman"/>
          <w:sz w:val="24"/>
          <w:szCs w:val="24"/>
          <w:lang w:val="en-US"/>
        </w:rPr>
        <w:t>bagian</w:t>
      </w:r>
      <w:proofErr w:type="spellEnd"/>
      <w:r w:rsidRPr="00031F76">
        <w:rPr>
          <w:rFonts w:ascii="Times New Roman" w:hAnsi="Times New Roman" w:cs="Times New Roman"/>
          <w:sz w:val="24"/>
          <w:szCs w:val="24"/>
          <w:lang w:val="en-US"/>
        </w:rPr>
        <w:t xml:space="preserve">, </w:t>
      </w:r>
      <w:proofErr w:type="spellStart"/>
      <w:r w:rsidRPr="00031F76">
        <w:rPr>
          <w:rFonts w:ascii="Times New Roman" w:hAnsi="Times New Roman" w:cs="Times New Roman"/>
          <w:sz w:val="24"/>
          <w:szCs w:val="24"/>
          <w:lang w:val="en-US"/>
        </w:rPr>
        <w:t>yaitu</w:t>
      </w:r>
      <w:proofErr w:type="spellEnd"/>
      <w:r w:rsidRPr="00031F76">
        <w:rPr>
          <w:rFonts w:ascii="Times New Roman" w:hAnsi="Times New Roman" w:cs="Times New Roman"/>
          <w:sz w:val="24"/>
          <w:szCs w:val="24"/>
          <w:lang w:val="en-US"/>
        </w:rPr>
        <w:t xml:space="preserve"> </w:t>
      </w:r>
      <w:proofErr w:type="spellStart"/>
      <w:r w:rsidRPr="00031F76">
        <w:rPr>
          <w:rFonts w:ascii="Times New Roman" w:hAnsi="Times New Roman" w:cs="Times New Roman"/>
          <w:sz w:val="24"/>
          <w:szCs w:val="24"/>
          <w:lang w:val="en-US"/>
        </w:rPr>
        <w:t>kebutuhan</w:t>
      </w:r>
      <w:proofErr w:type="spellEnd"/>
      <w:r w:rsidRPr="00031F76">
        <w:rPr>
          <w:rFonts w:ascii="Times New Roman" w:hAnsi="Times New Roman" w:cs="Times New Roman"/>
          <w:sz w:val="24"/>
          <w:szCs w:val="24"/>
          <w:lang w:val="en-US"/>
        </w:rPr>
        <w:t xml:space="preserve"> pengguna dan </w:t>
      </w:r>
      <w:proofErr w:type="spellStart"/>
      <w:r w:rsidRPr="00031F76">
        <w:rPr>
          <w:rFonts w:ascii="Times New Roman" w:hAnsi="Times New Roman" w:cs="Times New Roman"/>
          <w:sz w:val="24"/>
          <w:szCs w:val="24"/>
          <w:lang w:val="en-US"/>
        </w:rPr>
        <w:t>kebutuhan</w:t>
      </w:r>
      <w:proofErr w:type="spellEnd"/>
      <w:r w:rsidRPr="00031F76">
        <w:rPr>
          <w:rFonts w:ascii="Times New Roman" w:hAnsi="Times New Roman" w:cs="Times New Roman"/>
          <w:sz w:val="24"/>
          <w:szCs w:val="24"/>
          <w:lang w:val="en-US"/>
        </w:rPr>
        <w:t xml:space="preserve"> </w:t>
      </w:r>
      <w:proofErr w:type="spellStart"/>
      <w:r w:rsidRPr="00031F76">
        <w:rPr>
          <w:rFonts w:ascii="Times New Roman" w:hAnsi="Times New Roman" w:cs="Times New Roman"/>
          <w:sz w:val="24"/>
          <w:szCs w:val="24"/>
          <w:lang w:val="en-US"/>
        </w:rPr>
        <w:t>fungsional</w:t>
      </w:r>
      <w:proofErr w:type="spellEnd"/>
      <w:r w:rsidRPr="00031F76">
        <w:rPr>
          <w:rFonts w:ascii="Times New Roman" w:hAnsi="Times New Roman" w:cs="Times New Roman"/>
          <w:sz w:val="24"/>
          <w:szCs w:val="24"/>
          <w:lang w:val="en-US"/>
        </w:rPr>
        <w:t xml:space="preserve">. </w:t>
      </w:r>
      <w:proofErr w:type="spellStart"/>
      <w:r w:rsidRPr="00031F76">
        <w:rPr>
          <w:rFonts w:ascii="Times New Roman" w:hAnsi="Times New Roman" w:cs="Times New Roman"/>
          <w:sz w:val="24"/>
          <w:szCs w:val="24"/>
          <w:lang w:val="en-US"/>
        </w:rPr>
        <w:t>Keduanya</w:t>
      </w:r>
      <w:proofErr w:type="spellEnd"/>
      <w:r w:rsidRPr="00031F76">
        <w:rPr>
          <w:rFonts w:ascii="Times New Roman" w:hAnsi="Times New Roman" w:cs="Times New Roman"/>
          <w:sz w:val="24"/>
          <w:szCs w:val="24"/>
          <w:lang w:val="en-US"/>
        </w:rPr>
        <w:t xml:space="preserve"> </w:t>
      </w:r>
      <w:proofErr w:type="spellStart"/>
      <w:r w:rsidRPr="00031F76">
        <w:rPr>
          <w:rFonts w:ascii="Times New Roman" w:hAnsi="Times New Roman" w:cs="Times New Roman"/>
          <w:sz w:val="24"/>
          <w:szCs w:val="24"/>
          <w:lang w:val="en-US"/>
        </w:rPr>
        <w:t>menjadi</w:t>
      </w:r>
      <w:proofErr w:type="spellEnd"/>
      <w:r w:rsidRPr="00031F76">
        <w:rPr>
          <w:rFonts w:ascii="Times New Roman" w:hAnsi="Times New Roman" w:cs="Times New Roman"/>
          <w:sz w:val="24"/>
          <w:szCs w:val="24"/>
          <w:lang w:val="en-US"/>
        </w:rPr>
        <w:t xml:space="preserve"> </w:t>
      </w:r>
      <w:proofErr w:type="spellStart"/>
      <w:r w:rsidRPr="00031F76">
        <w:rPr>
          <w:rFonts w:ascii="Times New Roman" w:hAnsi="Times New Roman" w:cs="Times New Roman"/>
          <w:sz w:val="24"/>
          <w:szCs w:val="24"/>
          <w:lang w:val="en-US"/>
        </w:rPr>
        <w:t>dasar</w:t>
      </w:r>
      <w:proofErr w:type="spellEnd"/>
      <w:r w:rsidRPr="00031F76">
        <w:rPr>
          <w:rFonts w:ascii="Times New Roman" w:hAnsi="Times New Roman" w:cs="Times New Roman"/>
          <w:sz w:val="24"/>
          <w:szCs w:val="24"/>
          <w:lang w:val="en-US"/>
        </w:rPr>
        <w:t xml:space="preserve"> </w:t>
      </w:r>
      <w:proofErr w:type="spellStart"/>
      <w:r w:rsidRPr="00031F76">
        <w:rPr>
          <w:rFonts w:ascii="Times New Roman" w:hAnsi="Times New Roman" w:cs="Times New Roman"/>
          <w:sz w:val="24"/>
          <w:szCs w:val="24"/>
          <w:lang w:val="en-US"/>
        </w:rPr>
        <w:t>perancangan</w:t>
      </w:r>
      <w:proofErr w:type="spellEnd"/>
      <w:r w:rsidRPr="00031F76">
        <w:rPr>
          <w:rFonts w:ascii="Times New Roman" w:hAnsi="Times New Roman" w:cs="Times New Roman"/>
          <w:sz w:val="24"/>
          <w:szCs w:val="24"/>
          <w:lang w:val="en-US"/>
        </w:rPr>
        <w:t xml:space="preserve"> dan </w:t>
      </w:r>
      <w:proofErr w:type="spellStart"/>
      <w:r w:rsidRPr="00031F76">
        <w:rPr>
          <w:rFonts w:ascii="Times New Roman" w:hAnsi="Times New Roman" w:cs="Times New Roman"/>
          <w:sz w:val="24"/>
          <w:szCs w:val="24"/>
          <w:lang w:val="en-US"/>
        </w:rPr>
        <w:t>pengujian</w:t>
      </w:r>
      <w:proofErr w:type="spellEnd"/>
      <w:r w:rsidRPr="00031F76">
        <w:rPr>
          <w:rFonts w:ascii="Times New Roman" w:hAnsi="Times New Roman" w:cs="Times New Roman"/>
          <w:sz w:val="24"/>
          <w:szCs w:val="24"/>
          <w:lang w:val="en-US"/>
        </w:rPr>
        <w:t xml:space="preserve"> </w:t>
      </w:r>
      <w:proofErr w:type="spellStart"/>
      <w:r w:rsidRPr="00031F76">
        <w:rPr>
          <w:rFonts w:ascii="Times New Roman" w:hAnsi="Times New Roman" w:cs="Times New Roman"/>
          <w:sz w:val="24"/>
          <w:szCs w:val="24"/>
          <w:lang w:val="en-US"/>
        </w:rPr>
        <w:t>aplikasi</w:t>
      </w:r>
      <w:proofErr w:type="spellEnd"/>
      <w:r w:rsidRPr="00031F76">
        <w:rPr>
          <w:rFonts w:ascii="Times New Roman" w:hAnsi="Times New Roman" w:cs="Times New Roman"/>
          <w:sz w:val="24"/>
          <w:szCs w:val="24"/>
          <w:lang w:val="en-US"/>
        </w:rPr>
        <w:t>.</w:t>
      </w:r>
    </w:p>
    <w:p w14:paraId="1AD91D14" w14:textId="77777777" w:rsidR="00633757" w:rsidRPr="00A67B42" w:rsidRDefault="00633757" w:rsidP="0056182E">
      <w:pPr>
        <w:rPr>
          <w:rFonts w:ascii="Times New Roman" w:hAnsi="Times New Roman" w:cs="Times New Roman"/>
          <w:b/>
          <w:bCs/>
          <w:noProof/>
          <w:sz w:val="28"/>
          <w:szCs w:val="28"/>
        </w:rPr>
      </w:pPr>
    </w:p>
    <w:p w14:paraId="2E4D1B04" w14:textId="163D506D" w:rsidR="00427ED7" w:rsidRPr="00031F76" w:rsidRDefault="00427ED7" w:rsidP="00031F76">
      <w:pPr>
        <w:pStyle w:val="Heading3"/>
        <w:ind w:firstLine="720"/>
        <w:rPr>
          <w:rFonts w:ascii="Times New Roman" w:hAnsi="Times New Roman" w:cs="Times New Roman"/>
          <w:b/>
          <w:bCs/>
          <w:noProof/>
          <w:color w:val="000000" w:themeColor="text1"/>
        </w:rPr>
      </w:pPr>
      <w:bookmarkStart w:id="23" w:name="_Toc243680901"/>
      <w:r w:rsidRPr="00031F76">
        <w:rPr>
          <w:rFonts w:ascii="Times New Roman" w:hAnsi="Times New Roman" w:cs="Times New Roman"/>
          <w:b/>
          <w:bCs/>
          <w:noProof/>
          <w:color w:val="000000" w:themeColor="text1"/>
        </w:rPr>
        <w:t>2.11 Analisis Kebutuhan Pengguna</w:t>
      </w:r>
      <w:bookmarkEnd w:id="23"/>
    </w:p>
    <w:p w14:paraId="2CB27BDE" w14:textId="1CA1894F" w:rsidR="0056182E" w:rsidRPr="00A67B42" w:rsidRDefault="0056182E" w:rsidP="009D7AEF">
      <w:pPr>
        <w:rPr>
          <w:rFonts w:ascii="Times New Roman" w:hAnsi="Times New Roman" w:cs="Times New Roman"/>
          <w:noProof/>
          <w:sz w:val="24"/>
          <w:szCs w:val="24"/>
          <w:lang w:val="en-US"/>
        </w:rPr>
      </w:pPr>
      <w:r w:rsidRPr="00A67B42">
        <w:rPr>
          <w:rFonts w:ascii="Times New Roman" w:hAnsi="Times New Roman" w:cs="Times New Roman"/>
          <w:noProof/>
          <w:sz w:val="24"/>
          <w:szCs w:val="24"/>
          <w:lang w:val="en-US"/>
        </w:rPr>
        <w:t>Analisis kebutuhan pengguna dilakukan dengan mengidentifikasi pihak-pihak yang terlibat dalan pengelolaan pengaduan sarama dan prasarana sekolah</w:t>
      </w:r>
      <w:r w:rsidR="009D7AEF" w:rsidRPr="00A67B42">
        <w:rPr>
          <w:rFonts w:ascii="Times New Roman" w:hAnsi="Times New Roman" w:cs="Times New Roman"/>
          <w:noProof/>
          <w:sz w:val="24"/>
          <w:szCs w:val="24"/>
          <w:lang w:val="en-US"/>
        </w:rPr>
        <w:t xml:space="preserve"> beserta kebutuhannya terhadap sistem. Hasil analisis disajikan pada tabel berikut.</w:t>
      </w:r>
    </w:p>
    <w:p w14:paraId="7C1D66A0" w14:textId="77777777" w:rsidR="009D7AEF" w:rsidRPr="00A67B42" w:rsidRDefault="009D7AEF" w:rsidP="009D7AEF">
      <w:pPr>
        <w:rPr>
          <w:rFonts w:ascii="Times New Roman" w:hAnsi="Times New Roman" w:cs="Times New Roman"/>
          <w:noProof/>
          <w:sz w:val="24"/>
          <w:szCs w:val="24"/>
          <w:lang w:val="en-US"/>
        </w:rPr>
      </w:pPr>
    </w:p>
    <w:tbl>
      <w:tblPr>
        <w:tblStyle w:val="TableGrid"/>
        <w:tblW w:w="0" w:type="auto"/>
        <w:tblInd w:w="780" w:type="dxa"/>
        <w:tblLook w:val="04A0" w:firstRow="1" w:lastRow="0" w:firstColumn="1" w:lastColumn="0" w:noHBand="0" w:noVBand="1"/>
      </w:tblPr>
      <w:tblGrid>
        <w:gridCol w:w="4068"/>
        <w:gridCol w:w="4168"/>
      </w:tblGrid>
      <w:tr w:rsidR="00427ED7" w:rsidRPr="00A67B42" w14:paraId="2A6F8CA7" w14:textId="77777777" w:rsidTr="00633757">
        <w:trPr>
          <w:trHeight w:val="355"/>
        </w:trPr>
        <w:tc>
          <w:tcPr>
            <w:tcW w:w="4508" w:type="dxa"/>
            <w:shd w:val="clear" w:color="auto" w:fill="B4C6E7" w:themeFill="accent1" w:themeFillTint="66"/>
          </w:tcPr>
          <w:p w14:paraId="6FFDAA4F" w14:textId="016D561B" w:rsidR="00427ED7" w:rsidRPr="00A67B42" w:rsidRDefault="00427ED7" w:rsidP="00633757">
            <w:pPr>
              <w:pStyle w:val="ListParagraph"/>
              <w:ind w:left="0"/>
              <w:jc w:val="center"/>
              <w:rPr>
                <w:rFonts w:ascii="Times New Roman" w:hAnsi="Times New Roman" w:cs="Times New Roman"/>
                <w:b/>
                <w:bCs/>
                <w:noProof/>
                <w:sz w:val="24"/>
                <w:szCs w:val="24"/>
              </w:rPr>
            </w:pPr>
            <w:r w:rsidRPr="00A67B42">
              <w:rPr>
                <w:rFonts w:ascii="Times New Roman" w:hAnsi="Times New Roman" w:cs="Times New Roman"/>
                <w:b/>
                <w:bCs/>
                <w:noProof/>
                <w:sz w:val="24"/>
                <w:szCs w:val="24"/>
              </w:rPr>
              <w:t>Aktor</w:t>
            </w:r>
          </w:p>
        </w:tc>
        <w:tc>
          <w:tcPr>
            <w:tcW w:w="4508" w:type="dxa"/>
            <w:shd w:val="clear" w:color="auto" w:fill="B4C6E7" w:themeFill="accent1" w:themeFillTint="66"/>
          </w:tcPr>
          <w:p w14:paraId="717B8378" w14:textId="6598301B" w:rsidR="00427ED7" w:rsidRPr="00A67B42" w:rsidRDefault="00427ED7" w:rsidP="00633757">
            <w:pPr>
              <w:pStyle w:val="ListParagraph"/>
              <w:ind w:left="0"/>
              <w:jc w:val="center"/>
              <w:rPr>
                <w:rFonts w:ascii="Times New Roman" w:hAnsi="Times New Roman" w:cs="Times New Roman"/>
                <w:b/>
                <w:bCs/>
                <w:noProof/>
                <w:sz w:val="24"/>
                <w:szCs w:val="24"/>
              </w:rPr>
            </w:pPr>
            <w:r w:rsidRPr="00A67B42">
              <w:rPr>
                <w:rFonts w:ascii="Times New Roman" w:hAnsi="Times New Roman" w:cs="Times New Roman"/>
                <w:b/>
                <w:bCs/>
                <w:noProof/>
                <w:sz w:val="24"/>
                <w:szCs w:val="24"/>
              </w:rPr>
              <w:t>Kebutuhan</w:t>
            </w:r>
          </w:p>
        </w:tc>
      </w:tr>
      <w:tr w:rsidR="00427ED7" w:rsidRPr="00A67B42" w14:paraId="430332D9" w14:textId="77777777" w:rsidTr="00427ED7">
        <w:tc>
          <w:tcPr>
            <w:tcW w:w="4508" w:type="dxa"/>
          </w:tcPr>
          <w:p w14:paraId="1473B877" w14:textId="2142132A" w:rsidR="00427ED7" w:rsidRPr="00A67B42" w:rsidRDefault="00427ED7" w:rsidP="00427ED7">
            <w:pPr>
              <w:pStyle w:val="ListParagraph"/>
              <w:ind w:left="0"/>
              <w:rPr>
                <w:rFonts w:ascii="Times New Roman" w:hAnsi="Times New Roman" w:cs="Times New Roman"/>
                <w:noProof/>
                <w:sz w:val="24"/>
                <w:szCs w:val="24"/>
              </w:rPr>
            </w:pPr>
            <w:r w:rsidRPr="00A67B42">
              <w:rPr>
                <w:rFonts w:ascii="Times New Roman" w:hAnsi="Times New Roman" w:cs="Times New Roman"/>
                <w:noProof/>
                <w:sz w:val="24"/>
                <w:szCs w:val="24"/>
              </w:rPr>
              <w:t>Admin</w:t>
            </w:r>
          </w:p>
        </w:tc>
        <w:tc>
          <w:tcPr>
            <w:tcW w:w="4508" w:type="dxa"/>
          </w:tcPr>
          <w:p w14:paraId="1CF9A84F" w14:textId="77777777" w:rsidR="00427ED7" w:rsidRPr="00A67B42" w:rsidRDefault="00427ED7" w:rsidP="00427ED7">
            <w:pPr>
              <w:pStyle w:val="ListParagraph"/>
              <w:ind w:left="0"/>
              <w:rPr>
                <w:rFonts w:ascii="Times New Roman" w:hAnsi="Times New Roman" w:cs="Times New Roman"/>
                <w:noProof/>
                <w:sz w:val="24"/>
                <w:szCs w:val="24"/>
              </w:rPr>
            </w:pPr>
            <w:r w:rsidRPr="00A67B42">
              <w:rPr>
                <w:rFonts w:ascii="Times New Roman" w:hAnsi="Times New Roman" w:cs="Times New Roman"/>
                <w:noProof/>
                <w:sz w:val="24"/>
                <w:szCs w:val="24"/>
              </w:rPr>
              <w:t>Lgin ke sistem.</w:t>
            </w:r>
          </w:p>
          <w:p w14:paraId="2DB09BF1" w14:textId="47F82CE7" w:rsidR="00427ED7" w:rsidRPr="00A67B42" w:rsidRDefault="00427ED7" w:rsidP="00427ED7">
            <w:pPr>
              <w:pStyle w:val="ListParagraph"/>
              <w:ind w:left="0"/>
              <w:rPr>
                <w:rFonts w:ascii="Times New Roman" w:hAnsi="Times New Roman" w:cs="Times New Roman"/>
                <w:noProof/>
                <w:sz w:val="24"/>
                <w:szCs w:val="24"/>
              </w:rPr>
            </w:pPr>
            <w:r w:rsidRPr="00A67B42">
              <w:rPr>
                <w:rFonts w:ascii="Times New Roman" w:hAnsi="Times New Roman" w:cs="Times New Roman"/>
                <w:noProof/>
                <w:sz w:val="24"/>
                <w:szCs w:val="24"/>
              </w:rPr>
              <w:t>Mengelola data siswa (tambah, edit, hapus, cari).</w:t>
            </w:r>
          </w:p>
          <w:p w14:paraId="14553ADF" w14:textId="77777777" w:rsidR="00427ED7" w:rsidRPr="00A67B42" w:rsidRDefault="00427ED7" w:rsidP="00427ED7">
            <w:pPr>
              <w:pStyle w:val="ListParagraph"/>
              <w:ind w:left="0"/>
              <w:rPr>
                <w:rFonts w:ascii="Times New Roman" w:hAnsi="Times New Roman" w:cs="Times New Roman"/>
                <w:noProof/>
                <w:sz w:val="24"/>
                <w:szCs w:val="24"/>
              </w:rPr>
            </w:pPr>
            <w:r w:rsidRPr="00A67B42">
              <w:rPr>
                <w:rFonts w:ascii="Times New Roman" w:hAnsi="Times New Roman" w:cs="Times New Roman"/>
                <w:noProof/>
                <w:sz w:val="24"/>
                <w:szCs w:val="24"/>
              </w:rPr>
              <w:t xml:space="preserve">Mengelola kategori </w:t>
            </w:r>
            <w:r w:rsidR="00F458D9" w:rsidRPr="00A67B42">
              <w:rPr>
                <w:rFonts w:ascii="Times New Roman" w:hAnsi="Times New Roman" w:cs="Times New Roman"/>
                <w:noProof/>
                <w:sz w:val="24"/>
                <w:szCs w:val="24"/>
              </w:rPr>
              <w:t>pengaduan.</w:t>
            </w:r>
          </w:p>
          <w:p w14:paraId="4A9874EB" w14:textId="77777777" w:rsidR="00F458D9" w:rsidRPr="00A67B42" w:rsidRDefault="00F458D9" w:rsidP="00427ED7">
            <w:pPr>
              <w:pStyle w:val="ListParagraph"/>
              <w:ind w:left="0"/>
              <w:rPr>
                <w:rFonts w:ascii="Times New Roman" w:hAnsi="Times New Roman" w:cs="Times New Roman"/>
                <w:noProof/>
                <w:sz w:val="24"/>
                <w:szCs w:val="24"/>
              </w:rPr>
            </w:pPr>
            <w:r w:rsidRPr="00A67B42">
              <w:rPr>
                <w:rFonts w:ascii="Times New Roman" w:hAnsi="Times New Roman" w:cs="Times New Roman"/>
                <w:noProof/>
                <w:sz w:val="24"/>
                <w:szCs w:val="24"/>
              </w:rPr>
              <w:t>Melihat seluruh aspirasi dengan filter.</w:t>
            </w:r>
          </w:p>
          <w:p w14:paraId="7FD19088" w14:textId="77777777" w:rsidR="00F458D9" w:rsidRPr="00A67B42" w:rsidRDefault="00F458D9" w:rsidP="00427ED7">
            <w:pPr>
              <w:pStyle w:val="ListParagraph"/>
              <w:ind w:left="0"/>
              <w:rPr>
                <w:rFonts w:ascii="Times New Roman" w:hAnsi="Times New Roman" w:cs="Times New Roman"/>
                <w:noProof/>
                <w:sz w:val="24"/>
                <w:szCs w:val="24"/>
              </w:rPr>
            </w:pPr>
            <w:r w:rsidRPr="00A67B42">
              <w:rPr>
                <w:rFonts w:ascii="Times New Roman" w:hAnsi="Times New Roman" w:cs="Times New Roman"/>
                <w:noProof/>
                <w:sz w:val="24"/>
                <w:szCs w:val="24"/>
              </w:rPr>
              <w:t>Melihat detail aspirasi.</w:t>
            </w:r>
          </w:p>
          <w:p w14:paraId="5AF471CE" w14:textId="77777777" w:rsidR="00F458D9" w:rsidRPr="00A67B42" w:rsidRDefault="00F458D9" w:rsidP="00427ED7">
            <w:pPr>
              <w:pStyle w:val="ListParagraph"/>
              <w:ind w:left="0"/>
              <w:rPr>
                <w:rFonts w:ascii="Times New Roman" w:hAnsi="Times New Roman" w:cs="Times New Roman"/>
                <w:noProof/>
                <w:sz w:val="24"/>
                <w:szCs w:val="24"/>
              </w:rPr>
            </w:pPr>
            <w:r w:rsidRPr="00A67B42">
              <w:rPr>
                <w:rFonts w:ascii="Times New Roman" w:hAnsi="Times New Roman" w:cs="Times New Roman"/>
                <w:noProof/>
                <w:sz w:val="24"/>
                <w:szCs w:val="24"/>
              </w:rPr>
              <w:t>Memberi umpan balik, memulai pengerjaakn, menyelesaikan, atau menolak aspirsi.</w:t>
            </w:r>
          </w:p>
          <w:p w14:paraId="6357E034" w14:textId="77777777" w:rsidR="00F458D9" w:rsidRPr="00A67B42" w:rsidRDefault="00F458D9" w:rsidP="00427ED7">
            <w:pPr>
              <w:pStyle w:val="ListParagraph"/>
              <w:ind w:left="0"/>
              <w:rPr>
                <w:rFonts w:ascii="Times New Roman" w:hAnsi="Times New Roman" w:cs="Times New Roman"/>
                <w:noProof/>
                <w:sz w:val="24"/>
                <w:szCs w:val="24"/>
              </w:rPr>
            </w:pPr>
            <w:r w:rsidRPr="00A67B42">
              <w:rPr>
                <w:rFonts w:ascii="Times New Roman" w:hAnsi="Times New Roman" w:cs="Times New Roman"/>
                <w:noProof/>
                <w:sz w:val="24"/>
                <w:szCs w:val="24"/>
              </w:rPr>
              <w:t>Mengunggah foto bukti progres.</w:t>
            </w:r>
          </w:p>
          <w:p w14:paraId="3B67EC92" w14:textId="77777777" w:rsidR="00F458D9" w:rsidRPr="00A67B42" w:rsidRDefault="00F458D9" w:rsidP="00427ED7">
            <w:pPr>
              <w:pStyle w:val="ListParagraph"/>
              <w:ind w:left="0"/>
              <w:rPr>
                <w:rFonts w:ascii="Times New Roman" w:hAnsi="Times New Roman" w:cs="Times New Roman"/>
                <w:noProof/>
                <w:sz w:val="24"/>
                <w:szCs w:val="24"/>
              </w:rPr>
            </w:pPr>
            <w:r w:rsidRPr="00A67B42">
              <w:rPr>
                <w:rFonts w:ascii="Times New Roman" w:hAnsi="Times New Roman" w:cs="Times New Roman"/>
                <w:noProof/>
                <w:sz w:val="24"/>
                <w:szCs w:val="24"/>
              </w:rPr>
              <w:t>Melihat histori pengaduan.</w:t>
            </w:r>
          </w:p>
          <w:p w14:paraId="36785FE2" w14:textId="65B6245B" w:rsidR="00F458D9" w:rsidRPr="00A67B42" w:rsidRDefault="00F458D9" w:rsidP="00427ED7">
            <w:pPr>
              <w:pStyle w:val="ListParagraph"/>
              <w:ind w:left="0"/>
              <w:rPr>
                <w:rFonts w:ascii="Times New Roman" w:hAnsi="Times New Roman" w:cs="Times New Roman"/>
                <w:noProof/>
                <w:sz w:val="24"/>
                <w:szCs w:val="24"/>
              </w:rPr>
            </w:pPr>
            <w:r w:rsidRPr="00A67B42">
              <w:rPr>
                <w:rFonts w:ascii="Times New Roman" w:hAnsi="Times New Roman" w:cs="Times New Roman"/>
                <w:noProof/>
                <w:sz w:val="24"/>
                <w:szCs w:val="24"/>
              </w:rPr>
              <w:t>Logout</w:t>
            </w:r>
          </w:p>
        </w:tc>
      </w:tr>
      <w:tr w:rsidR="00427ED7" w:rsidRPr="00A67B42" w14:paraId="27BAD47C" w14:textId="77777777" w:rsidTr="00427ED7">
        <w:tc>
          <w:tcPr>
            <w:tcW w:w="4508" w:type="dxa"/>
          </w:tcPr>
          <w:p w14:paraId="6CC28F30" w14:textId="211D75BF" w:rsidR="00427ED7" w:rsidRPr="00A67B42" w:rsidRDefault="00F458D9" w:rsidP="00427ED7">
            <w:pPr>
              <w:pStyle w:val="ListParagraph"/>
              <w:ind w:left="0"/>
              <w:rPr>
                <w:rFonts w:ascii="Times New Roman" w:hAnsi="Times New Roman" w:cs="Times New Roman"/>
                <w:noProof/>
                <w:sz w:val="24"/>
                <w:szCs w:val="24"/>
              </w:rPr>
            </w:pPr>
            <w:r w:rsidRPr="00A67B42">
              <w:rPr>
                <w:rFonts w:ascii="Times New Roman" w:hAnsi="Times New Roman" w:cs="Times New Roman"/>
                <w:noProof/>
                <w:sz w:val="24"/>
                <w:szCs w:val="24"/>
              </w:rPr>
              <w:t>Siswa</w:t>
            </w:r>
          </w:p>
        </w:tc>
        <w:tc>
          <w:tcPr>
            <w:tcW w:w="4508" w:type="dxa"/>
          </w:tcPr>
          <w:p w14:paraId="2D9A5DE9" w14:textId="77777777" w:rsidR="00427ED7" w:rsidRPr="00A67B42" w:rsidRDefault="00F458D9" w:rsidP="00427ED7">
            <w:pPr>
              <w:pStyle w:val="ListParagraph"/>
              <w:ind w:left="0"/>
              <w:rPr>
                <w:rFonts w:ascii="Times New Roman" w:hAnsi="Times New Roman" w:cs="Times New Roman"/>
                <w:noProof/>
                <w:sz w:val="24"/>
                <w:szCs w:val="24"/>
              </w:rPr>
            </w:pPr>
            <w:r w:rsidRPr="00A67B42">
              <w:rPr>
                <w:rFonts w:ascii="Times New Roman" w:hAnsi="Times New Roman" w:cs="Times New Roman"/>
                <w:noProof/>
                <w:sz w:val="24"/>
                <w:szCs w:val="24"/>
              </w:rPr>
              <w:t>Login ke sistem.</w:t>
            </w:r>
          </w:p>
          <w:p w14:paraId="1CC26473" w14:textId="77777777" w:rsidR="00F458D9" w:rsidRPr="00A67B42" w:rsidRDefault="00F458D9" w:rsidP="00427ED7">
            <w:pPr>
              <w:pStyle w:val="ListParagraph"/>
              <w:ind w:left="0"/>
              <w:rPr>
                <w:rFonts w:ascii="Times New Roman" w:hAnsi="Times New Roman" w:cs="Times New Roman"/>
                <w:noProof/>
                <w:sz w:val="24"/>
                <w:szCs w:val="24"/>
              </w:rPr>
            </w:pPr>
            <w:r w:rsidRPr="00A67B42">
              <w:rPr>
                <w:rFonts w:ascii="Times New Roman" w:hAnsi="Times New Roman" w:cs="Times New Roman"/>
                <w:noProof/>
                <w:sz w:val="24"/>
                <w:szCs w:val="24"/>
              </w:rPr>
              <w:t>Melihat dashboard.</w:t>
            </w:r>
          </w:p>
          <w:p w14:paraId="7169214C" w14:textId="77777777" w:rsidR="00F458D9" w:rsidRPr="00A67B42" w:rsidRDefault="00F458D9" w:rsidP="00427ED7">
            <w:pPr>
              <w:pStyle w:val="ListParagraph"/>
              <w:ind w:left="0"/>
              <w:rPr>
                <w:rFonts w:ascii="Times New Roman" w:hAnsi="Times New Roman" w:cs="Times New Roman"/>
                <w:noProof/>
                <w:sz w:val="24"/>
                <w:szCs w:val="24"/>
              </w:rPr>
            </w:pPr>
            <w:r w:rsidRPr="00A67B42">
              <w:rPr>
                <w:rFonts w:ascii="Times New Roman" w:hAnsi="Times New Roman" w:cs="Times New Roman"/>
                <w:noProof/>
                <w:sz w:val="24"/>
                <w:szCs w:val="24"/>
              </w:rPr>
              <w:t>Mengirim laporan beserta foto.</w:t>
            </w:r>
          </w:p>
          <w:p w14:paraId="3C26D4AC" w14:textId="77777777" w:rsidR="00F458D9" w:rsidRPr="00A67B42" w:rsidRDefault="00F458D9" w:rsidP="00427ED7">
            <w:pPr>
              <w:pStyle w:val="ListParagraph"/>
              <w:ind w:left="0"/>
              <w:rPr>
                <w:rFonts w:ascii="Times New Roman" w:hAnsi="Times New Roman" w:cs="Times New Roman"/>
                <w:noProof/>
                <w:sz w:val="24"/>
                <w:szCs w:val="24"/>
              </w:rPr>
            </w:pPr>
            <w:r w:rsidRPr="00A67B42">
              <w:rPr>
                <w:rFonts w:ascii="Times New Roman" w:hAnsi="Times New Roman" w:cs="Times New Roman"/>
                <w:noProof/>
                <w:sz w:val="24"/>
                <w:szCs w:val="24"/>
              </w:rPr>
              <w:t>Melihat daftar laporan miliknya.</w:t>
            </w:r>
          </w:p>
          <w:p w14:paraId="780E69CB" w14:textId="77777777" w:rsidR="00F458D9" w:rsidRPr="00A67B42" w:rsidRDefault="00F458D9" w:rsidP="00427ED7">
            <w:pPr>
              <w:pStyle w:val="ListParagraph"/>
              <w:ind w:left="0"/>
              <w:rPr>
                <w:rFonts w:ascii="Times New Roman" w:hAnsi="Times New Roman" w:cs="Times New Roman"/>
                <w:noProof/>
                <w:sz w:val="24"/>
                <w:szCs w:val="24"/>
              </w:rPr>
            </w:pPr>
            <w:r w:rsidRPr="00A67B42">
              <w:rPr>
                <w:rFonts w:ascii="Times New Roman" w:hAnsi="Times New Roman" w:cs="Times New Roman"/>
                <w:noProof/>
                <w:sz w:val="24"/>
                <w:szCs w:val="24"/>
              </w:rPr>
              <w:t>Melihat detail laporan, status, dan riwayat progres.</w:t>
            </w:r>
          </w:p>
          <w:p w14:paraId="7A379B0C" w14:textId="77777777" w:rsidR="00F458D9" w:rsidRPr="00A67B42" w:rsidRDefault="00F458D9" w:rsidP="00427ED7">
            <w:pPr>
              <w:pStyle w:val="ListParagraph"/>
              <w:ind w:left="0"/>
              <w:rPr>
                <w:rFonts w:ascii="Times New Roman" w:hAnsi="Times New Roman" w:cs="Times New Roman"/>
                <w:noProof/>
                <w:sz w:val="24"/>
                <w:szCs w:val="24"/>
              </w:rPr>
            </w:pPr>
            <w:r w:rsidRPr="00A67B42">
              <w:rPr>
                <w:rFonts w:ascii="Times New Roman" w:hAnsi="Times New Roman" w:cs="Times New Roman"/>
                <w:noProof/>
                <w:sz w:val="24"/>
                <w:szCs w:val="24"/>
              </w:rPr>
              <w:t>Melihat histori laporan.</w:t>
            </w:r>
          </w:p>
          <w:p w14:paraId="7EFC14E7" w14:textId="223036B4" w:rsidR="00F458D9" w:rsidRPr="00A67B42" w:rsidRDefault="00F458D9" w:rsidP="0029108D">
            <w:pPr>
              <w:pStyle w:val="ListParagraph"/>
              <w:keepNext/>
              <w:ind w:left="0"/>
              <w:rPr>
                <w:rFonts w:ascii="Times New Roman" w:hAnsi="Times New Roman" w:cs="Times New Roman"/>
                <w:noProof/>
                <w:sz w:val="24"/>
                <w:szCs w:val="24"/>
              </w:rPr>
            </w:pPr>
            <w:r w:rsidRPr="00A67B42">
              <w:rPr>
                <w:rFonts w:ascii="Times New Roman" w:hAnsi="Times New Roman" w:cs="Times New Roman"/>
                <w:noProof/>
                <w:sz w:val="24"/>
                <w:szCs w:val="24"/>
              </w:rPr>
              <w:t>Logout</w:t>
            </w:r>
          </w:p>
        </w:tc>
      </w:tr>
    </w:tbl>
    <w:p w14:paraId="33F27F28" w14:textId="21353774" w:rsidR="00427ED7" w:rsidRPr="00A67B42" w:rsidRDefault="0029108D" w:rsidP="00DE7F03">
      <w:pPr>
        <w:pStyle w:val="Caption"/>
        <w:jc w:val="center"/>
        <w:rPr>
          <w:rFonts w:ascii="Times New Roman" w:hAnsi="Times New Roman" w:cs="Times New Roman"/>
          <w:color w:val="000000" w:themeColor="text1"/>
          <w:sz w:val="24"/>
          <w:szCs w:val="24"/>
          <w:lang w:val="en-US"/>
        </w:rPr>
      </w:pPr>
      <w:bookmarkStart w:id="24" w:name="_Toc243681231"/>
      <w:r w:rsidRPr="00A67B42">
        <w:rPr>
          <w:rFonts w:ascii="Times New Roman" w:hAnsi="Times New Roman" w:cs="Times New Roman"/>
          <w:color w:val="000000" w:themeColor="text1"/>
          <w:sz w:val="24"/>
          <w:szCs w:val="24"/>
        </w:rPr>
        <w:t xml:space="preserve">Tabel 2. </w:t>
      </w:r>
      <w:r w:rsidRPr="00A67B42">
        <w:rPr>
          <w:rFonts w:ascii="Times New Roman" w:hAnsi="Times New Roman" w:cs="Times New Roman"/>
          <w:color w:val="000000" w:themeColor="text1"/>
          <w:sz w:val="24"/>
          <w:szCs w:val="24"/>
        </w:rPr>
        <w:fldChar w:fldCharType="begin"/>
      </w:r>
      <w:r w:rsidRPr="00A67B42">
        <w:rPr>
          <w:rFonts w:ascii="Times New Roman" w:hAnsi="Times New Roman" w:cs="Times New Roman"/>
          <w:color w:val="000000" w:themeColor="text1"/>
          <w:sz w:val="24"/>
          <w:szCs w:val="24"/>
        </w:rPr>
        <w:instrText xml:space="preserve"> SEQ Tabel_2. \* ARABIC </w:instrText>
      </w:r>
      <w:r w:rsidRPr="00A67B42">
        <w:rPr>
          <w:rFonts w:ascii="Times New Roman" w:hAnsi="Times New Roman" w:cs="Times New Roman"/>
          <w:color w:val="000000" w:themeColor="text1"/>
          <w:sz w:val="24"/>
          <w:szCs w:val="24"/>
        </w:rPr>
        <w:fldChar w:fldCharType="separate"/>
      </w:r>
      <w:r w:rsidR="00CD2F74" w:rsidRPr="00A67B42">
        <w:rPr>
          <w:rFonts w:ascii="Times New Roman" w:hAnsi="Times New Roman" w:cs="Times New Roman"/>
          <w:noProof/>
          <w:color w:val="000000" w:themeColor="text1"/>
          <w:sz w:val="24"/>
          <w:szCs w:val="24"/>
        </w:rPr>
        <w:t>1</w:t>
      </w:r>
      <w:r w:rsidRPr="00A67B42">
        <w:rPr>
          <w:rFonts w:ascii="Times New Roman" w:hAnsi="Times New Roman" w:cs="Times New Roman"/>
          <w:color w:val="000000" w:themeColor="text1"/>
          <w:sz w:val="24"/>
          <w:szCs w:val="24"/>
        </w:rPr>
        <w:fldChar w:fldCharType="end"/>
      </w:r>
      <w:r w:rsidR="00DE7F03" w:rsidRPr="00A67B42">
        <w:rPr>
          <w:rFonts w:ascii="Times New Roman" w:hAnsi="Times New Roman" w:cs="Times New Roman"/>
          <w:color w:val="000000" w:themeColor="text1"/>
          <w:sz w:val="24"/>
          <w:szCs w:val="24"/>
          <w:lang w:val="en-US"/>
        </w:rPr>
        <w:t xml:space="preserve"> </w:t>
      </w:r>
      <w:proofErr w:type="spellStart"/>
      <w:r w:rsidR="00DE7F03" w:rsidRPr="00A67B42">
        <w:rPr>
          <w:rFonts w:ascii="Times New Roman" w:hAnsi="Times New Roman" w:cs="Times New Roman"/>
          <w:color w:val="000000" w:themeColor="text1"/>
          <w:sz w:val="24"/>
          <w:szCs w:val="24"/>
          <w:lang w:val="en-US"/>
        </w:rPr>
        <w:t>Analisis</w:t>
      </w:r>
      <w:proofErr w:type="spellEnd"/>
      <w:r w:rsidR="00DE7F03" w:rsidRPr="00A67B42">
        <w:rPr>
          <w:rFonts w:ascii="Times New Roman" w:hAnsi="Times New Roman" w:cs="Times New Roman"/>
          <w:color w:val="000000" w:themeColor="text1"/>
          <w:sz w:val="24"/>
          <w:szCs w:val="24"/>
          <w:lang w:val="en-US"/>
        </w:rPr>
        <w:t xml:space="preserve"> </w:t>
      </w:r>
      <w:proofErr w:type="spellStart"/>
      <w:r w:rsidR="00DE7F03" w:rsidRPr="00A67B42">
        <w:rPr>
          <w:rFonts w:ascii="Times New Roman" w:hAnsi="Times New Roman" w:cs="Times New Roman"/>
          <w:color w:val="000000" w:themeColor="text1"/>
          <w:sz w:val="24"/>
          <w:szCs w:val="24"/>
          <w:lang w:val="en-US"/>
        </w:rPr>
        <w:t>kebutuhan</w:t>
      </w:r>
      <w:proofErr w:type="spellEnd"/>
      <w:r w:rsidR="00DE7F03" w:rsidRPr="00A67B42">
        <w:rPr>
          <w:rFonts w:ascii="Times New Roman" w:hAnsi="Times New Roman" w:cs="Times New Roman"/>
          <w:color w:val="000000" w:themeColor="text1"/>
          <w:sz w:val="24"/>
          <w:szCs w:val="24"/>
          <w:lang w:val="en-US"/>
        </w:rPr>
        <w:t xml:space="preserve"> pengguna</w:t>
      </w:r>
      <w:bookmarkEnd w:id="24"/>
    </w:p>
    <w:p w14:paraId="7E6D0147" w14:textId="6C7FBC55" w:rsidR="00DE7F03" w:rsidRPr="00A67B42" w:rsidRDefault="00DE7F03" w:rsidP="00DE7F03">
      <w:pPr>
        <w:rPr>
          <w:rFonts w:ascii="Times New Roman" w:hAnsi="Times New Roman" w:cs="Times New Roman"/>
          <w:sz w:val="24"/>
          <w:szCs w:val="24"/>
        </w:rPr>
      </w:pPr>
      <w:r w:rsidRPr="00A67B42">
        <w:rPr>
          <w:rFonts w:ascii="Times New Roman" w:hAnsi="Times New Roman" w:cs="Times New Roman"/>
          <w:sz w:val="24"/>
          <w:szCs w:val="24"/>
        </w:rPr>
        <w:t>Berdasarkan tabel di atas, aplikasi memiliki dua aktor. Admin berperan sebagai pengelola data dan penindak laporan, sedangkan siswa berperan sebagai pelapor yang memantau perkembangan laporannya. Dari sisi perangkat, aplikasi dijalankan pada web server yang mendukung PHP dan MySQL, serta diakses melalui peramban (browser).</w:t>
      </w:r>
    </w:p>
    <w:p w14:paraId="7B68F55F" w14:textId="17CBEC0F" w:rsidR="00DE7F03" w:rsidRDefault="00DE7F03" w:rsidP="00DE7F03">
      <w:pPr>
        <w:rPr>
          <w:rFonts w:ascii="Times New Roman" w:hAnsi="Times New Roman" w:cs="Times New Roman"/>
          <w:sz w:val="24"/>
          <w:szCs w:val="24"/>
          <w:lang w:val="en-US"/>
        </w:rPr>
      </w:pPr>
    </w:p>
    <w:p w14:paraId="052BC3AF" w14:textId="77777777" w:rsidR="00031F76" w:rsidRPr="00A67B42" w:rsidRDefault="00031F76" w:rsidP="00DE7F03">
      <w:pPr>
        <w:rPr>
          <w:rFonts w:ascii="Times New Roman" w:hAnsi="Times New Roman" w:cs="Times New Roman"/>
          <w:sz w:val="24"/>
          <w:szCs w:val="24"/>
          <w:lang w:val="en-US"/>
        </w:rPr>
      </w:pPr>
    </w:p>
    <w:p w14:paraId="1A3EC5A1" w14:textId="049A3E51" w:rsidR="00F458D9" w:rsidRPr="00031F76" w:rsidRDefault="00F458D9" w:rsidP="00031F76">
      <w:pPr>
        <w:pStyle w:val="Heading3"/>
        <w:rPr>
          <w:rFonts w:ascii="Times New Roman" w:hAnsi="Times New Roman" w:cs="Times New Roman"/>
          <w:b/>
          <w:bCs/>
          <w:noProof/>
        </w:rPr>
      </w:pPr>
      <w:r w:rsidRPr="00A67B42">
        <w:rPr>
          <w:noProof/>
        </w:rPr>
        <w:tab/>
      </w:r>
      <w:bookmarkStart w:id="25" w:name="_Toc243680902"/>
      <w:r w:rsidRPr="00031F76">
        <w:rPr>
          <w:rFonts w:ascii="Times New Roman" w:hAnsi="Times New Roman" w:cs="Times New Roman"/>
          <w:b/>
          <w:bCs/>
          <w:noProof/>
          <w:color w:val="000000" w:themeColor="text1"/>
        </w:rPr>
        <w:t>2.1.2 Analisis Kebutuhan Fungsional</w:t>
      </w:r>
      <w:bookmarkEnd w:id="25"/>
    </w:p>
    <w:p w14:paraId="73B859DF" w14:textId="7137213E" w:rsidR="00DE7F03" w:rsidRPr="00031F76" w:rsidRDefault="00031F76" w:rsidP="00DE7F03">
      <w:pPr>
        <w:rPr>
          <w:rFonts w:ascii="Times New Roman" w:hAnsi="Times New Roman" w:cs="Times New Roman"/>
          <w:noProof/>
          <w:sz w:val="24"/>
          <w:szCs w:val="24"/>
          <w:lang w:val="en-US"/>
        </w:rPr>
      </w:pPr>
      <w:r w:rsidRPr="00031F76">
        <w:rPr>
          <w:rFonts w:ascii="Times New Roman" w:hAnsi="Times New Roman" w:cs="Times New Roman"/>
          <w:noProof/>
          <w:sz w:val="24"/>
          <w:szCs w:val="24"/>
          <w:lang w:val="en-US"/>
        </w:rPr>
        <w:t>K</w:t>
      </w:r>
      <w:r w:rsidR="00DE7F03" w:rsidRPr="00031F76">
        <w:rPr>
          <w:rFonts w:ascii="Times New Roman" w:hAnsi="Times New Roman" w:cs="Times New Roman"/>
          <w:noProof/>
          <w:sz w:val="24"/>
          <w:szCs w:val="24"/>
          <w:lang w:val="en-US"/>
        </w:rPr>
        <w:t>ebutuhan fungsional adalah fungsi-fungsi yang harus disediakan sistem agar kebutuhan pengguna terpenuhi. Kebutuhan tersebut diuraikan pada tabel beriku</w:t>
      </w:r>
      <w:r w:rsidRPr="00031F76">
        <w:rPr>
          <w:rFonts w:ascii="Times New Roman" w:hAnsi="Times New Roman" w:cs="Times New Roman"/>
          <w:noProof/>
          <w:sz w:val="24"/>
          <w:szCs w:val="24"/>
          <w:lang w:val="en-US"/>
        </w:rPr>
        <w:t>t</w:t>
      </w:r>
      <w:r w:rsidR="00DE7F03" w:rsidRPr="00031F76">
        <w:rPr>
          <w:rFonts w:ascii="Times New Roman" w:hAnsi="Times New Roman" w:cs="Times New Roman"/>
          <w:noProof/>
          <w:sz w:val="24"/>
          <w:szCs w:val="24"/>
          <w:lang w:val="en-US"/>
        </w:rPr>
        <w:t>.</w:t>
      </w:r>
    </w:p>
    <w:p w14:paraId="356EFD46" w14:textId="77777777" w:rsidR="00DE7F03" w:rsidRPr="00031F76" w:rsidRDefault="00DE7F03" w:rsidP="00DE7F03">
      <w:pPr>
        <w:rPr>
          <w:rFonts w:ascii="Times New Roman" w:hAnsi="Times New Roman" w:cs="Times New Roman"/>
          <w:noProof/>
          <w:sz w:val="24"/>
          <w:szCs w:val="24"/>
          <w:lang w:val="en-US"/>
        </w:rPr>
      </w:pPr>
    </w:p>
    <w:tbl>
      <w:tblPr>
        <w:tblStyle w:val="TableGrid"/>
        <w:tblW w:w="7498" w:type="dxa"/>
        <w:jc w:val="center"/>
        <w:tblLook w:val="04A0" w:firstRow="1" w:lastRow="0" w:firstColumn="1" w:lastColumn="0" w:noHBand="0" w:noVBand="1"/>
      </w:tblPr>
      <w:tblGrid>
        <w:gridCol w:w="570"/>
        <w:gridCol w:w="4431"/>
        <w:gridCol w:w="2497"/>
      </w:tblGrid>
      <w:tr w:rsidR="00F458D9" w:rsidRPr="00031F76" w14:paraId="590DA461" w14:textId="77777777" w:rsidTr="00633757">
        <w:trPr>
          <w:trHeight w:val="257"/>
          <w:jc w:val="center"/>
        </w:trPr>
        <w:tc>
          <w:tcPr>
            <w:tcW w:w="570" w:type="dxa"/>
            <w:shd w:val="clear" w:color="auto" w:fill="B4C6E7" w:themeFill="accent1" w:themeFillTint="66"/>
          </w:tcPr>
          <w:p w14:paraId="40B0A9B1" w14:textId="3C9A0611" w:rsidR="00F458D9" w:rsidRPr="00031F76" w:rsidRDefault="00F458D9" w:rsidP="00633757">
            <w:pPr>
              <w:jc w:val="center"/>
              <w:rPr>
                <w:rFonts w:ascii="Times New Roman" w:hAnsi="Times New Roman" w:cs="Times New Roman"/>
                <w:b/>
                <w:bCs/>
                <w:noProof/>
                <w:sz w:val="24"/>
                <w:szCs w:val="24"/>
              </w:rPr>
            </w:pPr>
            <w:r w:rsidRPr="00031F76">
              <w:rPr>
                <w:rFonts w:ascii="Times New Roman" w:hAnsi="Times New Roman" w:cs="Times New Roman"/>
                <w:b/>
                <w:bCs/>
                <w:noProof/>
                <w:sz w:val="24"/>
                <w:szCs w:val="24"/>
              </w:rPr>
              <w:t>No.</w:t>
            </w:r>
          </w:p>
        </w:tc>
        <w:tc>
          <w:tcPr>
            <w:tcW w:w="4431" w:type="dxa"/>
            <w:shd w:val="clear" w:color="auto" w:fill="B4C6E7" w:themeFill="accent1" w:themeFillTint="66"/>
          </w:tcPr>
          <w:p w14:paraId="546AB328" w14:textId="7E05BB6A" w:rsidR="00F458D9" w:rsidRPr="00031F76" w:rsidRDefault="00F458D9" w:rsidP="00633757">
            <w:pPr>
              <w:jc w:val="center"/>
              <w:rPr>
                <w:rFonts w:ascii="Times New Roman" w:hAnsi="Times New Roman" w:cs="Times New Roman"/>
                <w:b/>
                <w:bCs/>
                <w:noProof/>
                <w:sz w:val="24"/>
                <w:szCs w:val="24"/>
              </w:rPr>
            </w:pPr>
            <w:r w:rsidRPr="00031F76">
              <w:rPr>
                <w:rFonts w:ascii="Times New Roman" w:hAnsi="Times New Roman" w:cs="Times New Roman"/>
                <w:b/>
                <w:bCs/>
                <w:noProof/>
                <w:sz w:val="24"/>
                <w:szCs w:val="24"/>
              </w:rPr>
              <w:t>Kebutuhan Fungsional</w:t>
            </w:r>
          </w:p>
        </w:tc>
        <w:tc>
          <w:tcPr>
            <w:tcW w:w="2497" w:type="dxa"/>
            <w:shd w:val="clear" w:color="auto" w:fill="B4C6E7" w:themeFill="accent1" w:themeFillTint="66"/>
          </w:tcPr>
          <w:p w14:paraId="1C67E6CA" w14:textId="2E1ED02C" w:rsidR="00F458D9" w:rsidRPr="00031F76" w:rsidRDefault="00F458D9" w:rsidP="00633757">
            <w:pPr>
              <w:jc w:val="center"/>
              <w:rPr>
                <w:rFonts w:ascii="Times New Roman" w:hAnsi="Times New Roman" w:cs="Times New Roman"/>
                <w:b/>
                <w:bCs/>
                <w:noProof/>
                <w:sz w:val="24"/>
                <w:szCs w:val="24"/>
              </w:rPr>
            </w:pPr>
            <w:r w:rsidRPr="00031F76">
              <w:rPr>
                <w:rFonts w:ascii="Times New Roman" w:hAnsi="Times New Roman" w:cs="Times New Roman"/>
                <w:b/>
                <w:bCs/>
                <w:noProof/>
                <w:sz w:val="24"/>
                <w:szCs w:val="24"/>
              </w:rPr>
              <w:t>Aktor</w:t>
            </w:r>
          </w:p>
        </w:tc>
      </w:tr>
      <w:tr w:rsidR="00F458D9" w:rsidRPr="00031F76" w14:paraId="62B0438F" w14:textId="77777777" w:rsidTr="00A17C4C">
        <w:trPr>
          <w:trHeight w:val="257"/>
          <w:jc w:val="center"/>
        </w:trPr>
        <w:tc>
          <w:tcPr>
            <w:tcW w:w="570" w:type="dxa"/>
          </w:tcPr>
          <w:p w14:paraId="7B6804A3" w14:textId="782B9FAF" w:rsidR="00F458D9" w:rsidRPr="00031F76" w:rsidRDefault="00F458D9" w:rsidP="0098509D">
            <w:pPr>
              <w:rPr>
                <w:rFonts w:ascii="Times New Roman" w:hAnsi="Times New Roman" w:cs="Times New Roman"/>
                <w:noProof/>
                <w:sz w:val="24"/>
                <w:szCs w:val="24"/>
              </w:rPr>
            </w:pPr>
            <w:r w:rsidRPr="00031F76">
              <w:rPr>
                <w:rFonts w:ascii="Times New Roman" w:hAnsi="Times New Roman" w:cs="Times New Roman"/>
                <w:noProof/>
                <w:sz w:val="24"/>
                <w:szCs w:val="24"/>
              </w:rPr>
              <w:t>1.</w:t>
            </w:r>
          </w:p>
        </w:tc>
        <w:tc>
          <w:tcPr>
            <w:tcW w:w="4431" w:type="dxa"/>
          </w:tcPr>
          <w:p w14:paraId="6086D487" w14:textId="1926D95A" w:rsidR="00F458D9" w:rsidRPr="00031F76" w:rsidRDefault="00F458D9" w:rsidP="0098509D">
            <w:pPr>
              <w:rPr>
                <w:rFonts w:ascii="Times New Roman" w:hAnsi="Times New Roman" w:cs="Times New Roman"/>
                <w:noProof/>
                <w:sz w:val="24"/>
                <w:szCs w:val="24"/>
              </w:rPr>
            </w:pPr>
            <w:r w:rsidRPr="00031F76">
              <w:rPr>
                <w:rFonts w:ascii="Times New Roman" w:hAnsi="Times New Roman" w:cs="Times New Roman"/>
                <w:noProof/>
                <w:sz w:val="24"/>
                <w:szCs w:val="24"/>
              </w:rPr>
              <w:t>Sistem dapat melakukan autentikasi (login) dan mengarahkan pengguna ke dashboard sesuai peran.</w:t>
            </w:r>
          </w:p>
        </w:tc>
        <w:tc>
          <w:tcPr>
            <w:tcW w:w="2497" w:type="dxa"/>
          </w:tcPr>
          <w:p w14:paraId="2F942DDD" w14:textId="2DA116FB" w:rsidR="00F458D9" w:rsidRPr="00031F76" w:rsidRDefault="00F458D9" w:rsidP="0098509D">
            <w:pPr>
              <w:rPr>
                <w:rFonts w:ascii="Times New Roman" w:hAnsi="Times New Roman" w:cs="Times New Roman"/>
                <w:noProof/>
                <w:sz w:val="24"/>
                <w:szCs w:val="24"/>
              </w:rPr>
            </w:pPr>
            <w:r w:rsidRPr="00031F76">
              <w:rPr>
                <w:rFonts w:ascii="Times New Roman" w:hAnsi="Times New Roman" w:cs="Times New Roman"/>
                <w:noProof/>
                <w:sz w:val="24"/>
                <w:szCs w:val="24"/>
              </w:rPr>
              <w:t>Admin, Siswa</w:t>
            </w:r>
          </w:p>
        </w:tc>
      </w:tr>
      <w:tr w:rsidR="00F458D9" w:rsidRPr="00031F76" w14:paraId="27322409" w14:textId="77777777" w:rsidTr="00A17C4C">
        <w:trPr>
          <w:trHeight w:val="257"/>
          <w:jc w:val="center"/>
        </w:trPr>
        <w:tc>
          <w:tcPr>
            <w:tcW w:w="570" w:type="dxa"/>
          </w:tcPr>
          <w:p w14:paraId="1F1CC1B5" w14:textId="250755E1" w:rsidR="00F458D9" w:rsidRPr="00031F76" w:rsidRDefault="00F458D9" w:rsidP="0098509D">
            <w:pPr>
              <w:rPr>
                <w:rFonts w:ascii="Times New Roman" w:hAnsi="Times New Roman" w:cs="Times New Roman"/>
                <w:noProof/>
                <w:sz w:val="24"/>
                <w:szCs w:val="24"/>
              </w:rPr>
            </w:pPr>
            <w:r w:rsidRPr="00031F76">
              <w:rPr>
                <w:rFonts w:ascii="Times New Roman" w:hAnsi="Times New Roman" w:cs="Times New Roman"/>
                <w:noProof/>
                <w:sz w:val="24"/>
                <w:szCs w:val="24"/>
              </w:rPr>
              <w:t>2.</w:t>
            </w:r>
          </w:p>
        </w:tc>
        <w:tc>
          <w:tcPr>
            <w:tcW w:w="4431" w:type="dxa"/>
          </w:tcPr>
          <w:p w14:paraId="2D4000CA" w14:textId="1940996B" w:rsidR="00F458D9" w:rsidRPr="00031F76" w:rsidRDefault="00F458D9" w:rsidP="0098509D">
            <w:pPr>
              <w:rPr>
                <w:rFonts w:ascii="Times New Roman" w:hAnsi="Times New Roman" w:cs="Times New Roman"/>
                <w:noProof/>
                <w:sz w:val="24"/>
                <w:szCs w:val="24"/>
              </w:rPr>
            </w:pPr>
            <w:r w:rsidRPr="00031F76">
              <w:rPr>
                <w:rFonts w:ascii="Times New Roman" w:hAnsi="Times New Roman" w:cs="Times New Roman"/>
                <w:noProof/>
                <w:sz w:val="24"/>
                <w:szCs w:val="24"/>
              </w:rPr>
              <w:t>Sistem dapat menutup sesi pengguna (logout).</w:t>
            </w:r>
          </w:p>
        </w:tc>
        <w:tc>
          <w:tcPr>
            <w:tcW w:w="2497" w:type="dxa"/>
          </w:tcPr>
          <w:p w14:paraId="0B6B1C87" w14:textId="69C8669B" w:rsidR="00F458D9" w:rsidRPr="00031F76" w:rsidRDefault="00F458D9" w:rsidP="0098509D">
            <w:pPr>
              <w:rPr>
                <w:rFonts w:ascii="Times New Roman" w:hAnsi="Times New Roman" w:cs="Times New Roman"/>
                <w:noProof/>
                <w:sz w:val="24"/>
                <w:szCs w:val="24"/>
              </w:rPr>
            </w:pPr>
            <w:r w:rsidRPr="00031F76">
              <w:rPr>
                <w:rFonts w:ascii="Times New Roman" w:hAnsi="Times New Roman" w:cs="Times New Roman"/>
                <w:noProof/>
                <w:sz w:val="24"/>
                <w:szCs w:val="24"/>
              </w:rPr>
              <w:t>Admin, Siswa</w:t>
            </w:r>
          </w:p>
        </w:tc>
      </w:tr>
      <w:tr w:rsidR="00F458D9" w:rsidRPr="00031F76" w14:paraId="1DD25025" w14:textId="77777777" w:rsidTr="00A17C4C">
        <w:trPr>
          <w:trHeight w:val="257"/>
          <w:jc w:val="center"/>
        </w:trPr>
        <w:tc>
          <w:tcPr>
            <w:tcW w:w="570" w:type="dxa"/>
          </w:tcPr>
          <w:p w14:paraId="499D4190" w14:textId="6F304D70" w:rsidR="00F458D9" w:rsidRPr="00031F76" w:rsidRDefault="00F458D9" w:rsidP="0098509D">
            <w:pPr>
              <w:rPr>
                <w:rFonts w:ascii="Times New Roman" w:hAnsi="Times New Roman" w:cs="Times New Roman"/>
                <w:noProof/>
                <w:sz w:val="24"/>
                <w:szCs w:val="24"/>
              </w:rPr>
            </w:pPr>
            <w:r w:rsidRPr="00031F76">
              <w:rPr>
                <w:rFonts w:ascii="Times New Roman" w:hAnsi="Times New Roman" w:cs="Times New Roman"/>
                <w:noProof/>
                <w:sz w:val="24"/>
                <w:szCs w:val="24"/>
              </w:rPr>
              <w:t>3.</w:t>
            </w:r>
          </w:p>
        </w:tc>
        <w:tc>
          <w:tcPr>
            <w:tcW w:w="4431" w:type="dxa"/>
          </w:tcPr>
          <w:p w14:paraId="30E9186A" w14:textId="4D82C1FD" w:rsidR="00F458D9" w:rsidRPr="00031F76" w:rsidRDefault="00F458D9" w:rsidP="0098509D">
            <w:pPr>
              <w:rPr>
                <w:rFonts w:ascii="Times New Roman" w:hAnsi="Times New Roman" w:cs="Times New Roman"/>
                <w:noProof/>
                <w:sz w:val="24"/>
                <w:szCs w:val="24"/>
              </w:rPr>
            </w:pPr>
            <w:r w:rsidRPr="00031F76">
              <w:rPr>
                <w:rFonts w:ascii="Times New Roman" w:hAnsi="Times New Roman" w:cs="Times New Roman"/>
                <w:noProof/>
                <w:sz w:val="24"/>
                <w:szCs w:val="24"/>
              </w:rPr>
              <w:t>Sistem dapat menampilkan dashboard dan informasi akun.</w:t>
            </w:r>
          </w:p>
        </w:tc>
        <w:tc>
          <w:tcPr>
            <w:tcW w:w="2497" w:type="dxa"/>
          </w:tcPr>
          <w:p w14:paraId="795A71F2" w14:textId="3F91781D" w:rsidR="00F458D9" w:rsidRPr="00031F76" w:rsidRDefault="00FA5E5D" w:rsidP="0098509D">
            <w:pPr>
              <w:rPr>
                <w:rFonts w:ascii="Times New Roman" w:hAnsi="Times New Roman" w:cs="Times New Roman"/>
                <w:noProof/>
                <w:sz w:val="24"/>
                <w:szCs w:val="24"/>
              </w:rPr>
            </w:pPr>
            <w:r w:rsidRPr="00031F76">
              <w:rPr>
                <w:rFonts w:ascii="Times New Roman" w:hAnsi="Times New Roman" w:cs="Times New Roman"/>
                <w:noProof/>
                <w:sz w:val="24"/>
                <w:szCs w:val="24"/>
              </w:rPr>
              <w:t>Admin, Siswa</w:t>
            </w:r>
          </w:p>
        </w:tc>
      </w:tr>
      <w:tr w:rsidR="00F458D9" w:rsidRPr="00031F76" w14:paraId="4AD94ACC" w14:textId="77777777" w:rsidTr="00A17C4C">
        <w:trPr>
          <w:trHeight w:val="257"/>
          <w:jc w:val="center"/>
        </w:trPr>
        <w:tc>
          <w:tcPr>
            <w:tcW w:w="570" w:type="dxa"/>
          </w:tcPr>
          <w:p w14:paraId="28595F67" w14:textId="217BEC7F" w:rsidR="00F458D9" w:rsidRPr="00031F76" w:rsidRDefault="00A17C4C" w:rsidP="0098509D">
            <w:pPr>
              <w:rPr>
                <w:rFonts w:ascii="Times New Roman" w:hAnsi="Times New Roman" w:cs="Times New Roman"/>
                <w:noProof/>
                <w:sz w:val="24"/>
                <w:szCs w:val="24"/>
              </w:rPr>
            </w:pPr>
            <w:r w:rsidRPr="00031F76">
              <w:rPr>
                <w:rFonts w:ascii="Times New Roman" w:hAnsi="Times New Roman" w:cs="Times New Roman"/>
                <w:noProof/>
                <w:sz w:val="24"/>
                <w:szCs w:val="24"/>
              </w:rPr>
              <w:t>4.</w:t>
            </w:r>
          </w:p>
        </w:tc>
        <w:tc>
          <w:tcPr>
            <w:tcW w:w="4431" w:type="dxa"/>
          </w:tcPr>
          <w:p w14:paraId="07ADC298" w14:textId="72C59D56" w:rsidR="00F458D9" w:rsidRPr="00031F76" w:rsidRDefault="00A17C4C" w:rsidP="0098509D">
            <w:pPr>
              <w:rPr>
                <w:rFonts w:ascii="Times New Roman" w:hAnsi="Times New Roman" w:cs="Times New Roman"/>
                <w:noProof/>
                <w:sz w:val="24"/>
                <w:szCs w:val="24"/>
              </w:rPr>
            </w:pPr>
            <w:r w:rsidRPr="00031F76">
              <w:rPr>
                <w:rFonts w:ascii="Times New Roman" w:hAnsi="Times New Roman" w:cs="Times New Roman"/>
                <w:noProof/>
                <w:sz w:val="24"/>
                <w:szCs w:val="24"/>
              </w:rPr>
              <w:t>Sistem dapat menambah, mengubah, menghapus dan mencari data siswa.</w:t>
            </w:r>
          </w:p>
        </w:tc>
        <w:tc>
          <w:tcPr>
            <w:tcW w:w="2497" w:type="dxa"/>
          </w:tcPr>
          <w:p w14:paraId="300F0255" w14:textId="3C791403" w:rsidR="00F458D9" w:rsidRPr="00031F76" w:rsidRDefault="00FA5E5D" w:rsidP="0098509D">
            <w:pPr>
              <w:rPr>
                <w:rFonts w:ascii="Times New Roman" w:hAnsi="Times New Roman" w:cs="Times New Roman"/>
                <w:noProof/>
                <w:sz w:val="24"/>
                <w:szCs w:val="24"/>
              </w:rPr>
            </w:pPr>
            <w:r w:rsidRPr="00031F76">
              <w:rPr>
                <w:rFonts w:ascii="Times New Roman" w:hAnsi="Times New Roman" w:cs="Times New Roman"/>
                <w:noProof/>
                <w:sz w:val="24"/>
                <w:szCs w:val="24"/>
              </w:rPr>
              <w:t>Admin</w:t>
            </w:r>
          </w:p>
        </w:tc>
      </w:tr>
      <w:tr w:rsidR="00A17C4C" w:rsidRPr="00031F76" w14:paraId="5296C6C4" w14:textId="77777777" w:rsidTr="00A17C4C">
        <w:trPr>
          <w:trHeight w:val="257"/>
          <w:jc w:val="center"/>
        </w:trPr>
        <w:tc>
          <w:tcPr>
            <w:tcW w:w="570" w:type="dxa"/>
          </w:tcPr>
          <w:p w14:paraId="0D175EBC" w14:textId="0720B1C5" w:rsidR="00A17C4C" w:rsidRPr="00031F76" w:rsidRDefault="00A17C4C" w:rsidP="00A17C4C">
            <w:pPr>
              <w:rPr>
                <w:rFonts w:ascii="Times New Roman" w:hAnsi="Times New Roman" w:cs="Times New Roman"/>
                <w:noProof/>
                <w:sz w:val="24"/>
                <w:szCs w:val="24"/>
              </w:rPr>
            </w:pPr>
            <w:r w:rsidRPr="00031F76">
              <w:rPr>
                <w:rFonts w:ascii="Times New Roman" w:hAnsi="Times New Roman" w:cs="Times New Roman"/>
                <w:noProof/>
                <w:sz w:val="24"/>
                <w:szCs w:val="24"/>
              </w:rPr>
              <w:t>5.</w:t>
            </w:r>
          </w:p>
        </w:tc>
        <w:tc>
          <w:tcPr>
            <w:tcW w:w="4431" w:type="dxa"/>
          </w:tcPr>
          <w:p w14:paraId="549A17FB" w14:textId="14608002" w:rsidR="00A17C4C" w:rsidRPr="00031F76" w:rsidRDefault="00A17C4C" w:rsidP="00A17C4C">
            <w:pPr>
              <w:rPr>
                <w:rFonts w:ascii="Times New Roman" w:hAnsi="Times New Roman" w:cs="Times New Roman"/>
                <w:noProof/>
                <w:sz w:val="24"/>
                <w:szCs w:val="24"/>
              </w:rPr>
            </w:pPr>
            <w:r w:rsidRPr="00031F76">
              <w:rPr>
                <w:rFonts w:ascii="Times New Roman" w:hAnsi="Times New Roman" w:cs="Times New Roman"/>
                <w:noProof/>
                <w:sz w:val="24"/>
                <w:szCs w:val="24"/>
              </w:rPr>
              <w:t>Sistem dapat menambah, mengubah, menghapus dan mencari kategori.</w:t>
            </w:r>
          </w:p>
        </w:tc>
        <w:tc>
          <w:tcPr>
            <w:tcW w:w="2497" w:type="dxa"/>
          </w:tcPr>
          <w:p w14:paraId="3696CF2D" w14:textId="4F77A81C" w:rsidR="00A17C4C" w:rsidRPr="00031F76" w:rsidRDefault="00FA5E5D" w:rsidP="00A17C4C">
            <w:pPr>
              <w:rPr>
                <w:rFonts w:ascii="Times New Roman" w:hAnsi="Times New Roman" w:cs="Times New Roman"/>
                <w:noProof/>
                <w:sz w:val="24"/>
                <w:szCs w:val="24"/>
              </w:rPr>
            </w:pPr>
            <w:r w:rsidRPr="00031F76">
              <w:rPr>
                <w:rFonts w:ascii="Times New Roman" w:hAnsi="Times New Roman" w:cs="Times New Roman"/>
                <w:noProof/>
                <w:sz w:val="24"/>
                <w:szCs w:val="24"/>
              </w:rPr>
              <w:t>Admin</w:t>
            </w:r>
          </w:p>
        </w:tc>
      </w:tr>
      <w:tr w:rsidR="00A17C4C" w:rsidRPr="00031F76" w14:paraId="30249DDB" w14:textId="77777777" w:rsidTr="00A17C4C">
        <w:trPr>
          <w:trHeight w:val="257"/>
          <w:jc w:val="center"/>
        </w:trPr>
        <w:tc>
          <w:tcPr>
            <w:tcW w:w="570" w:type="dxa"/>
          </w:tcPr>
          <w:p w14:paraId="7D5429BC" w14:textId="0A5DECB6" w:rsidR="00A17C4C" w:rsidRPr="00031F76" w:rsidRDefault="00A17C4C" w:rsidP="00A17C4C">
            <w:pPr>
              <w:rPr>
                <w:rFonts w:ascii="Times New Roman" w:hAnsi="Times New Roman" w:cs="Times New Roman"/>
                <w:noProof/>
                <w:sz w:val="24"/>
                <w:szCs w:val="24"/>
              </w:rPr>
            </w:pPr>
            <w:r w:rsidRPr="00031F76">
              <w:rPr>
                <w:rFonts w:ascii="Times New Roman" w:hAnsi="Times New Roman" w:cs="Times New Roman"/>
                <w:noProof/>
                <w:sz w:val="24"/>
                <w:szCs w:val="24"/>
              </w:rPr>
              <w:t>6.</w:t>
            </w:r>
          </w:p>
        </w:tc>
        <w:tc>
          <w:tcPr>
            <w:tcW w:w="4431" w:type="dxa"/>
          </w:tcPr>
          <w:p w14:paraId="20D21E04" w14:textId="4797AD73" w:rsidR="00A17C4C" w:rsidRPr="00031F76" w:rsidRDefault="00A17C4C" w:rsidP="00A17C4C">
            <w:pPr>
              <w:rPr>
                <w:rFonts w:ascii="Times New Roman" w:hAnsi="Times New Roman" w:cs="Times New Roman"/>
                <w:noProof/>
                <w:sz w:val="24"/>
                <w:szCs w:val="24"/>
              </w:rPr>
            </w:pPr>
            <w:r w:rsidRPr="00031F76">
              <w:rPr>
                <w:rFonts w:ascii="Times New Roman" w:hAnsi="Times New Roman" w:cs="Times New Roman"/>
                <w:noProof/>
                <w:sz w:val="24"/>
                <w:szCs w:val="24"/>
              </w:rPr>
              <w:t>Sistem menampilkan seluruh aspirasi dengan pencarian dan filter (tanggal, bulan, siswa, kategori).</w:t>
            </w:r>
          </w:p>
        </w:tc>
        <w:tc>
          <w:tcPr>
            <w:tcW w:w="2497" w:type="dxa"/>
          </w:tcPr>
          <w:p w14:paraId="37D637BA" w14:textId="00C98ECB" w:rsidR="00A17C4C" w:rsidRPr="00031F76" w:rsidRDefault="00FA5E5D" w:rsidP="00A17C4C">
            <w:pPr>
              <w:rPr>
                <w:rFonts w:ascii="Times New Roman" w:hAnsi="Times New Roman" w:cs="Times New Roman"/>
                <w:noProof/>
                <w:sz w:val="24"/>
                <w:szCs w:val="24"/>
              </w:rPr>
            </w:pPr>
            <w:r w:rsidRPr="00031F76">
              <w:rPr>
                <w:rFonts w:ascii="Times New Roman" w:hAnsi="Times New Roman" w:cs="Times New Roman"/>
                <w:noProof/>
                <w:sz w:val="24"/>
                <w:szCs w:val="24"/>
              </w:rPr>
              <w:t>Admin</w:t>
            </w:r>
          </w:p>
        </w:tc>
      </w:tr>
      <w:tr w:rsidR="00A17C4C" w:rsidRPr="00031F76" w14:paraId="01649D5B" w14:textId="77777777" w:rsidTr="00A17C4C">
        <w:trPr>
          <w:trHeight w:val="271"/>
          <w:jc w:val="center"/>
        </w:trPr>
        <w:tc>
          <w:tcPr>
            <w:tcW w:w="570" w:type="dxa"/>
          </w:tcPr>
          <w:p w14:paraId="07C8B8BF" w14:textId="7811E8F2" w:rsidR="00A17C4C" w:rsidRPr="00031F76" w:rsidRDefault="00A17C4C" w:rsidP="00A17C4C">
            <w:pPr>
              <w:rPr>
                <w:rFonts w:ascii="Times New Roman" w:hAnsi="Times New Roman" w:cs="Times New Roman"/>
                <w:noProof/>
                <w:sz w:val="24"/>
                <w:szCs w:val="24"/>
              </w:rPr>
            </w:pPr>
            <w:r w:rsidRPr="00031F76">
              <w:rPr>
                <w:rFonts w:ascii="Times New Roman" w:hAnsi="Times New Roman" w:cs="Times New Roman"/>
                <w:noProof/>
                <w:sz w:val="24"/>
                <w:szCs w:val="24"/>
              </w:rPr>
              <w:t>7.</w:t>
            </w:r>
          </w:p>
        </w:tc>
        <w:tc>
          <w:tcPr>
            <w:tcW w:w="4431" w:type="dxa"/>
          </w:tcPr>
          <w:p w14:paraId="3A64373A" w14:textId="400B712C" w:rsidR="00A17C4C" w:rsidRPr="00031F76" w:rsidRDefault="00A17C4C" w:rsidP="00A17C4C">
            <w:pPr>
              <w:rPr>
                <w:rFonts w:ascii="Times New Roman" w:hAnsi="Times New Roman" w:cs="Times New Roman"/>
                <w:noProof/>
                <w:sz w:val="24"/>
                <w:szCs w:val="24"/>
              </w:rPr>
            </w:pPr>
            <w:r w:rsidRPr="00031F76">
              <w:rPr>
                <w:rFonts w:ascii="Times New Roman" w:hAnsi="Times New Roman" w:cs="Times New Roman"/>
                <w:noProof/>
                <w:sz w:val="24"/>
                <w:szCs w:val="24"/>
              </w:rPr>
              <w:t>Sistem menampilkan detail aspirasi beserta riwayat progres.</w:t>
            </w:r>
          </w:p>
        </w:tc>
        <w:tc>
          <w:tcPr>
            <w:tcW w:w="2497" w:type="dxa"/>
          </w:tcPr>
          <w:p w14:paraId="31A77C9F" w14:textId="0791D5F3" w:rsidR="00A17C4C" w:rsidRPr="00031F76" w:rsidRDefault="00FA5E5D" w:rsidP="00A17C4C">
            <w:pPr>
              <w:rPr>
                <w:rFonts w:ascii="Times New Roman" w:hAnsi="Times New Roman" w:cs="Times New Roman"/>
                <w:noProof/>
                <w:sz w:val="24"/>
                <w:szCs w:val="24"/>
              </w:rPr>
            </w:pPr>
            <w:r w:rsidRPr="00031F76">
              <w:rPr>
                <w:rFonts w:ascii="Times New Roman" w:hAnsi="Times New Roman" w:cs="Times New Roman"/>
                <w:noProof/>
                <w:sz w:val="24"/>
                <w:szCs w:val="24"/>
              </w:rPr>
              <w:t>Admin</w:t>
            </w:r>
          </w:p>
        </w:tc>
      </w:tr>
      <w:tr w:rsidR="00A17C4C" w:rsidRPr="00031F76" w14:paraId="7958DD7F" w14:textId="77777777" w:rsidTr="00A17C4C">
        <w:trPr>
          <w:trHeight w:val="257"/>
          <w:jc w:val="center"/>
        </w:trPr>
        <w:tc>
          <w:tcPr>
            <w:tcW w:w="570" w:type="dxa"/>
          </w:tcPr>
          <w:p w14:paraId="0BF56B60" w14:textId="61EA9221" w:rsidR="00A17C4C" w:rsidRPr="00031F76" w:rsidRDefault="00A17C4C" w:rsidP="00A17C4C">
            <w:pPr>
              <w:rPr>
                <w:rFonts w:ascii="Times New Roman" w:hAnsi="Times New Roman" w:cs="Times New Roman"/>
                <w:noProof/>
                <w:sz w:val="24"/>
                <w:szCs w:val="24"/>
              </w:rPr>
            </w:pPr>
            <w:r w:rsidRPr="00031F76">
              <w:rPr>
                <w:rFonts w:ascii="Times New Roman" w:hAnsi="Times New Roman" w:cs="Times New Roman"/>
                <w:noProof/>
                <w:sz w:val="24"/>
                <w:szCs w:val="24"/>
              </w:rPr>
              <w:t>8.</w:t>
            </w:r>
          </w:p>
        </w:tc>
        <w:tc>
          <w:tcPr>
            <w:tcW w:w="4431" w:type="dxa"/>
          </w:tcPr>
          <w:p w14:paraId="61250802" w14:textId="093E156D" w:rsidR="00A17C4C" w:rsidRPr="00031F76" w:rsidRDefault="00A17C4C" w:rsidP="00A17C4C">
            <w:pPr>
              <w:rPr>
                <w:rFonts w:ascii="Times New Roman" w:hAnsi="Times New Roman" w:cs="Times New Roman"/>
                <w:noProof/>
                <w:sz w:val="24"/>
                <w:szCs w:val="24"/>
              </w:rPr>
            </w:pPr>
            <w:r w:rsidRPr="00031F76">
              <w:rPr>
                <w:rFonts w:ascii="Times New Roman" w:hAnsi="Times New Roman" w:cs="Times New Roman"/>
                <w:noProof/>
                <w:sz w:val="24"/>
                <w:szCs w:val="24"/>
              </w:rPr>
              <w:t>Sistem dapat mencatat progres (feedback, mulai dikerjakan, selesai, tolak) dengan keterangan dan foto.</w:t>
            </w:r>
          </w:p>
        </w:tc>
        <w:tc>
          <w:tcPr>
            <w:tcW w:w="2497" w:type="dxa"/>
          </w:tcPr>
          <w:p w14:paraId="64B11AAA" w14:textId="5B8E925D" w:rsidR="00A17C4C" w:rsidRPr="00031F76" w:rsidRDefault="00FA5E5D" w:rsidP="00A17C4C">
            <w:pPr>
              <w:rPr>
                <w:rFonts w:ascii="Times New Roman" w:hAnsi="Times New Roman" w:cs="Times New Roman"/>
                <w:noProof/>
                <w:sz w:val="24"/>
                <w:szCs w:val="24"/>
              </w:rPr>
            </w:pPr>
            <w:r w:rsidRPr="00031F76">
              <w:rPr>
                <w:rFonts w:ascii="Times New Roman" w:hAnsi="Times New Roman" w:cs="Times New Roman"/>
                <w:noProof/>
                <w:sz w:val="24"/>
                <w:szCs w:val="24"/>
              </w:rPr>
              <w:t>Admin</w:t>
            </w:r>
          </w:p>
        </w:tc>
      </w:tr>
      <w:tr w:rsidR="00A17C4C" w:rsidRPr="00031F76" w14:paraId="71A0F835" w14:textId="77777777" w:rsidTr="00A17C4C">
        <w:trPr>
          <w:trHeight w:val="257"/>
          <w:jc w:val="center"/>
        </w:trPr>
        <w:tc>
          <w:tcPr>
            <w:tcW w:w="570" w:type="dxa"/>
          </w:tcPr>
          <w:p w14:paraId="613646FF" w14:textId="1539EF78" w:rsidR="00A17C4C" w:rsidRPr="00031F76" w:rsidRDefault="00A17C4C" w:rsidP="00A17C4C">
            <w:pPr>
              <w:rPr>
                <w:rFonts w:ascii="Times New Roman" w:hAnsi="Times New Roman" w:cs="Times New Roman"/>
                <w:noProof/>
                <w:sz w:val="24"/>
                <w:szCs w:val="24"/>
              </w:rPr>
            </w:pPr>
            <w:r w:rsidRPr="00031F76">
              <w:rPr>
                <w:rFonts w:ascii="Times New Roman" w:hAnsi="Times New Roman" w:cs="Times New Roman"/>
                <w:noProof/>
                <w:sz w:val="24"/>
                <w:szCs w:val="24"/>
              </w:rPr>
              <w:t>9.</w:t>
            </w:r>
          </w:p>
        </w:tc>
        <w:tc>
          <w:tcPr>
            <w:tcW w:w="4431" w:type="dxa"/>
          </w:tcPr>
          <w:p w14:paraId="7A4E9A32" w14:textId="0F3600AD" w:rsidR="00A17C4C" w:rsidRPr="00031F76" w:rsidRDefault="00A17C4C" w:rsidP="00A17C4C">
            <w:pPr>
              <w:rPr>
                <w:rFonts w:ascii="Times New Roman" w:hAnsi="Times New Roman" w:cs="Times New Roman"/>
                <w:noProof/>
                <w:sz w:val="24"/>
                <w:szCs w:val="24"/>
              </w:rPr>
            </w:pPr>
            <w:r w:rsidRPr="00031F76">
              <w:rPr>
                <w:rFonts w:ascii="Times New Roman" w:hAnsi="Times New Roman" w:cs="Times New Roman"/>
                <w:noProof/>
                <w:sz w:val="24"/>
                <w:szCs w:val="24"/>
              </w:rPr>
              <w:t>Sistem</w:t>
            </w:r>
            <w:r w:rsidR="00FA5E5D" w:rsidRPr="00031F76">
              <w:rPr>
                <w:rFonts w:ascii="Times New Roman" w:hAnsi="Times New Roman" w:cs="Times New Roman"/>
                <w:noProof/>
                <w:sz w:val="24"/>
                <w:szCs w:val="24"/>
              </w:rPr>
              <w:t xml:space="preserve"> membatasi perubahan sesuai alur dan mengunci aspirasi yang sudah selesai atau ditolak.</w:t>
            </w:r>
          </w:p>
        </w:tc>
        <w:tc>
          <w:tcPr>
            <w:tcW w:w="2497" w:type="dxa"/>
          </w:tcPr>
          <w:p w14:paraId="347E7025" w14:textId="132708F0" w:rsidR="00A17C4C" w:rsidRPr="00031F76" w:rsidRDefault="00FA5E5D" w:rsidP="00A17C4C">
            <w:pPr>
              <w:rPr>
                <w:rFonts w:ascii="Times New Roman" w:hAnsi="Times New Roman" w:cs="Times New Roman"/>
                <w:noProof/>
                <w:sz w:val="24"/>
                <w:szCs w:val="24"/>
              </w:rPr>
            </w:pPr>
            <w:r w:rsidRPr="00031F76">
              <w:rPr>
                <w:rFonts w:ascii="Times New Roman" w:hAnsi="Times New Roman" w:cs="Times New Roman"/>
                <w:noProof/>
                <w:sz w:val="24"/>
                <w:szCs w:val="24"/>
              </w:rPr>
              <w:t>Sistem</w:t>
            </w:r>
          </w:p>
        </w:tc>
      </w:tr>
      <w:tr w:rsidR="00A17C4C" w:rsidRPr="00031F76" w14:paraId="122D0F18" w14:textId="77777777" w:rsidTr="00A17C4C">
        <w:trPr>
          <w:trHeight w:val="257"/>
          <w:jc w:val="center"/>
        </w:trPr>
        <w:tc>
          <w:tcPr>
            <w:tcW w:w="570" w:type="dxa"/>
          </w:tcPr>
          <w:p w14:paraId="475EEF02" w14:textId="486B3A6D" w:rsidR="00A17C4C" w:rsidRPr="00031F76" w:rsidRDefault="00A17C4C" w:rsidP="00A17C4C">
            <w:pPr>
              <w:rPr>
                <w:rFonts w:ascii="Times New Roman" w:hAnsi="Times New Roman" w:cs="Times New Roman"/>
                <w:noProof/>
                <w:sz w:val="24"/>
                <w:szCs w:val="24"/>
              </w:rPr>
            </w:pPr>
            <w:r w:rsidRPr="00031F76">
              <w:rPr>
                <w:rFonts w:ascii="Times New Roman" w:hAnsi="Times New Roman" w:cs="Times New Roman"/>
                <w:noProof/>
                <w:sz w:val="24"/>
                <w:szCs w:val="24"/>
              </w:rPr>
              <w:t>10.</w:t>
            </w:r>
          </w:p>
        </w:tc>
        <w:tc>
          <w:tcPr>
            <w:tcW w:w="4431" w:type="dxa"/>
          </w:tcPr>
          <w:p w14:paraId="2003ECFB" w14:textId="5B9F3144" w:rsidR="00A17C4C" w:rsidRPr="00031F76" w:rsidRDefault="00FA5E5D" w:rsidP="00A17C4C">
            <w:pPr>
              <w:rPr>
                <w:rFonts w:ascii="Times New Roman" w:hAnsi="Times New Roman" w:cs="Times New Roman"/>
                <w:noProof/>
                <w:sz w:val="24"/>
                <w:szCs w:val="24"/>
              </w:rPr>
            </w:pPr>
            <w:r w:rsidRPr="00031F76">
              <w:rPr>
                <w:rFonts w:ascii="Times New Roman" w:hAnsi="Times New Roman" w:cs="Times New Roman"/>
                <w:noProof/>
                <w:sz w:val="24"/>
                <w:szCs w:val="24"/>
              </w:rPr>
              <w:t>Sistem dapat menampilkan histori seluruh aspirasi beserta status terakhirnya.</w:t>
            </w:r>
          </w:p>
        </w:tc>
        <w:tc>
          <w:tcPr>
            <w:tcW w:w="2497" w:type="dxa"/>
          </w:tcPr>
          <w:p w14:paraId="51A71713" w14:textId="2BD38853" w:rsidR="00A17C4C" w:rsidRPr="00031F76" w:rsidRDefault="00FA5E5D" w:rsidP="00A17C4C">
            <w:pPr>
              <w:rPr>
                <w:rFonts w:ascii="Times New Roman" w:hAnsi="Times New Roman" w:cs="Times New Roman"/>
                <w:noProof/>
                <w:sz w:val="24"/>
                <w:szCs w:val="24"/>
              </w:rPr>
            </w:pPr>
            <w:r w:rsidRPr="00031F76">
              <w:rPr>
                <w:rFonts w:ascii="Times New Roman" w:hAnsi="Times New Roman" w:cs="Times New Roman"/>
                <w:noProof/>
                <w:sz w:val="24"/>
                <w:szCs w:val="24"/>
              </w:rPr>
              <w:t>Admin</w:t>
            </w:r>
          </w:p>
        </w:tc>
      </w:tr>
      <w:tr w:rsidR="00A17C4C" w:rsidRPr="00031F76" w14:paraId="75B31D74" w14:textId="77777777" w:rsidTr="00A17C4C">
        <w:trPr>
          <w:trHeight w:val="257"/>
          <w:jc w:val="center"/>
        </w:trPr>
        <w:tc>
          <w:tcPr>
            <w:tcW w:w="570" w:type="dxa"/>
          </w:tcPr>
          <w:p w14:paraId="65A8C15E" w14:textId="287379CA" w:rsidR="00A17C4C" w:rsidRPr="00031F76" w:rsidRDefault="00A17C4C" w:rsidP="00A17C4C">
            <w:pPr>
              <w:rPr>
                <w:rFonts w:ascii="Times New Roman" w:hAnsi="Times New Roman" w:cs="Times New Roman"/>
                <w:noProof/>
                <w:sz w:val="24"/>
                <w:szCs w:val="24"/>
              </w:rPr>
            </w:pPr>
            <w:r w:rsidRPr="00031F76">
              <w:rPr>
                <w:rFonts w:ascii="Times New Roman" w:hAnsi="Times New Roman" w:cs="Times New Roman"/>
                <w:noProof/>
                <w:sz w:val="24"/>
                <w:szCs w:val="24"/>
              </w:rPr>
              <w:t>11.</w:t>
            </w:r>
          </w:p>
        </w:tc>
        <w:tc>
          <w:tcPr>
            <w:tcW w:w="4431" w:type="dxa"/>
          </w:tcPr>
          <w:p w14:paraId="160F0F17" w14:textId="1D4CF885" w:rsidR="00A17C4C" w:rsidRPr="00031F76" w:rsidRDefault="00FA5E5D" w:rsidP="00A17C4C">
            <w:pPr>
              <w:rPr>
                <w:rFonts w:ascii="Times New Roman" w:hAnsi="Times New Roman" w:cs="Times New Roman"/>
                <w:noProof/>
                <w:sz w:val="24"/>
                <w:szCs w:val="24"/>
              </w:rPr>
            </w:pPr>
            <w:r w:rsidRPr="00031F76">
              <w:rPr>
                <w:rFonts w:ascii="Times New Roman" w:hAnsi="Times New Roman" w:cs="Times New Roman"/>
                <w:noProof/>
                <w:sz w:val="24"/>
                <w:szCs w:val="24"/>
              </w:rPr>
              <w:t>Sistem dapat me</w:t>
            </w:r>
            <w:r w:rsidR="00DE7F03" w:rsidRPr="00031F76">
              <w:rPr>
                <w:rFonts w:ascii="Times New Roman" w:hAnsi="Times New Roman" w:cs="Times New Roman"/>
                <w:noProof/>
                <w:sz w:val="24"/>
                <w:szCs w:val="24"/>
                <w:lang w:val="en-US"/>
              </w:rPr>
              <w:t>mbuat</w:t>
            </w:r>
            <w:r w:rsidRPr="00031F76">
              <w:rPr>
                <w:rFonts w:ascii="Times New Roman" w:hAnsi="Times New Roman" w:cs="Times New Roman"/>
                <w:noProof/>
                <w:sz w:val="24"/>
                <w:szCs w:val="24"/>
              </w:rPr>
              <w:t xml:space="preserve"> laporan baru dengan unggah foto (jpg, jpeg, png, maks. 5 MB).</w:t>
            </w:r>
          </w:p>
        </w:tc>
        <w:tc>
          <w:tcPr>
            <w:tcW w:w="2497" w:type="dxa"/>
          </w:tcPr>
          <w:p w14:paraId="5AC293F6" w14:textId="411CEEFD" w:rsidR="00A17C4C" w:rsidRPr="00031F76" w:rsidRDefault="00FA5E5D" w:rsidP="00A17C4C">
            <w:pPr>
              <w:rPr>
                <w:rFonts w:ascii="Times New Roman" w:hAnsi="Times New Roman" w:cs="Times New Roman"/>
                <w:noProof/>
                <w:sz w:val="24"/>
                <w:szCs w:val="24"/>
              </w:rPr>
            </w:pPr>
            <w:r w:rsidRPr="00031F76">
              <w:rPr>
                <w:rFonts w:ascii="Times New Roman" w:hAnsi="Times New Roman" w:cs="Times New Roman"/>
                <w:noProof/>
                <w:sz w:val="24"/>
                <w:szCs w:val="24"/>
              </w:rPr>
              <w:t>Siswa</w:t>
            </w:r>
          </w:p>
        </w:tc>
      </w:tr>
      <w:tr w:rsidR="00A17C4C" w:rsidRPr="00031F76" w14:paraId="5F91C125" w14:textId="77777777" w:rsidTr="00A17C4C">
        <w:trPr>
          <w:trHeight w:val="257"/>
          <w:jc w:val="center"/>
        </w:trPr>
        <w:tc>
          <w:tcPr>
            <w:tcW w:w="570" w:type="dxa"/>
          </w:tcPr>
          <w:p w14:paraId="737DEA37" w14:textId="0FA541A7" w:rsidR="00A17C4C" w:rsidRPr="00031F76" w:rsidRDefault="00A17C4C" w:rsidP="00A17C4C">
            <w:pPr>
              <w:rPr>
                <w:rFonts w:ascii="Times New Roman" w:hAnsi="Times New Roman" w:cs="Times New Roman"/>
                <w:noProof/>
                <w:sz w:val="24"/>
                <w:szCs w:val="24"/>
              </w:rPr>
            </w:pPr>
            <w:r w:rsidRPr="00031F76">
              <w:rPr>
                <w:rFonts w:ascii="Times New Roman" w:hAnsi="Times New Roman" w:cs="Times New Roman"/>
                <w:noProof/>
                <w:sz w:val="24"/>
                <w:szCs w:val="24"/>
              </w:rPr>
              <w:t>12.</w:t>
            </w:r>
          </w:p>
        </w:tc>
        <w:tc>
          <w:tcPr>
            <w:tcW w:w="4431" w:type="dxa"/>
          </w:tcPr>
          <w:p w14:paraId="408F4295" w14:textId="6AF7919D" w:rsidR="00A17C4C" w:rsidRPr="00031F76" w:rsidRDefault="00FA5E5D" w:rsidP="00A17C4C">
            <w:pPr>
              <w:rPr>
                <w:rFonts w:ascii="Times New Roman" w:hAnsi="Times New Roman" w:cs="Times New Roman"/>
                <w:noProof/>
                <w:sz w:val="24"/>
                <w:szCs w:val="24"/>
              </w:rPr>
            </w:pPr>
            <w:r w:rsidRPr="00031F76">
              <w:rPr>
                <w:rFonts w:ascii="Times New Roman" w:hAnsi="Times New Roman" w:cs="Times New Roman"/>
                <w:noProof/>
                <w:sz w:val="24"/>
                <w:szCs w:val="24"/>
              </w:rPr>
              <w:t xml:space="preserve">Sistem dapat </w:t>
            </w:r>
            <w:r w:rsidRPr="00031F76">
              <w:rPr>
                <w:rFonts w:ascii="Times New Roman" w:hAnsi="Times New Roman" w:cs="Times New Roman"/>
                <w:sz w:val="24"/>
                <w:szCs w:val="24"/>
              </w:rPr>
              <w:t>menampilkan daftar laporan milik siswa yang sedang login.</w:t>
            </w:r>
          </w:p>
        </w:tc>
        <w:tc>
          <w:tcPr>
            <w:tcW w:w="2497" w:type="dxa"/>
          </w:tcPr>
          <w:p w14:paraId="52FA18AF" w14:textId="3ED3096A" w:rsidR="00A17C4C" w:rsidRPr="00031F76" w:rsidRDefault="00FA5E5D" w:rsidP="00A17C4C">
            <w:pPr>
              <w:rPr>
                <w:rFonts w:ascii="Times New Roman" w:hAnsi="Times New Roman" w:cs="Times New Roman"/>
                <w:noProof/>
                <w:sz w:val="24"/>
                <w:szCs w:val="24"/>
              </w:rPr>
            </w:pPr>
            <w:r w:rsidRPr="00031F76">
              <w:rPr>
                <w:rFonts w:ascii="Times New Roman" w:hAnsi="Times New Roman" w:cs="Times New Roman"/>
                <w:noProof/>
                <w:sz w:val="24"/>
                <w:szCs w:val="24"/>
              </w:rPr>
              <w:t>Siswa</w:t>
            </w:r>
          </w:p>
        </w:tc>
      </w:tr>
      <w:tr w:rsidR="00A17C4C" w:rsidRPr="00031F76" w14:paraId="555FC4AF" w14:textId="77777777" w:rsidTr="00A17C4C">
        <w:trPr>
          <w:trHeight w:val="257"/>
          <w:jc w:val="center"/>
        </w:trPr>
        <w:tc>
          <w:tcPr>
            <w:tcW w:w="570" w:type="dxa"/>
          </w:tcPr>
          <w:p w14:paraId="75ABA4E5" w14:textId="13CF9EE8" w:rsidR="00A17C4C" w:rsidRPr="00031F76" w:rsidRDefault="00A17C4C" w:rsidP="00A17C4C">
            <w:pPr>
              <w:rPr>
                <w:rFonts w:ascii="Times New Roman" w:hAnsi="Times New Roman" w:cs="Times New Roman"/>
                <w:noProof/>
                <w:sz w:val="24"/>
                <w:szCs w:val="24"/>
              </w:rPr>
            </w:pPr>
            <w:r w:rsidRPr="00031F76">
              <w:rPr>
                <w:rFonts w:ascii="Times New Roman" w:hAnsi="Times New Roman" w:cs="Times New Roman"/>
                <w:noProof/>
                <w:sz w:val="24"/>
                <w:szCs w:val="24"/>
              </w:rPr>
              <w:t>13.</w:t>
            </w:r>
          </w:p>
        </w:tc>
        <w:tc>
          <w:tcPr>
            <w:tcW w:w="4431" w:type="dxa"/>
          </w:tcPr>
          <w:p w14:paraId="54E1DA14" w14:textId="2FDD24F6" w:rsidR="00A17C4C" w:rsidRPr="00031F76" w:rsidRDefault="00FA5E5D" w:rsidP="00A17C4C">
            <w:pPr>
              <w:rPr>
                <w:rFonts w:ascii="Times New Roman" w:hAnsi="Times New Roman" w:cs="Times New Roman"/>
                <w:noProof/>
                <w:sz w:val="24"/>
                <w:szCs w:val="24"/>
              </w:rPr>
            </w:pPr>
            <w:r w:rsidRPr="00031F76">
              <w:rPr>
                <w:rFonts w:ascii="Times New Roman" w:hAnsi="Times New Roman" w:cs="Times New Roman"/>
                <w:sz w:val="24"/>
                <w:szCs w:val="24"/>
              </w:rPr>
              <w:t>Sistem dapat menampilkan detail laporan, status, dan riwayat progres berupa stepper.</w:t>
            </w:r>
          </w:p>
        </w:tc>
        <w:tc>
          <w:tcPr>
            <w:tcW w:w="2497" w:type="dxa"/>
          </w:tcPr>
          <w:p w14:paraId="777818E3" w14:textId="1EA86FBB" w:rsidR="00A17C4C" w:rsidRPr="00031F76" w:rsidRDefault="00FA5E5D" w:rsidP="00A17C4C">
            <w:pPr>
              <w:rPr>
                <w:rFonts w:ascii="Times New Roman" w:hAnsi="Times New Roman" w:cs="Times New Roman"/>
                <w:noProof/>
                <w:sz w:val="24"/>
                <w:szCs w:val="24"/>
              </w:rPr>
            </w:pPr>
            <w:r w:rsidRPr="00031F76">
              <w:rPr>
                <w:rFonts w:ascii="Times New Roman" w:hAnsi="Times New Roman" w:cs="Times New Roman"/>
                <w:noProof/>
                <w:sz w:val="24"/>
                <w:szCs w:val="24"/>
              </w:rPr>
              <w:t>Siswa</w:t>
            </w:r>
          </w:p>
        </w:tc>
      </w:tr>
      <w:tr w:rsidR="00A17C4C" w:rsidRPr="00031F76" w14:paraId="1718C832" w14:textId="77777777" w:rsidTr="00A17C4C">
        <w:trPr>
          <w:trHeight w:val="257"/>
          <w:jc w:val="center"/>
        </w:trPr>
        <w:tc>
          <w:tcPr>
            <w:tcW w:w="570" w:type="dxa"/>
          </w:tcPr>
          <w:p w14:paraId="5609501B" w14:textId="705C0013" w:rsidR="00A17C4C" w:rsidRPr="00031F76" w:rsidRDefault="00A17C4C" w:rsidP="00A17C4C">
            <w:pPr>
              <w:rPr>
                <w:rFonts w:ascii="Times New Roman" w:hAnsi="Times New Roman" w:cs="Times New Roman"/>
                <w:noProof/>
                <w:sz w:val="24"/>
                <w:szCs w:val="24"/>
              </w:rPr>
            </w:pPr>
            <w:r w:rsidRPr="00031F76">
              <w:rPr>
                <w:rFonts w:ascii="Times New Roman" w:hAnsi="Times New Roman" w:cs="Times New Roman"/>
                <w:noProof/>
                <w:sz w:val="24"/>
                <w:szCs w:val="24"/>
              </w:rPr>
              <w:t>14.</w:t>
            </w:r>
          </w:p>
        </w:tc>
        <w:tc>
          <w:tcPr>
            <w:tcW w:w="4431" w:type="dxa"/>
          </w:tcPr>
          <w:p w14:paraId="3E52F02E" w14:textId="51B97A15" w:rsidR="00A17C4C" w:rsidRPr="00031F76" w:rsidRDefault="00FA5E5D" w:rsidP="00A17C4C">
            <w:pPr>
              <w:rPr>
                <w:rFonts w:ascii="Times New Roman" w:hAnsi="Times New Roman" w:cs="Times New Roman"/>
                <w:noProof/>
                <w:sz w:val="24"/>
                <w:szCs w:val="24"/>
              </w:rPr>
            </w:pPr>
            <w:r w:rsidRPr="00031F76">
              <w:rPr>
                <w:rFonts w:ascii="Times New Roman" w:hAnsi="Times New Roman" w:cs="Times New Roman"/>
                <w:noProof/>
                <w:sz w:val="24"/>
                <w:szCs w:val="24"/>
              </w:rPr>
              <w:t>Sistem dapat menampilkan histori laporan siswa.</w:t>
            </w:r>
          </w:p>
        </w:tc>
        <w:tc>
          <w:tcPr>
            <w:tcW w:w="2497" w:type="dxa"/>
          </w:tcPr>
          <w:p w14:paraId="0ED4DC6C" w14:textId="685C4083" w:rsidR="00A17C4C" w:rsidRPr="00031F76" w:rsidRDefault="00FA5E5D" w:rsidP="00A17C4C">
            <w:pPr>
              <w:rPr>
                <w:rFonts w:ascii="Times New Roman" w:hAnsi="Times New Roman" w:cs="Times New Roman"/>
                <w:noProof/>
                <w:sz w:val="24"/>
                <w:szCs w:val="24"/>
              </w:rPr>
            </w:pPr>
            <w:r w:rsidRPr="00031F76">
              <w:rPr>
                <w:rFonts w:ascii="Times New Roman" w:hAnsi="Times New Roman" w:cs="Times New Roman"/>
                <w:noProof/>
                <w:sz w:val="24"/>
                <w:szCs w:val="24"/>
              </w:rPr>
              <w:t>Siswa</w:t>
            </w:r>
          </w:p>
        </w:tc>
      </w:tr>
      <w:tr w:rsidR="00A17C4C" w:rsidRPr="00031F76" w14:paraId="77D71A2E" w14:textId="77777777" w:rsidTr="00A17C4C">
        <w:trPr>
          <w:trHeight w:val="257"/>
          <w:jc w:val="center"/>
        </w:trPr>
        <w:tc>
          <w:tcPr>
            <w:tcW w:w="570" w:type="dxa"/>
          </w:tcPr>
          <w:p w14:paraId="2CC4D90B" w14:textId="4B42D064" w:rsidR="00A17C4C" w:rsidRPr="00031F76" w:rsidRDefault="00A17C4C" w:rsidP="00A17C4C">
            <w:pPr>
              <w:rPr>
                <w:rFonts w:ascii="Times New Roman" w:hAnsi="Times New Roman" w:cs="Times New Roman"/>
                <w:noProof/>
                <w:sz w:val="24"/>
                <w:szCs w:val="24"/>
              </w:rPr>
            </w:pPr>
            <w:r w:rsidRPr="00031F76">
              <w:rPr>
                <w:rFonts w:ascii="Times New Roman" w:hAnsi="Times New Roman" w:cs="Times New Roman"/>
                <w:noProof/>
                <w:sz w:val="24"/>
                <w:szCs w:val="24"/>
              </w:rPr>
              <w:t>15.</w:t>
            </w:r>
          </w:p>
        </w:tc>
        <w:tc>
          <w:tcPr>
            <w:tcW w:w="4431" w:type="dxa"/>
          </w:tcPr>
          <w:p w14:paraId="16C73B4A" w14:textId="2F5C49A6" w:rsidR="00A17C4C" w:rsidRPr="00031F76" w:rsidRDefault="00FA5E5D" w:rsidP="00A17C4C">
            <w:pPr>
              <w:rPr>
                <w:rFonts w:ascii="Times New Roman" w:hAnsi="Times New Roman" w:cs="Times New Roman"/>
                <w:noProof/>
                <w:sz w:val="24"/>
                <w:szCs w:val="24"/>
              </w:rPr>
            </w:pPr>
            <w:r w:rsidRPr="00031F76">
              <w:rPr>
                <w:rFonts w:ascii="Times New Roman" w:hAnsi="Times New Roman" w:cs="Times New Roman"/>
                <w:noProof/>
                <w:sz w:val="24"/>
                <w:szCs w:val="24"/>
              </w:rPr>
              <w:t>Sistem membatasi akses halaman berdasarkan peran (session).</w:t>
            </w:r>
          </w:p>
        </w:tc>
        <w:tc>
          <w:tcPr>
            <w:tcW w:w="2497" w:type="dxa"/>
          </w:tcPr>
          <w:p w14:paraId="743A3383" w14:textId="6A1ABE58" w:rsidR="00A17C4C" w:rsidRPr="00031F76" w:rsidRDefault="00FA5E5D" w:rsidP="00DE7F03">
            <w:pPr>
              <w:keepNext/>
              <w:rPr>
                <w:rFonts w:ascii="Times New Roman" w:hAnsi="Times New Roman" w:cs="Times New Roman"/>
                <w:noProof/>
                <w:sz w:val="24"/>
                <w:szCs w:val="24"/>
              </w:rPr>
            </w:pPr>
            <w:r w:rsidRPr="00031F76">
              <w:rPr>
                <w:rFonts w:ascii="Times New Roman" w:hAnsi="Times New Roman" w:cs="Times New Roman"/>
                <w:noProof/>
                <w:sz w:val="24"/>
                <w:szCs w:val="24"/>
              </w:rPr>
              <w:t>Sistem</w:t>
            </w:r>
          </w:p>
        </w:tc>
      </w:tr>
    </w:tbl>
    <w:p w14:paraId="07A8F392" w14:textId="7042BDDF" w:rsidR="00F458D9" w:rsidRPr="00031F76" w:rsidRDefault="00DE7F03" w:rsidP="00DE7F03">
      <w:pPr>
        <w:pStyle w:val="Caption"/>
        <w:jc w:val="center"/>
        <w:rPr>
          <w:rFonts w:ascii="Times New Roman" w:hAnsi="Times New Roman" w:cs="Times New Roman"/>
          <w:color w:val="000000" w:themeColor="text1"/>
          <w:sz w:val="24"/>
          <w:szCs w:val="24"/>
          <w:lang w:val="en-US"/>
        </w:rPr>
      </w:pPr>
      <w:bookmarkStart w:id="26" w:name="_Toc243681232"/>
      <w:r w:rsidRPr="00031F76">
        <w:rPr>
          <w:rFonts w:ascii="Times New Roman" w:hAnsi="Times New Roman" w:cs="Times New Roman"/>
          <w:color w:val="000000" w:themeColor="text1"/>
          <w:sz w:val="24"/>
          <w:szCs w:val="24"/>
        </w:rPr>
        <w:t xml:space="preserve">Tabel 2. </w:t>
      </w:r>
      <w:r w:rsidRPr="00031F76">
        <w:rPr>
          <w:rFonts w:ascii="Times New Roman" w:hAnsi="Times New Roman" w:cs="Times New Roman"/>
          <w:color w:val="000000" w:themeColor="text1"/>
          <w:sz w:val="24"/>
          <w:szCs w:val="24"/>
        </w:rPr>
        <w:fldChar w:fldCharType="begin"/>
      </w:r>
      <w:r w:rsidRPr="00031F76">
        <w:rPr>
          <w:rFonts w:ascii="Times New Roman" w:hAnsi="Times New Roman" w:cs="Times New Roman"/>
          <w:color w:val="000000" w:themeColor="text1"/>
          <w:sz w:val="24"/>
          <w:szCs w:val="24"/>
        </w:rPr>
        <w:instrText xml:space="preserve"> SEQ Tabel_2. \* ARABIC </w:instrText>
      </w:r>
      <w:r w:rsidRPr="00031F76">
        <w:rPr>
          <w:rFonts w:ascii="Times New Roman" w:hAnsi="Times New Roman" w:cs="Times New Roman"/>
          <w:color w:val="000000" w:themeColor="text1"/>
          <w:sz w:val="24"/>
          <w:szCs w:val="24"/>
        </w:rPr>
        <w:fldChar w:fldCharType="separate"/>
      </w:r>
      <w:r w:rsidR="00CD2F74" w:rsidRPr="00031F76">
        <w:rPr>
          <w:rFonts w:ascii="Times New Roman" w:hAnsi="Times New Roman" w:cs="Times New Roman"/>
          <w:noProof/>
          <w:color w:val="000000" w:themeColor="text1"/>
          <w:sz w:val="24"/>
          <w:szCs w:val="24"/>
        </w:rPr>
        <w:t>2</w:t>
      </w:r>
      <w:r w:rsidRPr="00031F76">
        <w:rPr>
          <w:rFonts w:ascii="Times New Roman" w:hAnsi="Times New Roman" w:cs="Times New Roman"/>
          <w:color w:val="000000" w:themeColor="text1"/>
          <w:sz w:val="24"/>
          <w:szCs w:val="24"/>
        </w:rPr>
        <w:fldChar w:fldCharType="end"/>
      </w:r>
      <w:r w:rsidRPr="00031F76">
        <w:rPr>
          <w:rFonts w:ascii="Times New Roman" w:hAnsi="Times New Roman" w:cs="Times New Roman"/>
          <w:color w:val="000000" w:themeColor="text1"/>
          <w:sz w:val="24"/>
          <w:szCs w:val="24"/>
          <w:lang w:val="en-US"/>
        </w:rPr>
        <w:t xml:space="preserve"> </w:t>
      </w:r>
      <w:proofErr w:type="spellStart"/>
      <w:r w:rsidRPr="00031F76">
        <w:rPr>
          <w:rFonts w:ascii="Times New Roman" w:hAnsi="Times New Roman" w:cs="Times New Roman"/>
          <w:color w:val="000000" w:themeColor="text1"/>
          <w:sz w:val="24"/>
          <w:szCs w:val="24"/>
          <w:lang w:val="en-US"/>
        </w:rPr>
        <w:t>Analisis</w:t>
      </w:r>
      <w:proofErr w:type="spellEnd"/>
      <w:r w:rsidRPr="00031F76">
        <w:rPr>
          <w:rFonts w:ascii="Times New Roman" w:hAnsi="Times New Roman" w:cs="Times New Roman"/>
          <w:color w:val="000000" w:themeColor="text1"/>
          <w:sz w:val="24"/>
          <w:szCs w:val="24"/>
          <w:lang w:val="en-US"/>
        </w:rPr>
        <w:t xml:space="preserve"> </w:t>
      </w:r>
      <w:proofErr w:type="spellStart"/>
      <w:r w:rsidRPr="00031F76">
        <w:rPr>
          <w:rFonts w:ascii="Times New Roman" w:hAnsi="Times New Roman" w:cs="Times New Roman"/>
          <w:color w:val="000000" w:themeColor="text1"/>
          <w:sz w:val="24"/>
          <w:szCs w:val="24"/>
          <w:lang w:val="en-US"/>
        </w:rPr>
        <w:t>kebutuhan</w:t>
      </w:r>
      <w:proofErr w:type="spellEnd"/>
      <w:r w:rsidRPr="00031F76">
        <w:rPr>
          <w:rFonts w:ascii="Times New Roman" w:hAnsi="Times New Roman" w:cs="Times New Roman"/>
          <w:color w:val="000000" w:themeColor="text1"/>
          <w:sz w:val="24"/>
          <w:szCs w:val="24"/>
          <w:lang w:val="en-US"/>
        </w:rPr>
        <w:t xml:space="preserve"> </w:t>
      </w:r>
      <w:proofErr w:type="spellStart"/>
      <w:r w:rsidRPr="00031F76">
        <w:rPr>
          <w:rFonts w:ascii="Times New Roman" w:hAnsi="Times New Roman" w:cs="Times New Roman"/>
          <w:color w:val="000000" w:themeColor="text1"/>
          <w:sz w:val="24"/>
          <w:szCs w:val="24"/>
          <w:lang w:val="en-US"/>
        </w:rPr>
        <w:t>fungsional</w:t>
      </w:r>
      <w:bookmarkEnd w:id="26"/>
      <w:proofErr w:type="spellEnd"/>
    </w:p>
    <w:p w14:paraId="36A64DD9" w14:textId="77777777" w:rsidR="00DE7F03" w:rsidRPr="00A67B42" w:rsidRDefault="00DE7F03" w:rsidP="00DE7F03">
      <w:pPr>
        <w:rPr>
          <w:rFonts w:ascii="Times New Roman" w:hAnsi="Times New Roman" w:cs="Times New Roman"/>
          <w:lang w:val="en-US"/>
        </w:rPr>
      </w:pPr>
    </w:p>
    <w:p w14:paraId="570E3FB8" w14:textId="58AF49EA" w:rsidR="006328EA" w:rsidRPr="00A67B42" w:rsidRDefault="006328EA" w:rsidP="0098509D">
      <w:pPr>
        <w:rPr>
          <w:rFonts w:ascii="Times New Roman" w:hAnsi="Times New Roman" w:cs="Times New Roman"/>
          <w:noProof/>
          <w:sz w:val="24"/>
          <w:szCs w:val="24"/>
        </w:rPr>
      </w:pPr>
    </w:p>
    <w:p w14:paraId="2AFC6C36" w14:textId="06CB148D" w:rsidR="00DE7F03" w:rsidRPr="00A67B42" w:rsidRDefault="00DE7F03" w:rsidP="0098509D">
      <w:pPr>
        <w:rPr>
          <w:rFonts w:ascii="Times New Roman" w:hAnsi="Times New Roman" w:cs="Times New Roman"/>
          <w:noProof/>
          <w:sz w:val="24"/>
          <w:szCs w:val="24"/>
        </w:rPr>
      </w:pPr>
    </w:p>
    <w:p w14:paraId="37E01F4B" w14:textId="77777777" w:rsidR="002725AC" w:rsidRPr="00A67B42" w:rsidRDefault="002725AC" w:rsidP="0098509D">
      <w:pPr>
        <w:rPr>
          <w:rFonts w:ascii="Times New Roman" w:hAnsi="Times New Roman" w:cs="Times New Roman"/>
          <w:noProof/>
          <w:sz w:val="24"/>
          <w:szCs w:val="24"/>
        </w:rPr>
      </w:pPr>
    </w:p>
    <w:p w14:paraId="64BBC7AE" w14:textId="77777777" w:rsidR="00DE7F03" w:rsidRPr="00A67B42" w:rsidRDefault="00DE7F03" w:rsidP="0098509D">
      <w:pPr>
        <w:rPr>
          <w:rFonts w:ascii="Times New Roman" w:hAnsi="Times New Roman" w:cs="Times New Roman"/>
          <w:noProof/>
          <w:sz w:val="24"/>
          <w:szCs w:val="24"/>
        </w:rPr>
      </w:pPr>
    </w:p>
    <w:p w14:paraId="597D33BC" w14:textId="5A3D626E" w:rsidR="00FA5E5D" w:rsidRPr="00031F76" w:rsidRDefault="00031F76" w:rsidP="00031F76">
      <w:pPr>
        <w:pStyle w:val="Heading2"/>
        <w:ind w:firstLine="720"/>
        <w:rPr>
          <w:rFonts w:ascii="Times New Roman" w:hAnsi="Times New Roman" w:cs="Times New Roman"/>
          <w:b/>
          <w:bCs/>
          <w:noProof/>
          <w:color w:val="000000" w:themeColor="text1"/>
          <w:sz w:val="28"/>
          <w:szCs w:val="28"/>
        </w:rPr>
      </w:pPr>
      <w:bookmarkStart w:id="27" w:name="_Toc243680903"/>
      <w:r w:rsidRPr="00031F76">
        <w:rPr>
          <w:rFonts w:ascii="Times New Roman" w:hAnsi="Times New Roman" w:cs="Times New Roman"/>
          <w:b/>
          <w:bCs/>
          <w:noProof/>
          <w:color w:val="000000" w:themeColor="text1"/>
          <w:sz w:val="28"/>
          <w:szCs w:val="28"/>
          <w:lang w:val="en-US"/>
        </w:rPr>
        <w:t xml:space="preserve">2.2 </w:t>
      </w:r>
      <w:r w:rsidR="00FA5E5D" w:rsidRPr="00031F76">
        <w:rPr>
          <w:rFonts w:ascii="Times New Roman" w:hAnsi="Times New Roman" w:cs="Times New Roman"/>
          <w:b/>
          <w:bCs/>
          <w:noProof/>
          <w:color w:val="000000" w:themeColor="text1"/>
          <w:sz w:val="28"/>
          <w:szCs w:val="28"/>
        </w:rPr>
        <w:t>Perancangan</w:t>
      </w:r>
      <w:bookmarkEnd w:id="27"/>
    </w:p>
    <w:p w14:paraId="3AC40FD7" w14:textId="424043E7" w:rsidR="00DE7F03" w:rsidRPr="00A67B42" w:rsidRDefault="00DE7F03" w:rsidP="00DE7F03">
      <w:pPr>
        <w:rPr>
          <w:rFonts w:ascii="Times New Roman" w:hAnsi="Times New Roman" w:cs="Times New Roman"/>
          <w:sz w:val="24"/>
          <w:szCs w:val="24"/>
        </w:rPr>
      </w:pPr>
      <w:r w:rsidRPr="00A67B42">
        <w:rPr>
          <w:rFonts w:ascii="Times New Roman" w:hAnsi="Times New Roman" w:cs="Times New Roman"/>
          <w:sz w:val="24"/>
          <w:szCs w:val="24"/>
        </w:rPr>
        <w:t>Perancangan dilakukan sebelum aplikasi dibuat agar alur kerja, struktur data, dan tampilan aplikasi sudah jelas. Perancangan meliputi diagram use case, skenario use case, diagram aktiviti, diagram sequence, diagram class, rancangan tabel, rancangan antarmuka, relasi database, dan struktur menu.</w:t>
      </w:r>
    </w:p>
    <w:p w14:paraId="7A3177D1" w14:textId="183F8D91" w:rsidR="00DE7F03" w:rsidRPr="00031F76" w:rsidRDefault="00031F76" w:rsidP="00031F76">
      <w:pPr>
        <w:pStyle w:val="Heading3"/>
        <w:ind w:left="720"/>
        <w:rPr>
          <w:rFonts w:ascii="Times New Roman" w:hAnsi="Times New Roman" w:cs="Times New Roman"/>
          <w:b/>
          <w:bCs/>
          <w:noProof/>
          <w:color w:val="000000" w:themeColor="text1"/>
        </w:rPr>
      </w:pPr>
      <w:bookmarkStart w:id="28" w:name="_Toc243680904"/>
      <w:r w:rsidRPr="00031F76">
        <w:rPr>
          <w:rFonts w:ascii="Times New Roman" w:hAnsi="Times New Roman" w:cs="Times New Roman"/>
          <w:b/>
          <w:bCs/>
          <w:noProof/>
          <w:color w:val="000000" w:themeColor="text1"/>
          <w:lang w:val="en-US"/>
        </w:rPr>
        <w:t>2.2.</w:t>
      </w:r>
      <w:r>
        <w:rPr>
          <w:rFonts w:ascii="Times New Roman" w:hAnsi="Times New Roman" w:cs="Times New Roman"/>
          <w:b/>
          <w:bCs/>
          <w:noProof/>
          <w:color w:val="000000" w:themeColor="text1"/>
          <w:lang w:val="en-US"/>
        </w:rPr>
        <w:t>1</w:t>
      </w:r>
      <w:r w:rsidRPr="00031F76">
        <w:rPr>
          <w:rFonts w:ascii="Times New Roman" w:hAnsi="Times New Roman" w:cs="Times New Roman"/>
          <w:b/>
          <w:bCs/>
          <w:noProof/>
          <w:color w:val="000000" w:themeColor="text1"/>
          <w:lang w:val="en-US"/>
        </w:rPr>
        <w:t xml:space="preserve"> </w:t>
      </w:r>
      <w:r w:rsidR="00A50741" w:rsidRPr="00031F76">
        <w:rPr>
          <w:rFonts w:ascii="Times New Roman" w:hAnsi="Times New Roman" w:cs="Times New Roman"/>
          <w:b/>
          <w:bCs/>
          <w:noProof/>
          <w:color w:val="000000" w:themeColor="text1"/>
        </w:rPr>
        <w:t>Perancangan</w:t>
      </w:r>
      <w:r w:rsidR="005F6677" w:rsidRPr="00031F76">
        <w:rPr>
          <w:rFonts w:ascii="Times New Roman" w:hAnsi="Times New Roman" w:cs="Times New Roman"/>
          <w:b/>
          <w:bCs/>
          <w:noProof/>
          <w:color w:val="000000" w:themeColor="text1"/>
        </w:rPr>
        <w:t xml:space="preserve"> Diagram Usecase</w:t>
      </w:r>
      <w:bookmarkEnd w:id="28"/>
    </w:p>
    <w:p w14:paraId="3C9E5360" w14:textId="5961BFF2" w:rsidR="00DE7F03" w:rsidRPr="00A67B42" w:rsidRDefault="00DE7F03" w:rsidP="00DE7F03">
      <w:pPr>
        <w:rPr>
          <w:rFonts w:ascii="Times New Roman" w:hAnsi="Times New Roman" w:cs="Times New Roman"/>
          <w:b/>
          <w:bCs/>
          <w:noProof/>
          <w:sz w:val="24"/>
          <w:szCs w:val="24"/>
        </w:rPr>
      </w:pPr>
      <w:r w:rsidRPr="00A67B42">
        <w:rPr>
          <w:rFonts w:ascii="Times New Roman" w:hAnsi="Times New Roman" w:cs="Times New Roman"/>
          <w:sz w:val="24"/>
          <w:szCs w:val="24"/>
        </w:rPr>
        <w:t>Diagram use case menggambarkan interaksi antara aktor dengan fungsi-fungsi yang disediakan sistem. Aktor pada aplikasi ini adalah admin dan siswa. Fungsi admin meliputi login, logout, melihat dashboard, mengelola data siswa, mengelola kategori, melihat aspirasi, melihat detail aspirasi, memberi progres, dan melihat histori. Fungsi siswa meliputi login, logout, melihat dashboard, mengirim laporan, melihat laporan saya, melihat detail dan progres laporan, serta melihat histori.</w:t>
      </w:r>
    </w:p>
    <w:p w14:paraId="3730EEDB" w14:textId="77777777" w:rsidR="00101ACA" w:rsidRPr="00A67B42" w:rsidRDefault="006328EA" w:rsidP="00101ACA">
      <w:pPr>
        <w:pStyle w:val="Caption"/>
        <w:keepNext/>
        <w:jc w:val="center"/>
        <w:rPr>
          <w:rFonts w:ascii="Times New Roman" w:hAnsi="Times New Roman" w:cs="Times New Roman"/>
        </w:rPr>
      </w:pPr>
      <w:r w:rsidRPr="00A67B42">
        <w:rPr>
          <w:rFonts w:ascii="Times New Roman" w:hAnsi="Times New Roman" w:cs="Times New Roman"/>
          <w:b/>
          <w:bCs/>
          <w:noProof/>
          <w:sz w:val="28"/>
          <w:szCs w:val="28"/>
        </w:rPr>
        <w:drawing>
          <wp:inline distT="0" distB="0" distL="0" distR="0" wp14:anchorId="4DBD15C7" wp14:editId="180F7457">
            <wp:extent cx="3942792" cy="3965944"/>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se_case.drawio.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57909" cy="3981149"/>
                    </a:xfrm>
                    <a:prstGeom prst="rect">
                      <a:avLst/>
                    </a:prstGeom>
                  </pic:spPr>
                </pic:pic>
              </a:graphicData>
            </a:graphic>
          </wp:inline>
        </w:drawing>
      </w:r>
    </w:p>
    <w:p w14:paraId="312F00C7" w14:textId="0BFDC4C3" w:rsidR="006328EA" w:rsidRPr="00031F76" w:rsidRDefault="00101ACA" w:rsidP="00101ACA">
      <w:pPr>
        <w:pStyle w:val="Caption"/>
        <w:jc w:val="center"/>
        <w:rPr>
          <w:rFonts w:ascii="Times New Roman" w:hAnsi="Times New Roman" w:cs="Times New Roman"/>
          <w:color w:val="000000" w:themeColor="text1"/>
          <w:sz w:val="24"/>
          <w:szCs w:val="24"/>
          <w:lang w:val="en-US"/>
        </w:rPr>
      </w:pPr>
      <w:bookmarkStart w:id="29" w:name="_Toc243681014"/>
      <w:r w:rsidRPr="00031F76">
        <w:rPr>
          <w:rFonts w:ascii="Times New Roman" w:hAnsi="Times New Roman" w:cs="Times New Roman"/>
          <w:color w:val="000000" w:themeColor="text1"/>
          <w:sz w:val="24"/>
          <w:szCs w:val="24"/>
        </w:rPr>
        <w:t xml:space="preserve">Gambar 2. </w:t>
      </w:r>
      <w:r w:rsidRPr="00031F76">
        <w:rPr>
          <w:rFonts w:ascii="Times New Roman" w:hAnsi="Times New Roman" w:cs="Times New Roman"/>
          <w:color w:val="000000" w:themeColor="text1"/>
          <w:sz w:val="24"/>
          <w:szCs w:val="24"/>
        </w:rPr>
        <w:fldChar w:fldCharType="begin"/>
      </w:r>
      <w:r w:rsidRPr="00031F76">
        <w:rPr>
          <w:rFonts w:ascii="Times New Roman" w:hAnsi="Times New Roman" w:cs="Times New Roman"/>
          <w:color w:val="000000" w:themeColor="text1"/>
          <w:sz w:val="24"/>
          <w:szCs w:val="24"/>
        </w:rPr>
        <w:instrText xml:space="preserve"> SEQ Gambar_2. \* ARABIC </w:instrText>
      </w:r>
      <w:r w:rsidRPr="00031F76">
        <w:rPr>
          <w:rFonts w:ascii="Times New Roman" w:hAnsi="Times New Roman" w:cs="Times New Roman"/>
          <w:color w:val="000000" w:themeColor="text1"/>
          <w:sz w:val="24"/>
          <w:szCs w:val="24"/>
        </w:rPr>
        <w:fldChar w:fldCharType="separate"/>
      </w:r>
      <w:r w:rsidR="008200F9">
        <w:rPr>
          <w:rFonts w:ascii="Times New Roman" w:hAnsi="Times New Roman" w:cs="Times New Roman"/>
          <w:noProof/>
          <w:color w:val="000000" w:themeColor="text1"/>
          <w:sz w:val="24"/>
          <w:szCs w:val="24"/>
        </w:rPr>
        <w:t>1</w:t>
      </w:r>
      <w:r w:rsidRPr="00031F76">
        <w:rPr>
          <w:rFonts w:ascii="Times New Roman" w:hAnsi="Times New Roman" w:cs="Times New Roman"/>
          <w:color w:val="000000" w:themeColor="text1"/>
          <w:sz w:val="24"/>
          <w:szCs w:val="24"/>
        </w:rPr>
        <w:fldChar w:fldCharType="end"/>
      </w:r>
      <w:r w:rsidRPr="00031F76">
        <w:rPr>
          <w:rFonts w:ascii="Times New Roman" w:hAnsi="Times New Roman" w:cs="Times New Roman"/>
          <w:color w:val="000000" w:themeColor="text1"/>
          <w:sz w:val="24"/>
          <w:szCs w:val="24"/>
          <w:lang w:val="en-US"/>
        </w:rPr>
        <w:t xml:space="preserve"> Diagram </w:t>
      </w:r>
      <w:proofErr w:type="spellStart"/>
      <w:r w:rsidRPr="00031F76">
        <w:rPr>
          <w:rFonts w:ascii="Times New Roman" w:hAnsi="Times New Roman" w:cs="Times New Roman"/>
          <w:color w:val="000000" w:themeColor="text1"/>
          <w:sz w:val="24"/>
          <w:szCs w:val="24"/>
          <w:lang w:val="en-US"/>
        </w:rPr>
        <w:t>usecase</w:t>
      </w:r>
      <w:bookmarkEnd w:id="29"/>
      <w:proofErr w:type="spellEnd"/>
    </w:p>
    <w:p w14:paraId="638B84CF" w14:textId="77777777" w:rsidR="00101ACA" w:rsidRPr="00031F76" w:rsidRDefault="00101ACA" w:rsidP="00101ACA">
      <w:pPr>
        <w:rPr>
          <w:rFonts w:ascii="Times New Roman" w:hAnsi="Times New Roman" w:cs="Times New Roman"/>
          <w:color w:val="000000" w:themeColor="text1"/>
          <w:sz w:val="24"/>
          <w:szCs w:val="24"/>
          <w:lang w:val="en-US"/>
        </w:rPr>
      </w:pPr>
      <w:r w:rsidRPr="00031F76">
        <w:rPr>
          <w:rFonts w:ascii="Times New Roman" w:hAnsi="Times New Roman" w:cs="Times New Roman"/>
          <w:color w:val="000000" w:themeColor="text1"/>
          <w:sz w:val="24"/>
          <w:szCs w:val="24"/>
        </w:rPr>
        <w:t>Gambar 1 Diagram use case aplikasi pengaduan sarana dan prasarana sekolah</w:t>
      </w:r>
      <w:r w:rsidRPr="00031F76">
        <w:rPr>
          <w:rFonts w:ascii="Times New Roman" w:hAnsi="Times New Roman" w:cs="Times New Roman"/>
          <w:color w:val="000000" w:themeColor="text1"/>
          <w:sz w:val="24"/>
          <w:szCs w:val="24"/>
          <w:lang w:val="en-US"/>
        </w:rPr>
        <w:t>.</w:t>
      </w:r>
    </w:p>
    <w:p w14:paraId="3DB9271F" w14:textId="5288C21C" w:rsidR="00101ACA" w:rsidRPr="00031F76" w:rsidRDefault="00101ACA" w:rsidP="00101ACA">
      <w:pPr>
        <w:rPr>
          <w:rFonts w:ascii="Times New Roman" w:hAnsi="Times New Roman" w:cs="Times New Roman"/>
          <w:color w:val="000000" w:themeColor="text1"/>
          <w:sz w:val="24"/>
          <w:szCs w:val="24"/>
          <w:lang w:val="en-US"/>
        </w:rPr>
      </w:pPr>
      <w:r w:rsidRPr="00031F76">
        <w:rPr>
          <w:rFonts w:ascii="Times New Roman" w:hAnsi="Times New Roman" w:cs="Times New Roman"/>
          <w:color w:val="000000" w:themeColor="text1"/>
          <w:sz w:val="24"/>
          <w:szCs w:val="24"/>
        </w:rPr>
        <w:t>Diagram di atas menunjukkan bahwa admin memiliki fungsi pengelolaan yang lebih luas, sedangkan siswa difokuskan pada pengiriman dan pemantauan laporan. Seluruh fungsi selain login mensyaratkan pengguna sudah login terlebih dahulu.</w:t>
      </w:r>
    </w:p>
    <w:p w14:paraId="734F8A06" w14:textId="52F105E7" w:rsidR="00203F18" w:rsidRPr="00A67B42" w:rsidRDefault="00203F18" w:rsidP="00101ACA">
      <w:pPr>
        <w:rPr>
          <w:rFonts w:ascii="Times New Roman" w:hAnsi="Times New Roman" w:cs="Times New Roman"/>
          <w:b/>
          <w:bCs/>
          <w:noProof/>
          <w:sz w:val="28"/>
          <w:szCs w:val="28"/>
        </w:rPr>
      </w:pPr>
    </w:p>
    <w:p w14:paraId="037C5820" w14:textId="11566842" w:rsidR="00101ACA" w:rsidRDefault="00101ACA" w:rsidP="00101ACA">
      <w:pPr>
        <w:rPr>
          <w:rFonts w:ascii="Times New Roman" w:hAnsi="Times New Roman" w:cs="Times New Roman"/>
          <w:b/>
          <w:bCs/>
          <w:noProof/>
          <w:sz w:val="28"/>
          <w:szCs w:val="28"/>
        </w:rPr>
      </w:pPr>
    </w:p>
    <w:p w14:paraId="3AEA5F74" w14:textId="77777777" w:rsidR="00031F76" w:rsidRPr="00A67B42" w:rsidRDefault="00031F76" w:rsidP="00101ACA">
      <w:pPr>
        <w:rPr>
          <w:rFonts w:ascii="Times New Roman" w:hAnsi="Times New Roman" w:cs="Times New Roman"/>
          <w:b/>
          <w:bCs/>
          <w:noProof/>
          <w:sz w:val="28"/>
          <w:szCs w:val="28"/>
        </w:rPr>
      </w:pPr>
    </w:p>
    <w:p w14:paraId="72F6C87C" w14:textId="4EFD9E47" w:rsidR="006328EA" w:rsidRPr="00031F76" w:rsidRDefault="00031F76" w:rsidP="00031F76">
      <w:pPr>
        <w:pStyle w:val="Heading3"/>
        <w:ind w:firstLine="720"/>
        <w:rPr>
          <w:rFonts w:ascii="Times New Roman" w:hAnsi="Times New Roman" w:cs="Times New Roman"/>
          <w:b/>
          <w:bCs/>
          <w:noProof/>
          <w:color w:val="000000" w:themeColor="text1"/>
        </w:rPr>
      </w:pPr>
      <w:bookmarkStart w:id="30" w:name="_Toc243680905"/>
      <w:r>
        <w:rPr>
          <w:rFonts w:ascii="Times New Roman" w:hAnsi="Times New Roman" w:cs="Times New Roman"/>
          <w:b/>
          <w:bCs/>
          <w:noProof/>
          <w:color w:val="000000" w:themeColor="text1"/>
          <w:lang w:val="en-US"/>
        </w:rPr>
        <w:t xml:space="preserve">2.2.2 </w:t>
      </w:r>
      <w:r w:rsidR="00A50741" w:rsidRPr="00031F76">
        <w:rPr>
          <w:rFonts w:ascii="Times New Roman" w:hAnsi="Times New Roman" w:cs="Times New Roman"/>
          <w:b/>
          <w:bCs/>
          <w:noProof/>
          <w:color w:val="000000" w:themeColor="text1"/>
        </w:rPr>
        <w:t>Skenario Usecas</w:t>
      </w:r>
      <w:r w:rsidR="00EE3788" w:rsidRPr="00031F76">
        <w:rPr>
          <w:rFonts w:ascii="Times New Roman" w:hAnsi="Times New Roman" w:cs="Times New Roman"/>
          <w:b/>
          <w:bCs/>
          <w:noProof/>
          <w:color w:val="000000" w:themeColor="text1"/>
        </w:rPr>
        <w:t>e</w:t>
      </w:r>
      <w:bookmarkEnd w:id="30"/>
    </w:p>
    <w:p w14:paraId="51B52615" w14:textId="7A8AE1ED" w:rsidR="00101ACA" w:rsidRPr="00031F76" w:rsidRDefault="00101ACA" w:rsidP="00EE3788">
      <w:pPr>
        <w:rPr>
          <w:rFonts w:ascii="Times New Roman" w:hAnsi="Times New Roman" w:cs="Times New Roman"/>
          <w:sz w:val="24"/>
          <w:szCs w:val="24"/>
        </w:rPr>
      </w:pPr>
      <w:r w:rsidRPr="00A67B42">
        <w:rPr>
          <w:rFonts w:ascii="Times New Roman" w:hAnsi="Times New Roman" w:cs="Times New Roman"/>
          <w:sz w:val="24"/>
          <w:szCs w:val="24"/>
        </w:rPr>
        <w:t xml:space="preserve">Skenario use case menjelaskan urutan interaksi antara aktor dan sistem pada setiap fungsi aplikasi, mulai dari kondisi awal, alur normal, alur alternatif, hingga kondisi akhir. Skenario </w:t>
      </w:r>
      <w:r w:rsidRPr="00031F76">
        <w:rPr>
          <w:rFonts w:ascii="Times New Roman" w:hAnsi="Times New Roman" w:cs="Times New Roman"/>
          <w:sz w:val="24"/>
          <w:szCs w:val="24"/>
        </w:rPr>
        <w:t>disajikan dalam bentuk tabel berikut.</w:t>
      </w:r>
    </w:p>
    <w:p w14:paraId="11E02F56" w14:textId="7312E4FD" w:rsidR="004146B7" w:rsidRPr="00031F76" w:rsidRDefault="00203F18" w:rsidP="00031F76">
      <w:pPr>
        <w:rPr>
          <w:rFonts w:ascii="Times New Roman" w:hAnsi="Times New Roman" w:cs="Times New Roman"/>
          <w:b/>
          <w:bCs/>
          <w:noProof/>
          <w:sz w:val="24"/>
          <w:szCs w:val="24"/>
        </w:rPr>
      </w:pPr>
      <w:r w:rsidRPr="00031F76">
        <w:rPr>
          <w:rFonts w:ascii="Times New Roman" w:hAnsi="Times New Roman" w:cs="Times New Roman"/>
          <w:b/>
          <w:bCs/>
          <w:noProof/>
          <w:sz w:val="24"/>
          <w:szCs w:val="24"/>
        </w:rPr>
        <w:t>Tabel Skenario Usecase Login</w:t>
      </w:r>
    </w:p>
    <w:tbl>
      <w:tblPr>
        <w:tblStyle w:val="TableGrid"/>
        <w:tblW w:w="0" w:type="auto"/>
        <w:tblLook w:val="04A0" w:firstRow="1" w:lastRow="0" w:firstColumn="1" w:lastColumn="0" w:noHBand="0" w:noVBand="1"/>
      </w:tblPr>
      <w:tblGrid>
        <w:gridCol w:w="2830"/>
        <w:gridCol w:w="6186"/>
      </w:tblGrid>
      <w:tr w:rsidR="00203F18" w:rsidRPr="00031F76" w14:paraId="6A548F77" w14:textId="77777777" w:rsidTr="00897A8D">
        <w:trPr>
          <w:trHeight w:val="373"/>
        </w:trPr>
        <w:tc>
          <w:tcPr>
            <w:tcW w:w="2830" w:type="dxa"/>
          </w:tcPr>
          <w:p w14:paraId="031D8680" w14:textId="009A07FF" w:rsidR="00203F18" w:rsidRPr="00031F76" w:rsidRDefault="00203F18" w:rsidP="00D15764">
            <w:pPr>
              <w:rPr>
                <w:rFonts w:ascii="Times New Roman" w:hAnsi="Times New Roman" w:cs="Times New Roman"/>
                <w:b/>
                <w:bCs/>
                <w:noProof/>
                <w:sz w:val="24"/>
                <w:szCs w:val="24"/>
              </w:rPr>
            </w:pPr>
            <w:r w:rsidRPr="00031F76">
              <w:rPr>
                <w:rFonts w:ascii="Times New Roman" w:hAnsi="Times New Roman" w:cs="Times New Roman"/>
                <w:b/>
                <w:bCs/>
                <w:noProof/>
                <w:sz w:val="24"/>
                <w:szCs w:val="24"/>
              </w:rPr>
              <w:t>Item</w:t>
            </w:r>
          </w:p>
        </w:tc>
        <w:tc>
          <w:tcPr>
            <w:tcW w:w="6186" w:type="dxa"/>
          </w:tcPr>
          <w:p w14:paraId="1EBD96F2" w14:textId="4EFE8DAC" w:rsidR="00203F18" w:rsidRPr="00031F76" w:rsidRDefault="00203F18" w:rsidP="00D15764">
            <w:pPr>
              <w:rPr>
                <w:rFonts w:ascii="Times New Roman" w:hAnsi="Times New Roman" w:cs="Times New Roman"/>
                <w:b/>
                <w:bCs/>
                <w:noProof/>
                <w:sz w:val="24"/>
                <w:szCs w:val="24"/>
              </w:rPr>
            </w:pPr>
            <w:r w:rsidRPr="00031F76">
              <w:rPr>
                <w:rFonts w:ascii="Times New Roman" w:hAnsi="Times New Roman" w:cs="Times New Roman"/>
                <w:b/>
                <w:bCs/>
                <w:noProof/>
                <w:sz w:val="24"/>
                <w:szCs w:val="24"/>
              </w:rPr>
              <w:t>Keterangan</w:t>
            </w:r>
          </w:p>
        </w:tc>
      </w:tr>
      <w:tr w:rsidR="00203F18" w:rsidRPr="00031F76" w14:paraId="1123A98E" w14:textId="77777777" w:rsidTr="00897A8D">
        <w:trPr>
          <w:trHeight w:val="420"/>
        </w:trPr>
        <w:tc>
          <w:tcPr>
            <w:tcW w:w="2830" w:type="dxa"/>
          </w:tcPr>
          <w:p w14:paraId="4910B8FF" w14:textId="56ADECFD" w:rsidR="00203F18" w:rsidRPr="00031F76" w:rsidRDefault="00203F18" w:rsidP="00D15764">
            <w:pPr>
              <w:rPr>
                <w:rFonts w:ascii="Times New Roman" w:hAnsi="Times New Roman" w:cs="Times New Roman"/>
                <w:noProof/>
                <w:sz w:val="24"/>
                <w:szCs w:val="24"/>
              </w:rPr>
            </w:pPr>
            <w:r w:rsidRPr="00031F76">
              <w:rPr>
                <w:rFonts w:ascii="Times New Roman" w:hAnsi="Times New Roman" w:cs="Times New Roman"/>
                <w:noProof/>
                <w:sz w:val="24"/>
                <w:szCs w:val="24"/>
              </w:rPr>
              <w:t>Nama usecase</w:t>
            </w:r>
          </w:p>
        </w:tc>
        <w:tc>
          <w:tcPr>
            <w:tcW w:w="6186" w:type="dxa"/>
          </w:tcPr>
          <w:p w14:paraId="2195F6A4" w14:textId="3E431D25" w:rsidR="00203F18" w:rsidRPr="00031F76" w:rsidRDefault="00203F18" w:rsidP="00D15764">
            <w:pPr>
              <w:rPr>
                <w:rFonts w:ascii="Times New Roman" w:hAnsi="Times New Roman" w:cs="Times New Roman"/>
                <w:noProof/>
                <w:sz w:val="24"/>
                <w:szCs w:val="24"/>
              </w:rPr>
            </w:pPr>
            <w:r w:rsidRPr="00031F76">
              <w:rPr>
                <w:rFonts w:ascii="Times New Roman" w:hAnsi="Times New Roman" w:cs="Times New Roman"/>
                <w:noProof/>
                <w:sz w:val="24"/>
                <w:szCs w:val="24"/>
              </w:rPr>
              <w:t xml:space="preserve">Login </w:t>
            </w:r>
          </w:p>
        </w:tc>
      </w:tr>
      <w:tr w:rsidR="00203F18" w:rsidRPr="00031F76" w14:paraId="7D3F3109" w14:textId="77777777" w:rsidTr="00897A8D">
        <w:trPr>
          <w:trHeight w:val="413"/>
        </w:trPr>
        <w:tc>
          <w:tcPr>
            <w:tcW w:w="2830" w:type="dxa"/>
          </w:tcPr>
          <w:p w14:paraId="202C5400" w14:textId="706D5D61" w:rsidR="00203F18" w:rsidRPr="00031F76" w:rsidRDefault="00203F18" w:rsidP="00D15764">
            <w:pPr>
              <w:rPr>
                <w:rFonts w:ascii="Times New Roman" w:hAnsi="Times New Roman" w:cs="Times New Roman"/>
                <w:noProof/>
                <w:sz w:val="24"/>
                <w:szCs w:val="24"/>
              </w:rPr>
            </w:pPr>
            <w:r w:rsidRPr="00031F76">
              <w:rPr>
                <w:rFonts w:ascii="Times New Roman" w:hAnsi="Times New Roman" w:cs="Times New Roman"/>
                <w:noProof/>
                <w:sz w:val="24"/>
                <w:szCs w:val="24"/>
              </w:rPr>
              <w:t>Aktor</w:t>
            </w:r>
          </w:p>
        </w:tc>
        <w:tc>
          <w:tcPr>
            <w:tcW w:w="6186" w:type="dxa"/>
          </w:tcPr>
          <w:p w14:paraId="5F9F4C4E" w14:textId="741C402C" w:rsidR="00203F18" w:rsidRPr="00031F76" w:rsidRDefault="00203F18" w:rsidP="00D15764">
            <w:pPr>
              <w:rPr>
                <w:rFonts w:ascii="Times New Roman" w:hAnsi="Times New Roman" w:cs="Times New Roman"/>
                <w:noProof/>
                <w:sz w:val="24"/>
                <w:szCs w:val="24"/>
              </w:rPr>
            </w:pPr>
            <w:r w:rsidRPr="00031F76">
              <w:rPr>
                <w:rFonts w:ascii="Times New Roman" w:hAnsi="Times New Roman" w:cs="Times New Roman"/>
                <w:noProof/>
                <w:sz w:val="24"/>
                <w:szCs w:val="24"/>
              </w:rPr>
              <w:t>Admin, Siswa</w:t>
            </w:r>
          </w:p>
        </w:tc>
      </w:tr>
      <w:tr w:rsidR="00203F18" w:rsidRPr="00031F76" w14:paraId="0F8F6FD4" w14:textId="77777777" w:rsidTr="00897A8D">
        <w:trPr>
          <w:trHeight w:val="688"/>
        </w:trPr>
        <w:tc>
          <w:tcPr>
            <w:tcW w:w="2830" w:type="dxa"/>
          </w:tcPr>
          <w:p w14:paraId="7C492B44" w14:textId="18DF9262" w:rsidR="00203F18" w:rsidRPr="00031F76" w:rsidRDefault="00203F18" w:rsidP="00D15764">
            <w:pPr>
              <w:rPr>
                <w:rFonts w:ascii="Times New Roman" w:hAnsi="Times New Roman" w:cs="Times New Roman"/>
                <w:noProof/>
                <w:sz w:val="24"/>
                <w:szCs w:val="24"/>
              </w:rPr>
            </w:pPr>
            <w:r w:rsidRPr="00031F76">
              <w:rPr>
                <w:rFonts w:ascii="Times New Roman" w:hAnsi="Times New Roman" w:cs="Times New Roman"/>
                <w:noProof/>
                <w:sz w:val="24"/>
                <w:szCs w:val="24"/>
              </w:rPr>
              <w:t>Deskripsi</w:t>
            </w:r>
          </w:p>
        </w:tc>
        <w:tc>
          <w:tcPr>
            <w:tcW w:w="6186" w:type="dxa"/>
          </w:tcPr>
          <w:p w14:paraId="1E0DB96E" w14:textId="18BD1C77" w:rsidR="00203F18" w:rsidRPr="00031F76" w:rsidRDefault="00203F18" w:rsidP="00D15764">
            <w:pPr>
              <w:rPr>
                <w:rFonts w:ascii="Times New Roman" w:hAnsi="Times New Roman" w:cs="Times New Roman"/>
                <w:noProof/>
                <w:sz w:val="24"/>
                <w:szCs w:val="24"/>
              </w:rPr>
            </w:pPr>
            <w:r w:rsidRPr="00031F76">
              <w:rPr>
                <w:rFonts w:ascii="Times New Roman" w:hAnsi="Times New Roman" w:cs="Times New Roman"/>
                <w:noProof/>
                <w:sz w:val="24"/>
                <w:szCs w:val="24"/>
              </w:rPr>
              <w:t xml:space="preserve">Pengguna masuk ke aplikasi menggunakan username dan password </w:t>
            </w:r>
          </w:p>
        </w:tc>
      </w:tr>
      <w:tr w:rsidR="00203F18" w:rsidRPr="00031F76" w14:paraId="2811509C" w14:textId="77777777" w:rsidTr="00897A8D">
        <w:trPr>
          <w:trHeight w:val="429"/>
        </w:trPr>
        <w:tc>
          <w:tcPr>
            <w:tcW w:w="2830" w:type="dxa"/>
          </w:tcPr>
          <w:p w14:paraId="0CC1DAB5" w14:textId="0722ABB0" w:rsidR="00203F18" w:rsidRPr="00031F76" w:rsidRDefault="00203F18" w:rsidP="00D15764">
            <w:pPr>
              <w:rPr>
                <w:rFonts w:ascii="Times New Roman" w:hAnsi="Times New Roman" w:cs="Times New Roman"/>
                <w:noProof/>
                <w:sz w:val="24"/>
                <w:szCs w:val="24"/>
              </w:rPr>
            </w:pPr>
            <w:r w:rsidRPr="00031F76">
              <w:rPr>
                <w:rFonts w:ascii="Times New Roman" w:hAnsi="Times New Roman" w:cs="Times New Roman"/>
                <w:noProof/>
                <w:sz w:val="24"/>
                <w:szCs w:val="24"/>
              </w:rPr>
              <w:t>Prakondisi</w:t>
            </w:r>
          </w:p>
        </w:tc>
        <w:tc>
          <w:tcPr>
            <w:tcW w:w="6186" w:type="dxa"/>
          </w:tcPr>
          <w:p w14:paraId="03EFF832" w14:textId="4664BAAA" w:rsidR="00203F18" w:rsidRPr="00031F76" w:rsidRDefault="00203F18" w:rsidP="00D15764">
            <w:pPr>
              <w:rPr>
                <w:rFonts w:ascii="Times New Roman" w:hAnsi="Times New Roman" w:cs="Times New Roman"/>
                <w:noProof/>
                <w:sz w:val="24"/>
                <w:szCs w:val="24"/>
              </w:rPr>
            </w:pPr>
            <w:r w:rsidRPr="00031F76">
              <w:rPr>
                <w:rFonts w:ascii="Times New Roman" w:hAnsi="Times New Roman" w:cs="Times New Roman"/>
                <w:noProof/>
                <w:sz w:val="24"/>
                <w:szCs w:val="24"/>
              </w:rPr>
              <w:t>Pengguna sudah memiliki akun sebelum login</w:t>
            </w:r>
          </w:p>
        </w:tc>
      </w:tr>
      <w:tr w:rsidR="00203F18" w:rsidRPr="00031F76" w14:paraId="34F0EEA9" w14:textId="77777777" w:rsidTr="00897A8D">
        <w:trPr>
          <w:trHeight w:val="2972"/>
        </w:trPr>
        <w:tc>
          <w:tcPr>
            <w:tcW w:w="2830" w:type="dxa"/>
          </w:tcPr>
          <w:p w14:paraId="3B4E3E39" w14:textId="1E2011B1" w:rsidR="00203F18" w:rsidRPr="00031F76" w:rsidRDefault="00203F18" w:rsidP="00D15764">
            <w:pPr>
              <w:rPr>
                <w:rFonts w:ascii="Times New Roman" w:hAnsi="Times New Roman" w:cs="Times New Roman"/>
                <w:noProof/>
                <w:sz w:val="24"/>
                <w:szCs w:val="24"/>
              </w:rPr>
            </w:pPr>
            <w:r w:rsidRPr="00031F76">
              <w:rPr>
                <w:rFonts w:ascii="Times New Roman" w:hAnsi="Times New Roman" w:cs="Times New Roman"/>
                <w:noProof/>
                <w:sz w:val="24"/>
                <w:szCs w:val="24"/>
              </w:rPr>
              <w:t>Alur normal</w:t>
            </w:r>
          </w:p>
        </w:tc>
        <w:tc>
          <w:tcPr>
            <w:tcW w:w="6186" w:type="dxa"/>
          </w:tcPr>
          <w:p w14:paraId="0BC0725B" w14:textId="469107A7" w:rsidR="00203F18" w:rsidRPr="00031F76" w:rsidRDefault="00203F18" w:rsidP="00487377">
            <w:pPr>
              <w:pStyle w:val="ListParagraph"/>
              <w:numPr>
                <w:ilvl w:val="0"/>
                <w:numId w:val="5"/>
              </w:numPr>
              <w:rPr>
                <w:rFonts w:ascii="Times New Roman" w:hAnsi="Times New Roman" w:cs="Times New Roman"/>
                <w:noProof/>
                <w:sz w:val="24"/>
                <w:szCs w:val="24"/>
              </w:rPr>
            </w:pPr>
            <w:r w:rsidRPr="00031F76">
              <w:rPr>
                <w:rFonts w:ascii="Times New Roman" w:hAnsi="Times New Roman" w:cs="Times New Roman"/>
                <w:noProof/>
                <w:sz w:val="24"/>
                <w:szCs w:val="24"/>
              </w:rPr>
              <w:t>Aktor: Membuka halaman login</w:t>
            </w:r>
            <w:r w:rsidR="00897A8D" w:rsidRPr="00031F76">
              <w:rPr>
                <w:rFonts w:ascii="Times New Roman" w:hAnsi="Times New Roman" w:cs="Times New Roman"/>
                <w:noProof/>
                <w:sz w:val="24"/>
                <w:szCs w:val="24"/>
              </w:rPr>
              <w:t>.</w:t>
            </w:r>
          </w:p>
          <w:p w14:paraId="1B5EB5BC" w14:textId="77777777" w:rsidR="00203F18" w:rsidRPr="00031F76" w:rsidRDefault="00203F18" w:rsidP="00487377">
            <w:pPr>
              <w:pStyle w:val="ListParagraph"/>
              <w:numPr>
                <w:ilvl w:val="0"/>
                <w:numId w:val="5"/>
              </w:numPr>
              <w:rPr>
                <w:rFonts w:ascii="Times New Roman" w:hAnsi="Times New Roman" w:cs="Times New Roman"/>
                <w:noProof/>
                <w:sz w:val="24"/>
                <w:szCs w:val="24"/>
              </w:rPr>
            </w:pPr>
            <w:r w:rsidRPr="00031F76">
              <w:rPr>
                <w:rFonts w:ascii="Times New Roman" w:hAnsi="Times New Roman" w:cs="Times New Roman"/>
                <w:noProof/>
                <w:sz w:val="24"/>
                <w:szCs w:val="24"/>
              </w:rPr>
              <w:t>Aktor: Mengisi username dan password, lalu menekan tombol Login</w:t>
            </w:r>
            <w:r w:rsidR="00897A8D" w:rsidRPr="00031F76">
              <w:rPr>
                <w:rFonts w:ascii="Times New Roman" w:hAnsi="Times New Roman" w:cs="Times New Roman"/>
                <w:noProof/>
                <w:sz w:val="24"/>
                <w:szCs w:val="24"/>
              </w:rPr>
              <w:t>.</w:t>
            </w:r>
          </w:p>
          <w:p w14:paraId="6413EF3C" w14:textId="77777777" w:rsidR="00897A8D" w:rsidRPr="00031F76" w:rsidRDefault="00897A8D" w:rsidP="00487377">
            <w:pPr>
              <w:pStyle w:val="ListParagraph"/>
              <w:numPr>
                <w:ilvl w:val="0"/>
                <w:numId w:val="5"/>
              </w:numPr>
              <w:rPr>
                <w:rFonts w:ascii="Times New Roman" w:hAnsi="Times New Roman" w:cs="Times New Roman"/>
                <w:noProof/>
                <w:sz w:val="24"/>
                <w:szCs w:val="24"/>
              </w:rPr>
            </w:pPr>
            <w:r w:rsidRPr="00031F76">
              <w:rPr>
                <w:rFonts w:ascii="Times New Roman" w:hAnsi="Times New Roman" w:cs="Times New Roman"/>
                <w:noProof/>
                <w:sz w:val="24"/>
                <w:szCs w:val="24"/>
              </w:rPr>
              <w:t>Sistem: Memeriksa kolom tidak kosong.</w:t>
            </w:r>
          </w:p>
          <w:p w14:paraId="22729A24" w14:textId="77777777" w:rsidR="00897A8D" w:rsidRPr="00031F76" w:rsidRDefault="00897A8D" w:rsidP="00487377">
            <w:pPr>
              <w:pStyle w:val="ListParagraph"/>
              <w:numPr>
                <w:ilvl w:val="0"/>
                <w:numId w:val="5"/>
              </w:numPr>
              <w:rPr>
                <w:rFonts w:ascii="Times New Roman" w:hAnsi="Times New Roman" w:cs="Times New Roman"/>
                <w:noProof/>
                <w:sz w:val="24"/>
                <w:szCs w:val="24"/>
              </w:rPr>
            </w:pPr>
            <w:r w:rsidRPr="00031F76">
              <w:rPr>
                <w:rFonts w:ascii="Times New Roman" w:hAnsi="Times New Roman" w:cs="Times New Roman"/>
                <w:noProof/>
                <w:sz w:val="24"/>
                <w:szCs w:val="24"/>
              </w:rPr>
              <w:t>Sistem: Mencocokkan data dengan tabel admin, lalu tabel siswa.</w:t>
            </w:r>
          </w:p>
          <w:p w14:paraId="0C9AC1E6" w14:textId="77777777" w:rsidR="00897A8D" w:rsidRPr="00031F76" w:rsidRDefault="00897A8D" w:rsidP="00487377">
            <w:pPr>
              <w:pStyle w:val="ListParagraph"/>
              <w:numPr>
                <w:ilvl w:val="0"/>
                <w:numId w:val="5"/>
              </w:numPr>
              <w:rPr>
                <w:rFonts w:ascii="Times New Roman" w:hAnsi="Times New Roman" w:cs="Times New Roman"/>
                <w:noProof/>
                <w:sz w:val="24"/>
                <w:szCs w:val="24"/>
              </w:rPr>
            </w:pPr>
            <w:r w:rsidRPr="00031F76">
              <w:rPr>
                <w:rFonts w:ascii="Times New Roman" w:hAnsi="Times New Roman" w:cs="Times New Roman"/>
                <w:noProof/>
                <w:sz w:val="24"/>
                <w:szCs w:val="24"/>
              </w:rPr>
              <w:t>Sistem: Membuat session sesuai peran.</w:t>
            </w:r>
          </w:p>
          <w:p w14:paraId="43B5EA79" w14:textId="66B16689" w:rsidR="00897A8D" w:rsidRPr="00031F76" w:rsidRDefault="00897A8D" w:rsidP="00487377">
            <w:pPr>
              <w:pStyle w:val="ListParagraph"/>
              <w:numPr>
                <w:ilvl w:val="0"/>
                <w:numId w:val="5"/>
              </w:numPr>
              <w:rPr>
                <w:rFonts w:ascii="Times New Roman" w:hAnsi="Times New Roman" w:cs="Times New Roman"/>
                <w:noProof/>
                <w:sz w:val="24"/>
                <w:szCs w:val="24"/>
              </w:rPr>
            </w:pPr>
            <w:r w:rsidRPr="00031F76">
              <w:rPr>
                <w:rFonts w:ascii="Times New Roman" w:hAnsi="Times New Roman" w:cs="Times New Roman"/>
                <w:noProof/>
                <w:sz w:val="24"/>
                <w:szCs w:val="24"/>
              </w:rPr>
              <w:t>Sistem: Mengarahkan ke dashboard admin atau dashboard siswa.</w:t>
            </w:r>
          </w:p>
        </w:tc>
      </w:tr>
      <w:tr w:rsidR="00203F18" w:rsidRPr="00031F76" w14:paraId="4A1647A0" w14:textId="77777777" w:rsidTr="00897A8D">
        <w:trPr>
          <w:trHeight w:val="1696"/>
        </w:trPr>
        <w:tc>
          <w:tcPr>
            <w:tcW w:w="2830" w:type="dxa"/>
          </w:tcPr>
          <w:p w14:paraId="1A00A6E8" w14:textId="283145DA" w:rsidR="00203F18" w:rsidRPr="00031F76" w:rsidRDefault="00203F18" w:rsidP="00D15764">
            <w:pPr>
              <w:rPr>
                <w:rFonts w:ascii="Times New Roman" w:hAnsi="Times New Roman" w:cs="Times New Roman"/>
                <w:noProof/>
                <w:sz w:val="24"/>
                <w:szCs w:val="24"/>
              </w:rPr>
            </w:pPr>
            <w:r w:rsidRPr="00031F76">
              <w:rPr>
                <w:rFonts w:ascii="Times New Roman" w:hAnsi="Times New Roman" w:cs="Times New Roman"/>
                <w:noProof/>
                <w:sz w:val="24"/>
                <w:szCs w:val="24"/>
              </w:rPr>
              <w:t>Alur alternatif</w:t>
            </w:r>
          </w:p>
        </w:tc>
        <w:tc>
          <w:tcPr>
            <w:tcW w:w="6186" w:type="dxa"/>
          </w:tcPr>
          <w:p w14:paraId="260FE022" w14:textId="21D64A80" w:rsidR="00203F18" w:rsidRPr="00031F76" w:rsidRDefault="00897A8D" w:rsidP="00D15764">
            <w:pPr>
              <w:rPr>
                <w:rFonts w:ascii="Times New Roman" w:hAnsi="Times New Roman" w:cs="Times New Roman"/>
                <w:noProof/>
                <w:sz w:val="24"/>
                <w:szCs w:val="24"/>
              </w:rPr>
            </w:pPr>
            <w:r w:rsidRPr="00031F76">
              <w:rPr>
                <w:rFonts w:ascii="Times New Roman" w:hAnsi="Times New Roman" w:cs="Times New Roman"/>
                <w:noProof/>
                <w:sz w:val="24"/>
                <w:szCs w:val="24"/>
              </w:rPr>
              <w:t xml:space="preserve">Username atau password kosong atau tidak cocok: Sistem akan kembali ke halaman login dan menampilkan pesan “Username atau password salah.” Pengguna yang sudah login langsung diarahkan ke dashboard sesuai perannya. </w:t>
            </w:r>
          </w:p>
        </w:tc>
      </w:tr>
      <w:tr w:rsidR="00203F18" w:rsidRPr="00031F76" w14:paraId="722DF1F7" w14:textId="77777777" w:rsidTr="00897A8D">
        <w:trPr>
          <w:trHeight w:val="403"/>
        </w:trPr>
        <w:tc>
          <w:tcPr>
            <w:tcW w:w="2830" w:type="dxa"/>
          </w:tcPr>
          <w:p w14:paraId="53C6A5B5" w14:textId="093EE8C9" w:rsidR="00203F18" w:rsidRPr="00031F76" w:rsidRDefault="00897A8D" w:rsidP="00D15764">
            <w:pPr>
              <w:rPr>
                <w:rFonts w:ascii="Times New Roman" w:hAnsi="Times New Roman" w:cs="Times New Roman"/>
                <w:noProof/>
                <w:sz w:val="24"/>
                <w:szCs w:val="24"/>
              </w:rPr>
            </w:pPr>
            <w:r w:rsidRPr="00031F76">
              <w:rPr>
                <w:rFonts w:ascii="Times New Roman" w:hAnsi="Times New Roman" w:cs="Times New Roman"/>
                <w:noProof/>
                <w:sz w:val="24"/>
                <w:szCs w:val="24"/>
              </w:rPr>
              <w:t>P</w:t>
            </w:r>
            <w:r w:rsidR="00203F18" w:rsidRPr="00031F76">
              <w:rPr>
                <w:rFonts w:ascii="Times New Roman" w:hAnsi="Times New Roman" w:cs="Times New Roman"/>
                <w:noProof/>
                <w:sz w:val="24"/>
                <w:szCs w:val="24"/>
              </w:rPr>
              <w:t>ascakondisi</w:t>
            </w:r>
          </w:p>
        </w:tc>
        <w:tc>
          <w:tcPr>
            <w:tcW w:w="6186" w:type="dxa"/>
          </w:tcPr>
          <w:p w14:paraId="06CFEFC4" w14:textId="1B68CC33" w:rsidR="00203F18" w:rsidRPr="00031F76" w:rsidRDefault="00897A8D" w:rsidP="00101ACA">
            <w:pPr>
              <w:keepNext/>
              <w:rPr>
                <w:rFonts w:ascii="Times New Roman" w:hAnsi="Times New Roman" w:cs="Times New Roman"/>
                <w:noProof/>
                <w:sz w:val="24"/>
                <w:szCs w:val="24"/>
              </w:rPr>
            </w:pPr>
            <w:r w:rsidRPr="00031F76">
              <w:rPr>
                <w:rFonts w:ascii="Times New Roman" w:hAnsi="Times New Roman" w:cs="Times New Roman"/>
                <w:noProof/>
                <w:sz w:val="24"/>
                <w:szCs w:val="24"/>
              </w:rPr>
              <w:t>Pengguna masuk ke dashboard sesuai peran</w:t>
            </w:r>
          </w:p>
        </w:tc>
      </w:tr>
    </w:tbl>
    <w:p w14:paraId="15085B3E" w14:textId="22FB0291" w:rsidR="00203F18" w:rsidRPr="00031F76" w:rsidRDefault="00101ACA" w:rsidP="00101ACA">
      <w:pPr>
        <w:pStyle w:val="Caption"/>
        <w:jc w:val="center"/>
        <w:rPr>
          <w:rFonts w:ascii="Times New Roman" w:hAnsi="Times New Roman" w:cs="Times New Roman"/>
          <w:b/>
          <w:bCs/>
          <w:noProof/>
          <w:color w:val="000000" w:themeColor="text1"/>
          <w:sz w:val="24"/>
          <w:szCs w:val="24"/>
        </w:rPr>
      </w:pPr>
      <w:bookmarkStart w:id="31" w:name="_Toc243681233"/>
      <w:r w:rsidRPr="00031F76">
        <w:rPr>
          <w:rFonts w:ascii="Times New Roman" w:hAnsi="Times New Roman" w:cs="Times New Roman"/>
          <w:color w:val="000000" w:themeColor="text1"/>
          <w:sz w:val="24"/>
          <w:szCs w:val="24"/>
        </w:rPr>
        <w:t xml:space="preserve">Tabel 2. </w:t>
      </w:r>
      <w:r w:rsidRPr="00031F76">
        <w:rPr>
          <w:rFonts w:ascii="Times New Roman" w:hAnsi="Times New Roman" w:cs="Times New Roman"/>
          <w:color w:val="000000" w:themeColor="text1"/>
          <w:sz w:val="24"/>
          <w:szCs w:val="24"/>
        </w:rPr>
        <w:fldChar w:fldCharType="begin"/>
      </w:r>
      <w:r w:rsidRPr="00031F76">
        <w:rPr>
          <w:rFonts w:ascii="Times New Roman" w:hAnsi="Times New Roman" w:cs="Times New Roman"/>
          <w:color w:val="000000" w:themeColor="text1"/>
          <w:sz w:val="24"/>
          <w:szCs w:val="24"/>
        </w:rPr>
        <w:instrText xml:space="preserve"> SEQ Tabel_2. \* ARABIC </w:instrText>
      </w:r>
      <w:r w:rsidRPr="00031F76">
        <w:rPr>
          <w:rFonts w:ascii="Times New Roman" w:hAnsi="Times New Roman" w:cs="Times New Roman"/>
          <w:color w:val="000000" w:themeColor="text1"/>
          <w:sz w:val="24"/>
          <w:szCs w:val="24"/>
        </w:rPr>
        <w:fldChar w:fldCharType="separate"/>
      </w:r>
      <w:r w:rsidR="00CD2F74" w:rsidRPr="00031F76">
        <w:rPr>
          <w:rFonts w:ascii="Times New Roman" w:hAnsi="Times New Roman" w:cs="Times New Roman"/>
          <w:noProof/>
          <w:color w:val="000000" w:themeColor="text1"/>
          <w:sz w:val="24"/>
          <w:szCs w:val="24"/>
        </w:rPr>
        <w:t>3</w:t>
      </w:r>
      <w:r w:rsidRPr="00031F76">
        <w:rPr>
          <w:rFonts w:ascii="Times New Roman" w:hAnsi="Times New Roman" w:cs="Times New Roman"/>
          <w:color w:val="000000" w:themeColor="text1"/>
          <w:sz w:val="24"/>
          <w:szCs w:val="24"/>
        </w:rPr>
        <w:fldChar w:fldCharType="end"/>
      </w:r>
      <w:r w:rsidRPr="00031F76">
        <w:rPr>
          <w:rFonts w:ascii="Times New Roman" w:hAnsi="Times New Roman" w:cs="Times New Roman"/>
          <w:color w:val="000000" w:themeColor="text1"/>
          <w:sz w:val="24"/>
          <w:szCs w:val="24"/>
          <w:lang w:val="en-US"/>
        </w:rPr>
        <w:t xml:space="preserve"> </w:t>
      </w:r>
      <w:proofErr w:type="spellStart"/>
      <w:r w:rsidRPr="00031F76">
        <w:rPr>
          <w:rFonts w:ascii="Times New Roman" w:hAnsi="Times New Roman" w:cs="Times New Roman"/>
          <w:color w:val="000000" w:themeColor="text1"/>
          <w:sz w:val="24"/>
          <w:szCs w:val="24"/>
          <w:lang w:val="en-US"/>
        </w:rPr>
        <w:t>Skenario</w:t>
      </w:r>
      <w:proofErr w:type="spellEnd"/>
      <w:r w:rsidRPr="00031F76">
        <w:rPr>
          <w:rFonts w:ascii="Times New Roman" w:hAnsi="Times New Roman" w:cs="Times New Roman"/>
          <w:color w:val="000000" w:themeColor="text1"/>
          <w:sz w:val="24"/>
          <w:szCs w:val="24"/>
          <w:lang w:val="en-US"/>
        </w:rPr>
        <w:t xml:space="preserve"> login</w:t>
      </w:r>
      <w:bookmarkEnd w:id="31"/>
    </w:p>
    <w:p w14:paraId="250EE99A" w14:textId="5EBC09C3" w:rsidR="00897A8D" w:rsidRPr="00031F76" w:rsidRDefault="00101ACA" w:rsidP="00D15764">
      <w:pPr>
        <w:rPr>
          <w:rFonts w:ascii="Times New Roman" w:hAnsi="Times New Roman" w:cs="Times New Roman"/>
          <w:b/>
          <w:bCs/>
          <w:noProof/>
          <w:sz w:val="24"/>
          <w:szCs w:val="24"/>
        </w:rPr>
      </w:pPr>
      <w:r w:rsidRPr="00031F76">
        <w:rPr>
          <w:rFonts w:ascii="Times New Roman" w:hAnsi="Times New Roman" w:cs="Times New Roman"/>
          <w:sz w:val="24"/>
          <w:szCs w:val="24"/>
        </w:rPr>
        <w:t>Sk</w:t>
      </w:r>
      <w:proofErr w:type="spellStart"/>
      <w:r w:rsidRPr="00031F76">
        <w:rPr>
          <w:rFonts w:ascii="Times New Roman" w:hAnsi="Times New Roman" w:cs="Times New Roman"/>
          <w:sz w:val="24"/>
          <w:szCs w:val="24"/>
          <w:lang w:val="en-US"/>
        </w:rPr>
        <w:t>enario</w:t>
      </w:r>
      <w:proofErr w:type="spellEnd"/>
      <w:r w:rsidRPr="00031F76">
        <w:rPr>
          <w:rFonts w:ascii="Times New Roman" w:hAnsi="Times New Roman" w:cs="Times New Roman"/>
          <w:sz w:val="24"/>
          <w:szCs w:val="24"/>
        </w:rPr>
        <w:t xml:space="preserve"> ini berlaku bagi admin dan siswa. Sistem memeriksa tabel admin terlebih dahulu, lalu tabel siswa, sehingga satu halaman login dapat dipakai oleh kedua aktor.</w:t>
      </w:r>
    </w:p>
    <w:p w14:paraId="39B92D63" w14:textId="100F0C8E" w:rsidR="00897A8D" w:rsidRPr="00A67B42" w:rsidRDefault="00897A8D" w:rsidP="00D15764">
      <w:pPr>
        <w:rPr>
          <w:rFonts w:ascii="Times New Roman" w:hAnsi="Times New Roman" w:cs="Times New Roman"/>
          <w:b/>
          <w:bCs/>
          <w:noProof/>
          <w:sz w:val="28"/>
          <w:szCs w:val="28"/>
        </w:rPr>
      </w:pPr>
    </w:p>
    <w:p w14:paraId="2C61520B" w14:textId="2C953B27" w:rsidR="00897A8D" w:rsidRPr="00A67B42" w:rsidRDefault="00897A8D" w:rsidP="00D15764">
      <w:pPr>
        <w:rPr>
          <w:rFonts w:ascii="Times New Roman" w:hAnsi="Times New Roman" w:cs="Times New Roman"/>
          <w:b/>
          <w:bCs/>
          <w:noProof/>
          <w:sz w:val="28"/>
          <w:szCs w:val="28"/>
        </w:rPr>
      </w:pPr>
    </w:p>
    <w:p w14:paraId="740B01C2" w14:textId="654F7153" w:rsidR="00897A8D" w:rsidRPr="00A67B42" w:rsidRDefault="00897A8D" w:rsidP="00D15764">
      <w:pPr>
        <w:rPr>
          <w:rFonts w:ascii="Times New Roman" w:hAnsi="Times New Roman" w:cs="Times New Roman"/>
          <w:b/>
          <w:bCs/>
          <w:noProof/>
          <w:sz w:val="28"/>
          <w:szCs w:val="28"/>
        </w:rPr>
      </w:pPr>
    </w:p>
    <w:p w14:paraId="33BB751D" w14:textId="3988ABF5" w:rsidR="00897A8D" w:rsidRPr="00A67B42" w:rsidRDefault="00897A8D" w:rsidP="00D15764">
      <w:pPr>
        <w:rPr>
          <w:rFonts w:ascii="Times New Roman" w:hAnsi="Times New Roman" w:cs="Times New Roman"/>
          <w:b/>
          <w:bCs/>
          <w:noProof/>
          <w:sz w:val="28"/>
          <w:szCs w:val="28"/>
        </w:rPr>
      </w:pPr>
    </w:p>
    <w:p w14:paraId="4DBDF519" w14:textId="1E27A993" w:rsidR="00897A8D" w:rsidRDefault="00897A8D" w:rsidP="00D15764">
      <w:pPr>
        <w:rPr>
          <w:rFonts w:ascii="Times New Roman" w:hAnsi="Times New Roman" w:cs="Times New Roman"/>
          <w:b/>
          <w:bCs/>
          <w:noProof/>
          <w:sz w:val="28"/>
          <w:szCs w:val="28"/>
        </w:rPr>
      </w:pPr>
    </w:p>
    <w:p w14:paraId="72A11DB4" w14:textId="77777777" w:rsidR="00031F76" w:rsidRPr="00A67B42" w:rsidRDefault="00031F76" w:rsidP="00D15764">
      <w:pPr>
        <w:rPr>
          <w:rFonts w:ascii="Times New Roman" w:hAnsi="Times New Roman" w:cs="Times New Roman"/>
          <w:b/>
          <w:bCs/>
          <w:noProof/>
          <w:sz w:val="28"/>
          <w:szCs w:val="28"/>
        </w:rPr>
      </w:pPr>
    </w:p>
    <w:p w14:paraId="47369DE2" w14:textId="77777777" w:rsidR="00101ACA" w:rsidRPr="00A67B42" w:rsidRDefault="00101ACA" w:rsidP="00D15764">
      <w:pPr>
        <w:rPr>
          <w:rFonts w:ascii="Times New Roman" w:hAnsi="Times New Roman" w:cs="Times New Roman"/>
          <w:b/>
          <w:bCs/>
          <w:noProof/>
          <w:sz w:val="28"/>
          <w:szCs w:val="28"/>
        </w:rPr>
      </w:pPr>
    </w:p>
    <w:p w14:paraId="5F8C05B1" w14:textId="49C9116E" w:rsidR="004146B7" w:rsidRPr="00031F76" w:rsidRDefault="00897A8D" w:rsidP="00D15764">
      <w:pPr>
        <w:rPr>
          <w:rFonts w:ascii="Times New Roman" w:hAnsi="Times New Roman" w:cs="Times New Roman"/>
          <w:b/>
          <w:bCs/>
          <w:noProof/>
          <w:color w:val="000000" w:themeColor="text1"/>
          <w:sz w:val="24"/>
          <w:szCs w:val="24"/>
        </w:rPr>
      </w:pPr>
      <w:r w:rsidRPr="00031F76">
        <w:rPr>
          <w:rFonts w:ascii="Times New Roman" w:hAnsi="Times New Roman" w:cs="Times New Roman"/>
          <w:b/>
          <w:bCs/>
          <w:noProof/>
          <w:color w:val="000000" w:themeColor="text1"/>
          <w:sz w:val="24"/>
          <w:szCs w:val="24"/>
        </w:rPr>
        <w:t>Tabel Skenario Usecase Logout</w:t>
      </w:r>
    </w:p>
    <w:tbl>
      <w:tblPr>
        <w:tblStyle w:val="TableGrid"/>
        <w:tblW w:w="0" w:type="auto"/>
        <w:tblLook w:val="04A0" w:firstRow="1" w:lastRow="0" w:firstColumn="1" w:lastColumn="0" w:noHBand="0" w:noVBand="1"/>
      </w:tblPr>
      <w:tblGrid>
        <w:gridCol w:w="2830"/>
        <w:gridCol w:w="6186"/>
      </w:tblGrid>
      <w:tr w:rsidR="00897A8D" w:rsidRPr="00031F76" w14:paraId="756C6FA3" w14:textId="77777777" w:rsidTr="007656C3">
        <w:trPr>
          <w:trHeight w:val="373"/>
        </w:trPr>
        <w:tc>
          <w:tcPr>
            <w:tcW w:w="2830" w:type="dxa"/>
          </w:tcPr>
          <w:p w14:paraId="566A090C" w14:textId="77777777" w:rsidR="00897A8D" w:rsidRPr="00031F76" w:rsidRDefault="00897A8D" w:rsidP="007656C3">
            <w:pPr>
              <w:rPr>
                <w:rFonts w:ascii="Times New Roman" w:hAnsi="Times New Roman" w:cs="Times New Roman"/>
                <w:b/>
                <w:bCs/>
                <w:noProof/>
                <w:color w:val="000000" w:themeColor="text1"/>
                <w:sz w:val="24"/>
                <w:szCs w:val="24"/>
              </w:rPr>
            </w:pPr>
            <w:r w:rsidRPr="00031F76">
              <w:rPr>
                <w:rFonts w:ascii="Times New Roman" w:hAnsi="Times New Roman" w:cs="Times New Roman"/>
                <w:b/>
                <w:bCs/>
                <w:noProof/>
                <w:color w:val="000000" w:themeColor="text1"/>
                <w:sz w:val="24"/>
                <w:szCs w:val="24"/>
              </w:rPr>
              <w:t>Item</w:t>
            </w:r>
          </w:p>
        </w:tc>
        <w:tc>
          <w:tcPr>
            <w:tcW w:w="6186" w:type="dxa"/>
          </w:tcPr>
          <w:p w14:paraId="3CE9EE6C" w14:textId="77777777" w:rsidR="00897A8D" w:rsidRPr="00031F76" w:rsidRDefault="00897A8D" w:rsidP="007656C3">
            <w:pPr>
              <w:rPr>
                <w:rFonts w:ascii="Times New Roman" w:hAnsi="Times New Roman" w:cs="Times New Roman"/>
                <w:b/>
                <w:bCs/>
                <w:noProof/>
                <w:color w:val="000000" w:themeColor="text1"/>
                <w:sz w:val="24"/>
                <w:szCs w:val="24"/>
              </w:rPr>
            </w:pPr>
            <w:r w:rsidRPr="00031F76">
              <w:rPr>
                <w:rFonts w:ascii="Times New Roman" w:hAnsi="Times New Roman" w:cs="Times New Roman"/>
                <w:b/>
                <w:bCs/>
                <w:noProof/>
                <w:color w:val="000000" w:themeColor="text1"/>
                <w:sz w:val="24"/>
                <w:szCs w:val="24"/>
              </w:rPr>
              <w:t>Keterangan</w:t>
            </w:r>
          </w:p>
        </w:tc>
      </w:tr>
      <w:tr w:rsidR="00897A8D" w:rsidRPr="00031F76" w14:paraId="5DD30533" w14:textId="77777777" w:rsidTr="007656C3">
        <w:trPr>
          <w:trHeight w:val="420"/>
        </w:trPr>
        <w:tc>
          <w:tcPr>
            <w:tcW w:w="2830" w:type="dxa"/>
          </w:tcPr>
          <w:p w14:paraId="5C03A837" w14:textId="77777777" w:rsidR="00897A8D" w:rsidRPr="00031F76" w:rsidRDefault="00897A8D" w:rsidP="007656C3">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Nama usecase</w:t>
            </w:r>
          </w:p>
        </w:tc>
        <w:tc>
          <w:tcPr>
            <w:tcW w:w="6186" w:type="dxa"/>
          </w:tcPr>
          <w:p w14:paraId="13592451" w14:textId="1602863E" w:rsidR="00897A8D" w:rsidRPr="00031F76" w:rsidRDefault="00897A8D" w:rsidP="007656C3">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 xml:space="preserve">Logout </w:t>
            </w:r>
          </w:p>
        </w:tc>
      </w:tr>
      <w:tr w:rsidR="00897A8D" w:rsidRPr="00031F76" w14:paraId="68D74148" w14:textId="77777777" w:rsidTr="007656C3">
        <w:trPr>
          <w:trHeight w:val="413"/>
        </w:trPr>
        <w:tc>
          <w:tcPr>
            <w:tcW w:w="2830" w:type="dxa"/>
          </w:tcPr>
          <w:p w14:paraId="037B6433" w14:textId="77777777" w:rsidR="00897A8D" w:rsidRPr="00031F76" w:rsidRDefault="00897A8D" w:rsidP="007656C3">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Aktor</w:t>
            </w:r>
          </w:p>
        </w:tc>
        <w:tc>
          <w:tcPr>
            <w:tcW w:w="6186" w:type="dxa"/>
          </w:tcPr>
          <w:p w14:paraId="2FBFB6DE" w14:textId="77777777" w:rsidR="00897A8D" w:rsidRPr="00031F76" w:rsidRDefault="00897A8D" w:rsidP="007656C3">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Admin, Siswa</w:t>
            </w:r>
          </w:p>
        </w:tc>
      </w:tr>
      <w:tr w:rsidR="00897A8D" w:rsidRPr="00031F76" w14:paraId="13BE1F06" w14:textId="77777777" w:rsidTr="00897A8D">
        <w:trPr>
          <w:trHeight w:val="496"/>
        </w:trPr>
        <w:tc>
          <w:tcPr>
            <w:tcW w:w="2830" w:type="dxa"/>
          </w:tcPr>
          <w:p w14:paraId="24F050CF" w14:textId="77777777" w:rsidR="00897A8D" w:rsidRPr="00031F76" w:rsidRDefault="00897A8D" w:rsidP="007656C3">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Deskripsi</w:t>
            </w:r>
          </w:p>
        </w:tc>
        <w:tc>
          <w:tcPr>
            <w:tcW w:w="6186" w:type="dxa"/>
          </w:tcPr>
          <w:p w14:paraId="3258CD06" w14:textId="6EEC8A47" w:rsidR="00897A8D" w:rsidRPr="00031F76" w:rsidRDefault="00897A8D" w:rsidP="007656C3">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 xml:space="preserve">Pengguna keluar dari aplikasi </w:t>
            </w:r>
          </w:p>
        </w:tc>
      </w:tr>
      <w:tr w:rsidR="00897A8D" w:rsidRPr="00031F76" w14:paraId="181E8A7E" w14:textId="77777777" w:rsidTr="007656C3">
        <w:trPr>
          <w:trHeight w:val="429"/>
        </w:trPr>
        <w:tc>
          <w:tcPr>
            <w:tcW w:w="2830" w:type="dxa"/>
          </w:tcPr>
          <w:p w14:paraId="7FB8D35C" w14:textId="77777777" w:rsidR="00897A8D" w:rsidRPr="00031F76" w:rsidRDefault="00897A8D" w:rsidP="007656C3">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Prakondisi</w:t>
            </w:r>
          </w:p>
        </w:tc>
        <w:tc>
          <w:tcPr>
            <w:tcW w:w="6186" w:type="dxa"/>
          </w:tcPr>
          <w:p w14:paraId="70917ABD" w14:textId="3E26AFC7" w:rsidR="00897A8D" w:rsidRPr="00031F76" w:rsidRDefault="00897A8D" w:rsidP="007656C3">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Pengguna sudah login</w:t>
            </w:r>
          </w:p>
        </w:tc>
      </w:tr>
      <w:tr w:rsidR="00897A8D" w:rsidRPr="00031F76" w14:paraId="53939F80" w14:textId="77777777" w:rsidTr="00741733">
        <w:trPr>
          <w:trHeight w:val="1417"/>
        </w:trPr>
        <w:tc>
          <w:tcPr>
            <w:tcW w:w="2830" w:type="dxa"/>
          </w:tcPr>
          <w:p w14:paraId="66B3B18D" w14:textId="77777777" w:rsidR="00897A8D" w:rsidRPr="00031F76" w:rsidRDefault="00897A8D" w:rsidP="007656C3">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Alur normal</w:t>
            </w:r>
          </w:p>
        </w:tc>
        <w:tc>
          <w:tcPr>
            <w:tcW w:w="6186" w:type="dxa"/>
          </w:tcPr>
          <w:p w14:paraId="63123E6E" w14:textId="725FFC8F" w:rsidR="00897A8D" w:rsidRPr="00031F76" w:rsidRDefault="00897A8D" w:rsidP="00487377">
            <w:pPr>
              <w:pStyle w:val="ListParagraph"/>
              <w:numPr>
                <w:ilvl w:val="0"/>
                <w:numId w:val="6"/>
              </w:num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 xml:space="preserve">Aktor: </w:t>
            </w:r>
            <w:r w:rsidR="00741733" w:rsidRPr="00031F76">
              <w:rPr>
                <w:rFonts w:ascii="Times New Roman" w:hAnsi="Times New Roman" w:cs="Times New Roman"/>
                <w:noProof/>
                <w:color w:val="000000" w:themeColor="text1"/>
                <w:sz w:val="24"/>
                <w:szCs w:val="24"/>
              </w:rPr>
              <w:t>Menekan menu logout pada sidebar.</w:t>
            </w:r>
          </w:p>
          <w:p w14:paraId="4DF20070" w14:textId="22B3F67B" w:rsidR="00897A8D" w:rsidRPr="00031F76" w:rsidRDefault="00897A8D" w:rsidP="00487377">
            <w:pPr>
              <w:pStyle w:val="ListParagraph"/>
              <w:numPr>
                <w:ilvl w:val="0"/>
                <w:numId w:val="6"/>
              </w:num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 xml:space="preserve">Sistem: </w:t>
            </w:r>
            <w:r w:rsidR="00741733" w:rsidRPr="00031F76">
              <w:rPr>
                <w:rFonts w:ascii="Times New Roman" w:hAnsi="Times New Roman" w:cs="Times New Roman"/>
                <w:noProof/>
                <w:color w:val="000000" w:themeColor="text1"/>
                <w:sz w:val="24"/>
                <w:szCs w:val="24"/>
              </w:rPr>
              <w:t>Menghapus session pengguna.</w:t>
            </w:r>
          </w:p>
          <w:p w14:paraId="625AE1C1" w14:textId="640D914B" w:rsidR="00897A8D" w:rsidRPr="00031F76" w:rsidRDefault="00897A8D" w:rsidP="00487377">
            <w:pPr>
              <w:pStyle w:val="ListParagraph"/>
              <w:numPr>
                <w:ilvl w:val="0"/>
                <w:numId w:val="6"/>
              </w:num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 xml:space="preserve">Sistem: </w:t>
            </w:r>
            <w:r w:rsidR="00741733" w:rsidRPr="00031F76">
              <w:rPr>
                <w:rFonts w:ascii="Times New Roman" w:hAnsi="Times New Roman" w:cs="Times New Roman"/>
                <w:noProof/>
                <w:color w:val="000000" w:themeColor="text1"/>
                <w:sz w:val="24"/>
                <w:szCs w:val="24"/>
              </w:rPr>
              <w:t>Mengarahkan ke halaman login dan menampilkan pesan “Kamu berhasil logout.”</w:t>
            </w:r>
          </w:p>
        </w:tc>
      </w:tr>
      <w:tr w:rsidR="00897A8D" w:rsidRPr="00031F76" w14:paraId="7E0CC79E" w14:textId="77777777" w:rsidTr="000D43FE">
        <w:trPr>
          <w:trHeight w:val="1111"/>
        </w:trPr>
        <w:tc>
          <w:tcPr>
            <w:tcW w:w="2830" w:type="dxa"/>
          </w:tcPr>
          <w:p w14:paraId="615ACB0A" w14:textId="77777777" w:rsidR="00897A8D" w:rsidRPr="00031F76" w:rsidRDefault="00897A8D" w:rsidP="007656C3">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Alur alternatif</w:t>
            </w:r>
          </w:p>
        </w:tc>
        <w:tc>
          <w:tcPr>
            <w:tcW w:w="6186" w:type="dxa"/>
          </w:tcPr>
          <w:p w14:paraId="732C1ACB" w14:textId="3324F771" w:rsidR="00897A8D" w:rsidRPr="00031F76" w:rsidRDefault="00741733" w:rsidP="007656C3">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Pada menu siswa, sistem</w:t>
            </w:r>
            <w:r w:rsidR="00126CDF" w:rsidRPr="00031F76">
              <w:rPr>
                <w:rFonts w:ascii="Times New Roman" w:hAnsi="Times New Roman" w:cs="Times New Roman"/>
                <w:noProof/>
                <w:color w:val="000000" w:themeColor="text1"/>
                <w:sz w:val="24"/>
                <w:szCs w:val="24"/>
              </w:rPr>
              <w:t xml:space="preserve"> akan</w:t>
            </w:r>
            <w:r w:rsidRPr="00031F76">
              <w:rPr>
                <w:rFonts w:ascii="Times New Roman" w:hAnsi="Times New Roman" w:cs="Times New Roman"/>
                <w:noProof/>
                <w:color w:val="000000" w:themeColor="text1"/>
                <w:sz w:val="24"/>
                <w:szCs w:val="24"/>
              </w:rPr>
              <w:t xml:space="preserve"> menampilkan konfirmasi “Yakin ingin keluar?”. Jika dibatalkan, pengguna tetap berada di halaman.</w:t>
            </w:r>
          </w:p>
        </w:tc>
      </w:tr>
      <w:tr w:rsidR="00897A8D" w:rsidRPr="00031F76" w14:paraId="449056AF" w14:textId="77777777" w:rsidTr="000D43FE">
        <w:trPr>
          <w:trHeight w:val="702"/>
        </w:trPr>
        <w:tc>
          <w:tcPr>
            <w:tcW w:w="2830" w:type="dxa"/>
          </w:tcPr>
          <w:p w14:paraId="4B52EB90" w14:textId="77777777" w:rsidR="00897A8D" w:rsidRPr="00031F76" w:rsidRDefault="00897A8D" w:rsidP="007656C3">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Pascakondisi</w:t>
            </w:r>
          </w:p>
        </w:tc>
        <w:tc>
          <w:tcPr>
            <w:tcW w:w="6186" w:type="dxa"/>
          </w:tcPr>
          <w:p w14:paraId="4723D432" w14:textId="32DFB082" w:rsidR="00897A8D" w:rsidRPr="00031F76" w:rsidRDefault="00741733" w:rsidP="00101ACA">
            <w:pPr>
              <w:keepNext/>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 xml:space="preserve">Session berakhir dan pengguna harus login kembali </w:t>
            </w:r>
            <w:r w:rsidR="00126CDF" w:rsidRPr="00031F76">
              <w:rPr>
                <w:rFonts w:ascii="Times New Roman" w:hAnsi="Times New Roman" w:cs="Times New Roman"/>
                <w:noProof/>
                <w:color w:val="000000" w:themeColor="text1"/>
                <w:sz w:val="24"/>
                <w:szCs w:val="24"/>
              </w:rPr>
              <w:t>jika ingin</w:t>
            </w:r>
            <w:r w:rsidRPr="00031F76">
              <w:rPr>
                <w:rFonts w:ascii="Times New Roman" w:hAnsi="Times New Roman" w:cs="Times New Roman"/>
                <w:noProof/>
                <w:color w:val="000000" w:themeColor="text1"/>
                <w:sz w:val="24"/>
                <w:szCs w:val="24"/>
              </w:rPr>
              <w:t xml:space="preserve"> mengakses aplikasi</w:t>
            </w:r>
          </w:p>
        </w:tc>
      </w:tr>
    </w:tbl>
    <w:p w14:paraId="7197145C" w14:textId="6BDA8F12" w:rsidR="004146B7" w:rsidRPr="00031F76" w:rsidRDefault="00101ACA" w:rsidP="00101ACA">
      <w:pPr>
        <w:pStyle w:val="Caption"/>
        <w:jc w:val="center"/>
        <w:rPr>
          <w:rFonts w:ascii="Times New Roman" w:hAnsi="Times New Roman" w:cs="Times New Roman"/>
          <w:color w:val="000000" w:themeColor="text1"/>
          <w:sz w:val="24"/>
          <w:szCs w:val="24"/>
          <w:lang w:val="en-US"/>
        </w:rPr>
      </w:pPr>
      <w:bookmarkStart w:id="32" w:name="_Toc243681234"/>
      <w:r w:rsidRPr="00031F76">
        <w:rPr>
          <w:rFonts w:ascii="Times New Roman" w:hAnsi="Times New Roman" w:cs="Times New Roman"/>
          <w:color w:val="000000" w:themeColor="text1"/>
          <w:sz w:val="24"/>
          <w:szCs w:val="24"/>
        </w:rPr>
        <w:t xml:space="preserve">Tabel 2. </w:t>
      </w:r>
      <w:r w:rsidRPr="00031F76">
        <w:rPr>
          <w:rFonts w:ascii="Times New Roman" w:hAnsi="Times New Roman" w:cs="Times New Roman"/>
          <w:color w:val="000000" w:themeColor="text1"/>
          <w:sz w:val="24"/>
          <w:szCs w:val="24"/>
        </w:rPr>
        <w:fldChar w:fldCharType="begin"/>
      </w:r>
      <w:r w:rsidRPr="00031F76">
        <w:rPr>
          <w:rFonts w:ascii="Times New Roman" w:hAnsi="Times New Roman" w:cs="Times New Roman"/>
          <w:color w:val="000000" w:themeColor="text1"/>
          <w:sz w:val="24"/>
          <w:szCs w:val="24"/>
        </w:rPr>
        <w:instrText xml:space="preserve"> SEQ Tabel_2. \* ARABIC </w:instrText>
      </w:r>
      <w:r w:rsidRPr="00031F76">
        <w:rPr>
          <w:rFonts w:ascii="Times New Roman" w:hAnsi="Times New Roman" w:cs="Times New Roman"/>
          <w:color w:val="000000" w:themeColor="text1"/>
          <w:sz w:val="24"/>
          <w:szCs w:val="24"/>
        </w:rPr>
        <w:fldChar w:fldCharType="separate"/>
      </w:r>
      <w:r w:rsidR="00CD2F74" w:rsidRPr="00031F76">
        <w:rPr>
          <w:rFonts w:ascii="Times New Roman" w:hAnsi="Times New Roman" w:cs="Times New Roman"/>
          <w:noProof/>
          <w:color w:val="000000" w:themeColor="text1"/>
          <w:sz w:val="24"/>
          <w:szCs w:val="24"/>
        </w:rPr>
        <w:t>4</w:t>
      </w:r>
      <w:r w:rsidRPr="00031F76">
        <w:rPr>
          <w:rFonts w:ascii="Times New Roman" w:hAnsi="Times New Roman" w:cs="Times New Roman"/>
          <w:color w:val="000000" w:themeColor="text1"/>
          <w:sz w:val="24"/>
          <w:szCs w:val="24"/>
        </w:rPr>
        <w:fldChar w:fldCharType="end"/>
      </w:r>
      <w:r w:rsidRPr="00031F76">
        <w:rPr>
          <w:rFonts w:ascii="Times New Roman" w:hAnsi="Times New Roman" w:cs="Times New Roman"/>
          <w:color w:val="000000" w:themeColor="text1"/>
          <w:sz w:val="24"/>
          <w:szCs w:val="24"/>
          <w:lang w:val="en-US"/>
        </w:rPr>
        <w:t xml:space="preserve"> </w:t>
      </w:r>
      <w:proofErr w:type="spellStart"/>
      <w:r w:rsidRPr="00031F76">
        <w:rPr>
          <w:rFonts w:ascii="Times New Roman" w:hAnsi="Times New Roman" w:cs="Times New Roman"/>
          <w:color w:val="000000" w:themeColor="text1"/>
          <w:sz w:val="24"/>
          <w:szCs w:val="24"/>
          <w:lang w:val="en-US"/>
        </w:rPr>
        <w:t>Skenario</w:t>
      </w:r>
      <w:proofErr w:type="spellEnd"/>
      <w:r w:rsidRPr="00031F76">
        <w:rPr>
          <w:rFonts w:ascii="Times New Roman" w:hAnsi="Times New Roman" w:cs="Times New Roman"/>
          <w:color w:val="000000" w:themeColor="text1"/>
          <w:sz w:val="24"/>
          <w:szCs w:val="24"/>
          <w:lang w:val="en-US"/>
        </w:rPr>
        <w:t xml:space="preserve"> logout</w:t>
      </w:r>
      <w:bookmarkEnd w:id="32"/>
    </w:p>
    <w:p w14:paraId="0644BA68" w14:textId="7B98FDE4" w:rsidR="000D43FE" w:rsidRPr="00031F76" w:rsidRDefault="00101ACA" w:rsidP="00D15764">
      <w:pPr>
        <w:rPr>
          <w:rFonts w:ascii="Times New Roman" w:hAnsi="Times New Roman" w:cs="Times New Roman"/>
          <w:color w:val="000000" w:themeColor="text1"/>
          <w:sz w:val="24"/>
          <w:szCs w:val="24"/>
          <w:lang w:val="en-US"/>
        </w:rPr>
      </w:pPr>
      <w:r w:rsidRPr="00031F76">
        <w:rPr>
          <w:rFonts w:ascii="Times New Roman" w:hAnsi="Times New Roman" w:cs="Times New Roman"/>
          <w:color w:val="000000" w:themeColor="text1"/>
          <w:sz w:val="24"/>
          <w:szCs w:val="24"/>
          <w:lang w:val="en-US"/>
        </w:rPr>
        <w:t xml:space="preserve">Logout </w:t>
      </w:r>
      <w:proofErr w:type="spellStart"/>
      <w:r w:rsidRPr="00031F76">
        <w:rPr>
          <w:rFonts w:ascii="Times New Roman" w:hAnsi="Times New Roman" w:cs="Times New Roman"/>
          <w:color w:val="000000" w:themeColor="text1"/>
          <w:sz w:val="24"/>
          <w:szCs w:val="24"/>
          <w:lang w:val="en-US"/>
        </w:rPr>
        <w:t>menghapus</w:t>
      </w:r>
      <w:proofErr w:type="spellEnd"/>
      <w:r w:rsidRPr="00031F76">
        <w:rPr>
          <w:rFonts w:ascii="Times New Roman" w:hAnsi="Times New Roman" w:cs="Times New Roman"/>
          <w:color w:val="000000" w:themeColor="text1"/>
          <w:sz w:val="24"/>
          <w:szCs w:val="24"/>
          <w:lang w:val="en-US"/>
        </w:rPr>
        <w:t xml:space="preserve"> session pengguna </w:t>
      </w:r>
      <w:proofErr w:type="spellStart"/>
      <w:r w:rsidRPr="00031F76">
        <w:rPr>
          <w:rFonts w:ascii="Times New Roman" w:hAnsi="Times New Roman" w:cs="Times New Roman"/>
          <w:color w:val="000000" w:themeColor="text1"/>
          <w:sz w:val="24"/>
          <w:szCs w:val="24"/>
          <w:lang w:val="en-US"/>
        </w:rPr>
        <w:t>sehinngga</w:t>
      </w:r>
      <w:proofErr w:type="spellEnd"/>
      <w:r w:rsidRPr="00031F76">
        <w:rPr>
          <w:rFonts w:ascii="Times New Roman" w:hAnsi="Times New Roman" w:cs="Times New Roman"/>
          <w:color w:val="000000" w:themeColor="text1"/>
          <w:sz w:val="24"/>
          <w:szCs w:val="24"/>
          <w:lang w:val="en-US"/>
        </w:rPr>
        <w:t xml:space="preserve"> </w:t>
      </w:r>
      <w:proofErr w:type="spellStart"/>
      <w:r w:rsidRPr="00031F76">
        <w:rPr>
          <w:rFonts w:ascii="Times New Roman" w:hAnsi="Times New Roman" w:cs="Times New Roman"/>
          <w:color w:val="000000" w:themeColor="text1"/>
          <w:sz w:val="24"/>
          <w:szCs w:val="24"/>
          <w:lang w:val="en-US"/>
        </w:rPr>
        <w:t>halaman</w:t>
      </w:r>
      <w:proofErr w:type="spellEnd"/>
      <w:r w:rsidRPr="00031F76">
        <w:rPr>
          <w:rFonts w:ascii="Times New Roman" w:hAnsi="Times New Roman" w:cs="Times New Roman"/>
          <w:color w:val="000000" w:themeColor="text1"/>
          <w:sz w:val="24"/>
          <w:szCs w:val="24"/>
          <w:lang w:val="en-US"/>
        </w:rPr>
        <w:t xml:space="preserve"> </w:t>
      </w:r>
      <w:proofErr w:type="spellStart"/>
      <w:r w:rsidRPr="00031F76">
        <w:rPr>
          <w:rFonts w:ascii="Times New Roman" w:hAnsi="Times New Roman" w:cs="Times New Roman"/>
          <w:color w:val="000000" w:themeColor="text1"/>
          <w:sz w:val="24"/>
          <w:szCs w:val="24"/>
          <w:lang w:val="en-US"/>
        </w:rPr>
        <w:t>aplikasi</w:t>
      </w:r>
      <w:proofErr w:type="spellEnd"/>
      <w:r w:rsidRPr="00031F76">
        <w:rPr>
          <w:rFonts w:ascii="Times New Roman" w:hAnsi="Times New Roman" w:cs="Times New Roman"/>
          <w:color w:val="000000" w:themeColor="text1"/>
          <w:sz w:val="24"/>
          <w:szCs w:val="24"/>
          <w:lang w:val="en-US"/>
        </w:rPr>
        <w:t xml:space="preserve"> </w:t>
      </w:r>
      <w:proofErr w:type="spellStart"/>
      <w:r w:rsidRPr="00031F76">
        <w:rPr>
          <w:rFonts w:ascii="Times New Roman" w:hAnsi="Times New Roman" w:cs="Times New Roman"/>
          <w:color w:val="000000" w:themeColor="text1"/>
          <w:sz w:val="24"/>
          <w:szCs w:val="24"/>
          <w:lang w:val="en-US"/>
        </w:rPr>
        <w:t>tidak</w:t>
      </w:r>
      <w:proofErr w:type="spellEnd"/>
      <w:r w:rsidRPr="00031F76">
        <w:rPr>
          <w:rFonts w:ascii="Times New Roman" w:hAnsi="Times New Roman" w:cs="Times New Roman"/>
          <w:color w:val="000000" w:themeColor="text1"/>
          <w:sz w:val="24"/>
          <w:szCs w:val="24"/>
          <w:lang w:val="en-US"/>
        </w:rPr>
        <w:t xml:space="preserve"> </w:t>
      </w:r>
      <w:proofErr w:type="spellStart"/>
      <w:r w:rsidRPr="00031F76">
        <w:rPr>
          <w:rFonts w:ascii="Times New Roman" w:hAnsi="Times New Roman" w:cs="Times New Roman"/>
          <w:color w:val="000000" w:themeColor="text1"/>
          <w:sz w:val="24"/>
          <w:szCs w:val="24"/>
          <w:lang w:val="en-US"/>
        </w:rPr>
        <w:t>dapat</w:t>
      </w:r>
      <w:proofErr w:type="spellEnd"/>
      <w:r w:rsidRPr="00031F76">
        <w:rPr>
          <w:rFonts w:ascii="Times New Roman" w:hAnsi="Times New Roman" w:cs="Times New Roman"/>
          <w:color w:val="000000" w:themeColor="text1"/>
          <w:sz w:val="24"/>
          <w:szCs w:val="24"/>
          <w:lang w:val="en-US"/>
        </w:rPr>
        <w:t xml:space="preserve"> </w:t>
      </w:r>
      <w:proofErr w:type="spellStart"/>
      <w:r w:rsidRPr="00031F76">
        <w:rPr>
          <w:rFonts w:ascii="Times New Roman" w:hAnsi="Times New Roman" w:cs="Times New Roman"/>
          <w:color w:val="000000" w:themeColor="text1"/>
          <w:sz w:val="24"/>
          <w:szCs w:val="24"/>
          <w:lang w:val="en-US"/>
        </w:rPr>
        <w:t>diakses</w:t>
      </w:r>
      <w:proofErr w:type="spellEnd"/>
      <w:r w:rsidRPr="00031F76">
        <w:rPr>
          <w:rFonts w:ascii="Times New Roman" w:hAnsi="Times New Roman" w:cs="Times New Roman"/>
          <w:color w:val="000000" w:themeColor="text1"/>
          <w:sz w:val="24"/>
          <w:szCs w:val="24"/>
          <w:lang w:val="en-US"/>
        </w:rPr>
        <w:t xml:space="preserve"> lagi </w:t>
      </w:r>
      <w:proofErr w:type="spellStart"/>
      <w:r w:rsidRPr="00031F76">
        <w:rPr>
          <w:rFonts w:ascii="Times New Roman" w:hAnsi="Times New Roman" w:cs="Times New Roman"/>
          <w:color w:val="000000" w:themeColor="text1"/>
          <w:sz w:val="24"/>
          <w:szCs w:val="24"/>
          <w:lang w:val="en-US"/>
        </w:rPr>
        <w:t>tanpa</w:t>
      </w:r>
      <w:proofErr w:type="spellEnd"/>
      <w:r w:rsidRPr="00031F76">
        <w:rPr>
          <w:rFonts w:ascii="Times New Roman" w:hAnsi="Times New Roman" w:cs="Times New Roman"/>
          <w:color w:val="000000" w:themeColor="text1"/>
          <w:sz w:val="24"/>
          <w:szCs w:val="24"/>
          <w:lang w:val="en-US"/>
        </w:rPr>
        <w:t xml:space="preserve"> login </w:t>
      </w:r>
      <w:proofErr w:type="spellStart"/>
      <w:r w:rsidRPr="00031F76">
        <w:rPr>
          <w:rFonts w:ascii="Times New Roman" w:hAnsi="Times New Roman" w:cs="Times New Roman"/>
          <w:color w:val="000000" w:themeColor="text1"/>
          <w:sz w:val="24"/>
          <w:szCs w:val="24"/>
          <w:lang w:val="en-US"/>
        </w:rPr>
        <w:t>ulang</w:t>
      </w:r>
      <w:proofErr w:type="spellEnd"/>
      <w:r w:rsidRPr="00031F76">
        <w:rPr>
          <w:rFonts w:ascii="Times New Roman" w:hAnsi="Times New Roman" w:cs="Times New Roman"/>
          <w:color w:val="000000" w:themeColor="text1"/>
          <w:sz w:val="24"/>
          <w:szCs w:val="24"/>
          <w:lang w:val="en-US"/>
        </w:rPr>
        <w:t>.</w:t>
      </w:r>
    </w:p>
    <w:p w14:paraId="37510B57" w14:textId="3B2CD7A8" w:rsidR="00101ACA" w:rsidRPr="00031F76" w:rsidRDefault="00101ACA" w:rsidP="00D15764">
      <w:pPr>
        <w:rPr>
          <w:rFonts w:ascii="Times New Roman" w:hAnsi="Times New Roman" w:cs="Times New Roman"/>
          <w:color w:val="000000" w:themeColor="text1"/>
          <w:sz w:val="24"/>
          <w:szCs w:val="24"/>
          <w:lang w:val="en-US"/>
        </w:rPr>
      </w:pPr>
    </w:p>
    <w:p w14:paraId="425A13B6" w14:textId="14B2F221" w:rsidR="00101ACA" w:rsidRPr="00A67B42" w:rsidRDefault="00101ACA" w:rsidP="00D15764">
      <w:pPr>
        <w:rPr>
          <w:rFonts w:ascii="Times New Roman" w:hAnsi="Times New Roman" w:cs="Times New Roman"/>
          <w:sz w:val="24"/>
          <w:szCs w:val="24"/>
          <w:lang w:val="en-US"/>
        </w:rPr>
      </w:pPr>
    </w:p>
    <w:p w14:paraId="2FFF9AA1" w14:textId="7BDBE6A1" w:rsidR="00101ACA" w:rsidRPr="00A67B42" w:rsidRDefault="00101ACA" w:rsidP="00D15764">
      <w:pPr>
        <w:rPr>
          <w:rFonts w:ascii="Times New Roman" w:hAnsi="Times New Roman" w:cs="Times New Roman"/>
          <w:sz w:val="24"/>
          <w:szCs w:val="24"/>
          <w:lang w:val="en-US"/>
        </w:rPr>
      </w:pPr>
    </w:p>
    <w:p w14:paraId="3E2BAE04" w14:textId="2CBFAF4A" w:rsidR="00101ACA" w:rsidRPr="00A67B42" w:rsidRDefault="00101ACA" w:rsidP="00D15764">
      <w:pPr>
        <w:rPr>
          <w:rFonts w:ascii="Times New Roman" w:hAnsi="Times New Roman" w:cs="Times New Roman"/>
          <w:sz w:val="24"/>
          <w:szCs w:val="24"/>
          <w:lang w:val="en-US"/>
        </w:rPr>
      </w:pPr>
    </w:p>
    <w:p w14:paraId="50B46992" w14:textId="3442EF04" w:rsidR="00101ACA" w:rsidRPr="00A67B42" w:rsidRDefault="00101ACA" w:rsidP="00D15764">
      <w:pPr>
        <w:rPr>
          <w:rFonts w:ascii="Times New Roman" w:hAnsi="Times New Roman" w:cs="Times New Roman"/>
          <w:sz w:val="24"/>
          <w:szCs w:val="24"/>
          <w:lang w:val="en-US"/>
        </w:rPr>
      </w:pPr>
    </w:p>
    <w:p w14:paraId="06D8324A" w14:textId="2F0DFF73" w:rsidR="00101ACA" w:rsidRPr="00A67B42" w:rsidRDefault="00101ACA" w:rsidP="00D15764">
      <w:pPr>
        <w:rPr>
          <w:rFonts w:ascii="Times New Roman" w:hAnsi="Times New Roman" w:cs="Times New Roman"/>
          <w:sz w:val="24"/>
          <w:szCs w:val="24"/>
          <w:lang w:val="en-US"/>
        </w:rPr>
      </w:pPr>
    </w:p>
    <w:p w14:paraId="470DABF4" w14:textId="728A8CEC" w:rsidR="00101ACA" w:rsidRPr="00A67B42" w:rsidRDefault="00101ACA" w:rsidP="00D15764">
      <w:pPr>
        <w:rPr>
          <w:rFonts w:ascii="Times New Roman" w:hAnsi="Times New Roman" w:cs="Times New Roman"/>
          <w:sz w:val="24"/>
          <w:szCs w:val="24"/>
          <w:lang w:val="en-US"/>
        </w:rPr>
      </w:pPr>
    </w:p>
    <w:p w14:paraId="484D3F68" w14:textId="5686546B" w:rsidR="00101ACA" w:rsidRPr="00A67B42" w:rsidRDefault="00101ACA" w:rsidP="00D15764">
      <w:pPr>
        <w:rPr>
          <w:rFonts w:ascii="Times New Roman" w:hAnsi="Times New Roman" w:cs="Times New Roman"/>
          <w:sz w:val="24"/>
          <w:szCs w:val="24"/>
          <w:lang w:val="en-US"/>
        </w:rPr>
      </w:pPr>
    </w:p>
    <w:p w14:paraId="7A616C54" w14:textId="0685BC18" w:rsidR="00101ACA" w:rsidRPr="00A67B42" w:rsidRDefault="00101ACA" w:rsidP="00D15764">
      <w:pPr>
        <w:rPr>
          <w:rFonts w:ascii="Times New Roman" w:hAnsi="Times New Roman" w:cs="Times New Roman"/>
          <w:sz w:val="24"/>
          <w:szCs w:val="24"/>
          <w:lang w:val="en-US"/>
        </w:rPr>
      </w:pPr>
    </w:p>
    <w:p w14:paraId="538D95A5" w14:textId="79B2CC3B" w:rsidR="00101ACA" w:rsidRPr="00A67B42" w:rsidRDefault="00101ACA" w:rsidP="00D15764">
      <w:pPr>
        <w:rPr>
          <w:rFonts w:ascii="Times New Roman" w:hAnsi="Times New Roman" w:cs="Times New Roman"/>
          <w:sz w:val="24"/>
          <w:szCs w:val="24"/>
          <w:lang w:val="en-US"/>
        </w:rPr>
      </w:pPr>
    </w:p>
    <w:p w14:paraId="5B51E5D9" w14:textId="6FEB9DC1" w:rsidR="00101ACA" w:rsidRPr="00A67B42" w:rsidRDefault="00101ACA" w:rsidP="00D15764">
      <w:pPr>
        <w:rPr>
          <w:rFonts w:ascii="Times New Roman" w:hAnsi="Times New Roman" w:cs="Times New Roman"/>
          <w:sz w:val="24"/>
          <w:szCs w:val="24"/>
          <w:lang w:val="en-US"/>
        </w:rPr>
      </w:pPr>
    </w:p>
    <w:p w14:paraId="3D0FF2D8" w14:textId="27E41A84" w:rsidR="00101ACA" w:rsidRPr="00A67B42" w:rsidRDefault="00101ACA" w:rsidP="00D15764">
      <w:pPr>
        <w:rPr>
          <w:rFonts w:ascii="Times New Roman" w:hAnsi="Times New Roman" w:cs="Times New Roman"/>
          <w:sz w:val="24"/>
          <w:szCs w:val="24"/>
          <w:lang w:val="en-US"/>
        </w:rPr>
      </w:pPr>
    </w:p>
    <w:p w14:paraId="74DA0FD1" w14:textId="6C9DCB45" w:rsidR="00101ACA" w:rsidRPr="00A67B42" w:rsidRDefault="00101ACA" w:rsidP="00D15764">
      <w:pPr>
        <w:rPr>
          <w:rFonts w:ascii="Times New Roman" w:hAnsi="Times New Roman" w:cs="Times New Roman"/>
          <w:sz w:val="24"/>
          <w:szCs w:val="24"/>
          <w:lang w:val="en-US"/>
        </w:rPr>
      </w:pPr>
    </w:p>
    <w:p w14:paraId="7C8C0A21" w14:textId="236D7BC4" w:rsidR="00101ACA" w:rsidRPr="00A67B42" w:rsidRDefault="00101ACA" w:rsidP="00D15764">
      <w:pPr>
        <w:rPr>
          <w:rFonts w:ascii="Times New Roman" w:hAnsi="Times New Roman" w:cs="Times New Roman"/>
          <w:sz w:val="24"/>
          <w:szCs w:val="24"/>
          <w:lang w:val="en-US"/>
        </w:rPr>
      </w:pPr>
    </w:p>
    <w:p w14:paraId="3A31D7B5" w14:textId="77777777" w:rsidR="00101ACA" w:rsidRPr="00A67B42" w:rsidRDefault="00101ACA" w:rsidP="00D15764">
      <w:pPr>
        <w:rPr>
          <w:rFonts w:ascii="Times New Roman" w:hAnsi="Times New Roman" w:cs="Times New Roman"/>
          <w:sz w:val="24"/>
          <w:szCs w:val="24"/>
          <w:lang w:val="en-US"/>
        </w:rPr>
      </w:pPr>
    </w:p>
    <w:p w14:paraId="3BF49381" w14:textId="592278A6" w:rsidR="007656C3" w:rsidRPr="00031F76" w:rsidRDefault="007656C3" w:rsidP="00D15764">
      <w:pPr>
        <w:rPr>
          <w:rFonts w:ascii="Times New Roman" w:hAnsi="Times New Roman" w:cs="Times New Roman"/>
          <w:b/>
          <w:bCs/>
          <w:noProof/>
          <w:color w:val="000000" w:themeColor="text1"/>
          <w:sz w:val="24"/>
          <w:szCs w:val="24"/>
        </w:rPr>
      </w:pPr>
      <w:r w:rsidRPr="00031F76">
        <w:rPr>
          <w:rFonts w:ascii="Times New Roman" w:hAnsi="Times New Roman" w:cs="Times New Roman"/>
          <w:b/>
          <w:bCs/>
          <w:noProof/>
          <w:color w:val="000000" w:themeColor="text1"/>
          <w:sz w:val="24"/>
          <w:szCs w:val="24"/>
        </w:rPr>
        <w:t>Tabel Skenario Usecase Melihat Dashboard</w:t>
      </w:r>
    </w:p>
    <w:tbl>
      <w:tblPr>
        <w:tblStyle w:val="TableGrid"/>
        <w:tblW w:w="0" w:type="auto"/>
        <w:tblLook w:val="04A0" w:firstRow="1" w:lastRow="0" w:firstColumn="1" w:lastColumn="0" w:noHBand="0" w:noVBand="1"/>
      </w:tblPr>
      <w:tblGrid>
        <w:gridCol w:w="2830"/>
        <w:gridCol w:w="6186"/>
      </w:tblGrid>
      <w:tr w:rsidR="007656C3" w:rsidRPr="00031F76" w14:paraId="41B39DE3" w14:textId="77777777" w:rsidTr="007656C3">
        <w:trPr>
          <w:trHeight w:val="373"/>
        </w:trPr>
        <w:tc>
          <w:tcPr>
            <w:tcW w:w="2830" w:type="dxa"/>
          </w:tcPr>
          <w:p w14:paraId="2EEBFE52" w14:textId="77777777" w:rsidR="007656C3" w:rsidRPr="00031F76" w:rsidRDefault="007656C3" w:rsidP="007656C3">
            <w:pPr>
              <w:rPr>
                <w:rFonts w:ascii="Times New Roman" w:hAnsi="Times New Roman" w:cs="Times New Roman"/>
                <w:b/>
                <w:bCs/>
                <w:noProof/>
                <w:color w:val="000000" w:themeColor="text1"/>
                <w:sz w:val="24"/>
                <w:szCs w:val="24"/>
              </w:rPr>
            </w:pPr>
            <w:r w:rsidRPr="00031F76">
              <w:rPr>
                <w:rFonts w:ascii="Times New Roman" w:hAnsi="Times New Roman" w:cs="Times New Roman"/>
                <w:b/>
                <w:bCs/>
                <w:noProof/>
                <w:color w:val="000000" w:themeColor="text1"/>
                <w:sz w:val="24"/>
                <w:szCs w:val="24"/>
              </w:rPr>
              <w:t>Item</w:t>
            </w:r>
          </w:p>
        </w:tc>
        <w:tc>
          <w:tcPr>
            <w:tcW w:w="6186" w:type="dxa"/>
          </w:tcPr>
          <w:p w14:paraId="2E8865BC" w14:textId="77777777" w:rsidR="007656C3" w:rsidRPr="00031F76" w:rsidRDefault="007656C3" w:rsidP="007656C3">
            <w:pPr>
              <w:rPr>
                <w:rFonts w:ascii="Times New Roman" w:hAnsi="Times New Roman" w:cs="Times New Roman"/>
                <w:b/>
                <w:bCs/>
                <w:noProof/>
                <w:color w:val="000000" w:themeColor="text1"/>
                <w:sz w:val="24"/>
                <w:szCs w:val="24"/>
              </w:rPr>
            </w:pPr>
            <w:r w:rsidRPr="00031F76">
              <w:rPr>
                <w:rFonts w:ascii="Times New Roman" w:hAnsi="Times New Roman" w:cs="Times New Roman"/>
                <w:b/>
                <w:bCs/>
                <w:noProof/>
                <w:color w:val="000000" w:themeColor="text1"/>
                <w:sz w:val="24"/>
                <w:szCs w:val="24"/>
              </w:rPr>
              <w:t>Keterangan</w:t>
            </w:r>
          </w:p>
        </w:tc>
      </w:tr>
      <w:tr w:rsidR="007656C3" w:rsidRPr="00031F76" w14:paraId="442692F4" w14:textId="77777777" w:rsidTr="007656C3">
        <w:trPr>
          <w:trHeight w:val="420"/>
        </w:trPr>
        <w:tc>
          <w:tcPr>
            <w:tcW w:w="2830" w:type="dxa"/>
          </w:tcPr>
          <w:p w14:paraId="22BCD6F9" w14:textId="77777777" w:rsidR="007656C3" w:rsidRPr="00031F76" w:rsidRDefault="007656C3" w:rsidP="007656C3">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Nama usecase</w:t>
            </w:r>
          </w:p>
        </w:tc>
        <w:tc>
          <w:tcPr>
            <w:tcW w:w="6186" w:type="dxa"/>
          </w:tcPr>
          <w:p w14:paraId="418FC933" w14:textId="076A8388" w:rsidR="007656C3" w:rsidRPr="00031F76" w:rsidRDefault="007656C3" w:rsidP="007656C3">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 xml:space="preserve">Melihat Dashboard </w:t>
            </w:r>
          </w:p>
        </w:tc>
      </w:tr>
      <w:tr w:rsidR="007656C3" w:rsidRPr="00031F76" w14:paraId="1E0A669D" w14:textId="77777777" w:rsidTr="007656C3">
        <w:trPr>
          <w:trHeight w:val="413"/>
        </w:trPr>
        <w:tc>
          <w:tcPr>
            <w:tcW w:w="2830" w:type="dxa"/>
          </w:tcPr>
          <w:p w14:paraId="16E063EC" w14:textId="77777777" w:rsidR="007656C3" w:rsidRPr="00031F76" w:rsidRDefault="007656C3" w:rsidP="007656C3">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Aktor</w:t>
            </w:r>
          </w:p>
        </w:tc>
        <w:tc>
          <w:tcPr>
            <w:tcW w:w="6186" w:type="dxa"/>
          </w:tcPr>
          <w:p w14:paraId="396620F0" w14:textId="77777777" w:rsidR="007656C3" w:rsidRPr="00031F76" w:rsidRDefault="007656C3" w:rsidP="007656C3">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Admin, Siswa</w:t>
            </w:r>
          </w:p>
        </w:tc>
      </w:tr>
      <w:tr w:rsidR="007656C3" w:rsidRPr="00031F76" w14:paraId="47045C8D" w14:textId="77777777" w:rsidTr="007656C3">
        <w:trPr>
          <w:trHeight w:val="496"/>
        </w:trPr>
        <w:tc>
          <w:tcPr>
            <w:tcW w:w="2830" w:type="dxa"/>
          </w:tcPr>
          <w:p w14:paraId="100F5D32" w14:textId="77777777" w:rsidR="007656C3" w:rsidRPr="00031F76" w:rsidRDefault="007656C3" w:rsidP="007656C3">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Deskripsi</w:t>
            </w:r>
          </w:p>
        </w:tc>
        <w:tc>
          <w:tcPr>
            <w:tcW w:w="6186" w:type="dxa"/>
          </w:tcPr>
          <w:p w14:paraId="3876F792" w14:textId="14C0EC1F" w:rsidR="007656C3" w:rsidRPr="00031F76" w:rsidRDefault="001C7B3E" w:rsidP="007656C3">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Pengguna melihat halaman utama setelah login</w:t>
            </w:r>
            <w:r w:rsidR="007656C3" w:rsidRPr="00031F76">
              <w:rPr>
                <w:rFonts w:ascii="Times New Roman" w:hAnsi="Times New Roman" w:cs="Times New Roman"/>
                <w:noProof/>
                <w:color w:val="000000" w:themeColor="text1"/>
                <w:sz w:val="24"/>
                <w:szCs w:val="24"/>
              </w:rPr>
              <w:t xml:space="preserve"> </w:t>
            </w:r>
          </w:p>
        </w:tc>
      </w:tr>
      <w:tr w:rsidR="007656C3" w:rsidRPr="00031F76" w14:paraId="0F0C6C77" w14:textId="77777777" w:rsidTr="007656C3">
        <w:trPr>
          <w:trHeight w:val="429"/>
        </w:trPr>
        <w:tc>
          <w:tcPr>
            <w:tcW w:w="2830" w:type="dxa"/>
          </w:tcPr>
          <w:p w14:paraId="0D5F7620" w14:textId="77777777" w:rsidR="007656C3" w:rsidRPr="00031F76" w:rsidRDefault="007656C3" w:rsidP="007656C3">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Prakondisi</w:t>
            </w:r>
          </w:p>
        </w:tc>
        <w:tc>
          <w:tcPr>
            <w:tcW w:w="6186" w:type="dxa"/>
          </w:tcPr>
          <w:p w14:paraId="2243687E" w14:textId="77777777" w:rsidR="007656C3" w:rsidRPr="00031F76" w:rsidRDefault="007656C3" w:rsidP="007656C3">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Pengguna sudah login</w:t>
            </w:r>
          </w:p>
        </w:tc>
      </w:tr>
      <w:tr w:rsidR="007656C3" w:rsidRPr="00031F76" w14:paraId="6AE05743" w14:textId="77777777" w:rsidTr="007656C3">
        <w:trPr>
          <w:trHeight w:val="1417"/>
        </w:trPr>
        <w:tc>
          <w:tcPr>
            <w:tcW w:w="2830" w:type="dxa"/>
          </w:tcPr>
          <w:p w14:paraId="6AA9B7AB" w14:textId="77777777" w:rsidR="007656C3" w:rsidRPr="00031F76" w:rsidRDefault="007656C3" w:rsidP="007656C3">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Alur normal</w:t>
            </w:r>
          </w:p>
        </w:tc>
        <w:tc>
          <w:tcPr>
            <w:tcW w:w="6186" w:type="dxa"/>
          </w:tcPr>
          <w:p w14:paraId="4257EB66" w14:textId="77777777" w:rsidR="007656C3" w:rsidRPr="00031F76" w:rsidRDefault="000D43FE" w:rsidP="00487377">
            <w:pPr>
              <w:pStyle w:val="ListParagraph"/>
              <w:numPr>
                <w:ilvl w:val="0"/>
                <w:numId w:val="7"/>
              </w:num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Sistem: Memeriksa session dan peran pengguna.</w:t>
            </w:r>
          </w:p>
          <w:p w14:paraId="22258473" w14:textId="77777777" w:rsidR="000D43FE" w:rsidRPr="00031F76" w:rsidRDefault="000D43FE" w:rsidP="00487377">
            <w:pPr>
              <w:pStyle w:val="ListParagraph"/>
              <w:numPr>
                <w:ilvl w:val="0"/>
                <w:numId w:val="7"/>
              </w:num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Sistem: Menampilkan dashboard sesuai peran.</w:t>
            </w:r>
          </w:p>
          <w:p w14:paraId="395E6CE9" w14:textId="77777777" w:rsidR="000D43FE" w:rsidRPr="00031F76" w:rsidRDefault="000D43FE" w:rsidP="00487377">
            <w:pPr>
              <w:pStyle w:val="ListParagraph"/>
              <w:numPr>
                <w:ilvl w:val="0"/>
                <w:numId w:val="7"/>
              </w:num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Aktor (Admin): Melihat sambutan, kartu menu (Data siswa, Kategori, Aspirasi, Histori), dan informasi akun (nama, username, hak akses).</w:t>
            </w:r>
          </w:p>
          <w:p w14:paraId="6C7BF7DA" w14:textId="5E2DBF56" w:rsidR="000D43FE" w:rsidRPr="00031F76" w:rsidRDefault="000D43FE" w:rsidP="00487377">
            <w:pPr>
              <w:pStyle w:val="ListParagraph"/>
              <w:numPr>
                <w:ilvl w:val="0"/>
                <w:numId w:val="7"/>
              </w:num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Aktor (Siswa): Melihat sambutan, nama dan kelas, tombol Tambah Laporan, serta menu cepat (Tambah laporan, Laporan saya, Histori).</w:t>
            </w:r>
          </w:p>
        </w:tc>
      </w:tr>
      <w:tr w:rsidR="007656C3" w:rsidRPr="00031F76" w14:paraId="3EB2EC65" w14:textId="77777777" w:rsidTr="007656C3">
        <w:trPr>
          <w:trHeight w:val="1696"/>
        </w:trPr>
        <w:tc>
          <w:tcPr>
            <w:tcW w:w="2830" w:type="dxa"/>
          </w:tcPr>
          <w:p w14:paraId="3B8082ED" w14:textId="77777777" w:rsidR="007656C3" w:rsidRPr="00031F76" w:rsidRDefault="007656C3" w:rsidP="007656C3">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Alur alternatif</w:t>
            </w:r>
          </w:p>
        </w:tc>
        <w:tc>
          <w:tcPr>
            <w:tcW w:w="6186" w:type="dxa"/>
          </w:tcPr>
          <w:p w14:paraId="4C2B92FE" w14:textId="56773C2F" w:rsidR="007656C3" w:rsidRPr="00031F76" w:rsidRDefault="000D43FE" w:rsidP="007656C3">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Pengguna belum login atau perannya tidak sesuai: sistem mengarahkan ke halaman login.</w:t>
            </w:r>
          </w:p>
        </w:tc>
      </w:tr>
      <w:tr w:rsidR="007656C3" w:rsidRPr="00031F76" w14:paraId="1A95636F" w14:textId="77777777" w:rsidTr="007656C3">
        <w:trPr>
          <w:trHeight w:val="403"/>
        </w:trPr>
        <w:tc>
          <w:tcPr>
            <w:tcW w:w="2830" w:type="dxa"/>
          </w:tcPr>
          <w:p w14:paraId="7123BB86" w14:textId="77777777" w:rsidR="007656C3" w:rsidRPr="00031F76" w:rsidRDefault="007656C3" w:rsidP="007656C3">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Pascakondisi</w:t>
            </w:r>
          </w:p>
        </w:tc>
        <w:tc>
          <w:tcPr>
            <w:tcW w:w="6186" w:type="dxa"/>
          </w:tcPr>
          <w:p w14:paraId="02DE05E9" w14:textId="1BACA9D9" w:rsidR="007656C3" w:rsidRPr="00031F76" w:rsidRDefault="00F145C7" w:rsidP="00101ACA">
            <w:pPr>
              <w:keepNext/>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Dashboard tampil dan pengguna dapat membuka menu yang tersedia.</w:t>
            </w:r>
          </w:p>
        </w:tc>
      </w:tr>
    </w:tbl>
    <w:p w14:paraId="4127FD33" w14:textId="78F2BD74" w:rsidR="004146B7" w:rsidRPr="00031F76" w:rsidRDefault="00101ACA" w:rsidP="008200F9">
      <w:pPr>
        <w:pStyle w:val="Caption"/>
        <w:jc w:val="center"/>
        <w:rPr>
          <w:rFonts w:ascii="Times New Roman" w:hAnsi="Times New Roman" w:cs="Times New Roman"/>
          <w:color w:val="000000" w:themeColor="text1"/>
          <w:sz w:val="24"/>
          <w:szCs w:val="24"/>
          <w:lang w:val="en-US"/>
        </w:rPr>
      </w:pPr>
      <w:bookmarkStart w:id="33" w:name="_Toc243681235"/>
      <w:r w:rsidRPr="00031F76">
        <w:rPr>
          <w:rFonts w:ascii="Times New Roman" w:hAnsi="Times New Roman" w:cs="Times New Roman"/>
          <w:color w:val="000000" w:themeColor="text1"/>
          <w:sz w:val="24"/>
          <w:szCs w:val="24"/>
        </w:rPr>
        <w:t xml:space="preserve">Tabel 2. </w:t>
      </w:r>
      <w:r w:rsidRPr="00031F76">
        <w:rPr>
          <w:rFonts w:ascii="Times New Roman" w:hAnsi="Times New Roman" w:cs="Times New Roman"/>
          <w:color w:val="000000" w:themeColor="text1"/>
          <w:sz w:val="24"/>
          <w:szCs w:val="24"/>
        </w:rPr>
        <w:fldChar w:fldCharType="begin"/>
      </w:r>
      <w:r w:rsidRPr="00031F76">
        <w:rPr>
          <w:rFonts w:ascii="Times New Roman" w:hAnsi="Times New Roman" w:cs="Times New Roman"/>
          <w:color w:val="000000" w:themeColor="text1"/>
          <w:sz w:val="24"/>
          <w:szCs w:val="24"/>
        </w:rPr>
        <w:instrText xml:space="preserve"> SEQ Tabel_2. \* ARABIC </w:instrText>
      </w:r>
      <w:r w:rsidRPr="00031F76">
        <w:rPr>
          <w:rFonts w:ascii="Times New Roman" w:hAnsi="Times New Roman" w:cs="Times New Roman"/>
          <w:color w:val="000000" w:themeColor="text1"/>
          <w:sz w:val="24"/>
          <w:szCs w:val="24"/>
        </w:rPr>
        <w:fldChar w:fldCharType="separate"/>
      </w:r>
      <w:r w:rsidR="00CD2F74" w:rsidRPr="00031F76">
        <w:rPr>
          <w:rFonts w:ascii="Times New Roman" w:hAnsi="Times New Roman" w:cs="Times New Roman"/>
          <w:noProof/>
          <w:color w:val="000000" w:themeColor="text1"/>
          <w:sz w:val="24"/>
          <w:szCs w:val="24"/>
        </w:rPr>
        <w:t>5</w:t>
      </w:r>
      <w:r w:rsidRPr="00031F76">
        <w:rPr>
          <w:rFonts w:ascii="Times New Roman" w:hAnsi="Times New Roman" w:cs="Times New Roman"/>
          <w:color w:val="000000" w:themeColor="text1"/>
          <w:sz w:val="24"/>
          <w:szCs w:val="24"/>
        </w:rPr>
        <w:fldChar w:fldCharType="end"/>
      </w:r>
      <w:r w:rsidRPr="00031F76">
        <w:rPr>
          <w:rFonts w:ascii="Times New Roman" w:hAnsi="Times New Roman" w:cs="Times New Roman"/>
          <w:color w:val="000000" w:themeColor="text1"/>
          <w:sz w:val="24"/>
          <w:szCs w:val="24"/>
          <w:lang w:val="en-US"/>
        </w:rPr>
        <w:t xml:space="preserve"> </w:t>
      </w:r>
      <w:proofErr w:type="spellStart"/>
      <w:r w:rsidRPr="00031F76">
        <w:rPr>
          <w:rFonts w:ascii="Times New Roman" w:hAnsi="Times New Roman" w:cs="Times New Roman"/>
          <w:color w:val="000000" w:themeColor="text1"/>
          <w:sz w:val="24"/>
          <w:szCs w:val="24"/>
          <w:lang w:val="en-US"/>
        </w:rPr>
        <w:t>Skenario</w:t>
      </w:r>
      <w:proofErr w:type="spellEnd"/>
      <w:r w:rsidRPr="00031F76">
        <w:rPr>
          <w:rFonts w:ascii="Times New Roman" w:hAnsi="Times New Roman" w:cs="Times New Roman"/>
          <w:color w:val="000000" w:themeColor="text1"/>
          <w:sz w:val="24"/>
          <w:szCs w:val="24"/>
          <w:lang w:val="en-US"/>
        </w:rPr>
        <w:t xml:space="preserve"> dashboard</w:t>
      </w:r>
      <w:bookmarkEnd w:id="33"/>
    </w:p>
    <w:p w14:paraId="6A5A724C" w14:textId="0105EC04" w:rsidR="00101ACA" w:rsidRPr="00031F76" w:rsidRDefault="00101ACA" w:rsidP="00101ACA">
      <w:pPr>
        <w:rPr>
          <w:rFonts w:ascii="Times New Roman" w:hAnsi="Times New Roman" w:cs="Times New Roman"/>
          <w:color w:val="000000" w:themeColor="text1"/>
          <w:sz w:val="24"/>
          <w:szCs w:val="24"/>
          <w:lang w:val="en-US"/>
        </w:rPr>
      </w:pPr>
      <w:r w:rsidRPr="00031F76">
        <w:rPr>
          <w:rFonts w:ascii="Times New Roman" w:hAnsi="Times New Roman" w:cs="Times New Roman"/>
          <w:color w:val="000000" w:themeColor="text1"/>
          <w:sz w:val="24"/>
          <w:szCs w:val="24"/>
        </w:rPr>
        <w:t>Dashboard admin menampilkan menu pengelolaan, sedangkan dashboard siswa menampilkan menu pelaporan. Tampilan menyesuaikan peran pengguna.</w:t>
      </w:r>
    </w:p>
    <w:p w14:paraId="6D66B335" w14:textId="17F5DE02" w:rsidR="004146B7" w:rsidRPr="00A67B42" w:rsidRDefault="004146B7" w:rsidP="00D15764">
      <w:pPr>
        <w:rPr>
          <w:rFonts w:ascii="Times New Roman" w:hAnsi="Times New Roman" w:cs="Times New Roman"/>
          <w:b/>
          <w:bCs/>
          <w:noProof/>
          <w:sz w:val="28"/>
          <w:szCs w:val="28"/>
        </w:rPr>
      </w:pPr>
    </w:p>
    <w:p w14:paraId="4E52BFFA" w14:textId="579BBE13" w:rsidR="004146B7" w:rsidRPr="00A67B42" w:rsidRDefault="004146B7" w:rsidP="00D15764">
      <w:pPr>
        <w:rPr>
          <w:rFonts w:ascii="Times New Roman" w:hAnsi="Times New Roman" w:cs="Times New Roman"/>
          <w:b/>
          <w:bCs/>
          <w:noProof/>
          <w:sz w:val="28"/>
          <w:szCs w:val="28"/>
        </w:rPr>
      </w:pPr>
    </w:p>
    <w:p w14:paraId="0CD7BA18" w14:textId="4B0AE05E" w:rsidR="004146B7" w:rsidRPr="00A67B42" w:rsidRDefault="004146B7" w:rsidP="00D15764">
      <w:pPr>
        <w:rPr>
          <w:rFonts w:ascii="Times New Roman" w:hAnsi="Times New Roman" w:cs="Times New Roman"/>
          <w:b/>
          <w:bCs/>
          <w:noProof/>
          <w:sz w:val="28"/>
          <w:szCs w:val="28"/>
        </w:rPr>
      </w:pPr>
    </w:p>
    <w:p w14:paraId="25D5B89C" w14:textId="44C7D065" w:rsidR="004146B7" w:rsidRPr="00A67B42" w:rsidRDefault="004146B7" w:rsidP="00D15764">
      <w:pPr>
        <w:rPr>
          <w:rFonts w:ascii="Times New Roman" w:hAnsi="Times New Roman" w:cs="Times New Roman"/>
          <w:b/>
          <w:bCs/>
          <w:noProof/>
          <w:sz w:val="28"/>
          <w:szCs w:val="28"/>
        </w:rPr>
      </w:pPr>
    </w:p>
    <w:p w14:paraId="40929DD7" w14:textId="53BE1134" w:rsidR="000D43FE" w:rsidRPr="00A67B42" w:rsidRDefault="000D43FE" w:rsidP="00D15764">
      <w:pPr>
        <w:rPr>
          <w:rFonts w:ascii="Times New Roman" w:hAnsi="Times New Roman" w:cs="Times New Roman"/>
          <w:b/>
          <w:bCs/>
          <w:noProof/>
          <w:sz w:val="28"/>
          <w:szCs w:val="28"/>
        </w:rPr>
      </w:pPr>
    </w:p>
    <w:p w14:paraId="3DA6D866" w14:textId="44C89918" w:rsidR="000D43FE" w:rsidRPr="00A67B42" w:rsidRDefault="000D43FE" w:rsidP="00D15764">
      <w:pPr>
        <w:rPr>
          <w:rFonts w:ascii="Times New Roman" w:hAnsi="Times New Roman" w:cs="Times New Roman"/>
          <w:b/>
          <w:bCs/>
          <w:noProof/>
          <w:sz w:val="28"/>
          <w:szCs w:val="28"/>
        </w:rPr>
      </w:pPr>
    </w:p>
    <w:p w14:paraId="6A7FC113" w14:textId="752B8382" w:rsidR="000D43FE" w:rsidRPr="00A67B42" w:rsidRDefault="000D43FE" w:rsidP="00D15764">
      <w:pPr>
        <w:rPr>
          <w:rFonts w:ascii="Times New Roman" w:hAnsi="Times New Roman" w:cs="Times New Roman"/>
          <w:b/>
          <w:bCs/>
          <w:noProof/>
          <w:sz w:val="28"/>
          <w:szCs w:val="28"/>
        </w:rPr>
      </w:pPr>
    </w:p>
    <w:p w14:paraId="2160F9DB" w14:textId="50E8E7AD" w:rsidR="00101ACA" w:rsidRDefault="00101ACA" w:rsidP="00D15764">
      <w:pPr>
        <w:rPr>
          <w:rFonts w:ascii="Times New Roman" w:hAnsi="Times New Roman" w:cs="Times New Roman"/>
          <w:b/>
          <w:bCs/>
          <w:noProof/>
          <w:sz w:val="28"/>
          <w:szCs w:val="28"/>
        </w:rPr>
      </w:pPr>
    </w:p>
    <w:p w14:paraId="120CC09A" w14:textId="0E4584E0" w:rsidR="00031F76" w:rsidRDefault="00031F76" w:rsidP="00D15764">
      <w:pPr>
        <w:rPr>
          <w:rFonts w:ascii="Times New Roman" w:hAnsi="Times New Roman" w:cs="Times New Roman"/>
          <w:b/>
          <w:bCs/>
          <w:noProof/>
          <w:sz w:val="28"/>
          <w:szCs w:val="28"/>
        </w:rPr>
      </w:pPr>
    </w:p>
    <w:p w14:paraId="1C07504E" w14:textId="5FA08C63" w:rsidR="00031F76" w:rsidRDefault="00031F76" w:rsidP="00D15764">
      <w:pPr>
        <w:rPr>
          <w:rFonts w:ascii="Times New Roman" w:hAnsi="Times New Roman" w:cs="Times New Roman"/>
          <w:b/>
          <w:bCs/>
          <w:noProof/>
          <w:sz w:val="28"/>
          <w:szCs w:val="28"/>
        </w:rPr>
      </w:pPr>
    </w:p>
    <w:p w14:paraId="2D3699D1" w14:textId="77777777" w:rsidR="00031F76" w:rsidRPr="00A67B42" w:rsidRDefault="00031F76" w:rsidP="00D15764">
      <w:pPr>
        <w:rPr>
          <w:rFonts w:ascii="Times New Roman" w:hAnsi="Times New Roman" w:cs="Times New Roman"/>
          <w:b/>
          <w:bCs/>
          <w:noProof/>
          <w:sz w:val="28"/>
          <w:szCs w:val="28"/>
        </w:rPr>
      </w:pPr>
    </w:p>
    <w:p w14:paraId="6EE64682" w14:textId="7EF131A3" w:rsidR="00F145C7" w:rsidRPr="00031F76" w:rsidRDefault="00F145C7" w:rsidP="00D15764">
      <w:pPr>
        <w:rPr>
          <w:rFonts w:ascii="Times New Roman" w:hAnsi="Times New Roman" w:cs="Times New Roman"/>
          <w:b/>
          <w:bCs/>
          <w:noProof/>
          <w:color w:val="000000" w:themeColor="text1"/>
          <w:sz w:val="24"/>
          <w:szCs w:val="24"/>
        </w:rPr>
      </w:pPr>
      <w:r w:rsidRPr="00031F76">
        <w:rPr>
          <w:rFonts w:ascii="Times New Roman" w:hAnsi="Times New Roman" w:cs="Times New Roman"/>
          <w:b/>
          <w:bCs/>
          <w:noProof/>
          <w:color w:val="000000" w:themeColor="text1"/>
          <w:sz w:val="24"/>
          <w:szCs w:val="24"/>
        </w:rPr>
        <w:t>Tabel Skenario Usecase Kelola Data Siswa</w:t>
      </w:r>
    </w:p>
    <w:tbl>
      <w:tblPr>
        <w:tblStyle w:val="TableGrid"/>
        <w:tblW w:w="10336" w:type="dxa"/>
        <w:jc w:val="center"/>
        <w:tblLook w:val="04A0" w:firstRow="1" w:lastRow="0" w:firstColumn="1" w:lastColumn="0" w:noHBand="0" w:noVBand="1"/>
      </w:tblPr>
      <w:tblGrid>
        <w:gridCol w:w="3244"/>
        <w:gridCol w:w="7092"/>
      </w:tblGrid>
      <w:tr w:rsidR="00F145C7" w:rsidRPr="00031F76" w14:paraId="357940C6" w14:textId="77777777" w:rsidTr="00101ACA">
        <w:trPr>
          <w:trHeight w:val="297"/>
          <w:jc w:val="center"/>
        </w:trPr>
        <w:tc>
          <w:tcPr>
            <w:tcW w:w="3244" w:type="dxa"/>
          </w:tcPr>
          <w:p w14:paraId="6437584A" w14:textId="77777777" w:rsidR="00F145C7" w:rsidRPr="00031F76" w:rsidRDefault="00F145C7" w:rsidP="00F145C7">
            <w:pPr>
              <w:rPr>
                <w:rFonts w:ascii="Times New Roman" w:hAnsi="Times New Roman" w:cs="Times New Roman"/>
                <w:b/>
                <w:bCs/>
                <w:noProof/>
                <w:color w:val="000000" w:themeColor="text1"/>
                <w:sz w:val="24"/>
                <w:szCs w:val="24"/>
              </w:rPr>
            </w:pPr>
            <w:r w:rsidRPr="00031F76">
              <w:rPr>
                <w:rFonts w:ascii="Times New Roman" w:hAnsi="Times New Roman" w:cs="Times New Roman"/>
                <w:b/>
                <w:bCs/>
                <w:noProof/>
                <w:color w:val="000000" w:themeColor="text1"/>
                <w:sz w:val="24"/>
                <w:szCs w:val="24"/>
              </w:rPr>
              <w:t>Item</w:t>
            </w:r>
          </w:p>
        </w:tc>
        <w:tc>
          <w:tcPr>
            <w:tcW w:w="7092" w:type="dxa"/>
          </w:tcPr>
          <w:p w14:paraId="3A42F336" w14:textId="77777777" w:rsidR="00F145C7" w:rsidRPr="00031F76" w:rsidRDefault="00F145C7" w:rsidP="00F145C7">
            <w:pPr>
              <w:rPr>
                <w:rFonts w:ascii="Times New Roman" w:hAnsi="Times New Roman" w:cs="Times New Roman"/>
                <w:b/>
                <w:bCs/>
                <w:noProof/>
                <w:color w:val="000000" w:themeColor="text1"/>
                <w:sz w:val="24"/>
                <w:szCs w:val="24"/>
              </w:rPr>
            </w:pPr>
            <w:r w:rsidRPr="00031F76">
              <w:rPr>
                <w:rFonts w:ascii="Times New Roman" w:hAnsi="Times New Roman" w:cs="Times New Roman"/>
                <w:b/>
                <w:bCs/>
                <w:noProof/>
                <w:color w:val="000000" w:themeColor="text1"/>
                <w:sz w:val="24"/>
                <w:szCs w:val="24"/>
              </w:rPr>
              <w:t>Keterangan</w:t>
            </w:r>
          </w:p>
        </w:tc>
      </w:tr>
      <w:tr w:rsidR="00F145C7" w:rsidRPr="00031F76" w14:paraId="082C8465" w14:textId="77777777" w:rsidTr="00101ACA">
        <w:trPr>
          <w:trHeight w:val="334"/>
          <w:jc w:val="center"/>
        </w:trPr>
        <w:tc>
          <w:tcPr>
            <w:tcW w:w="3244" w:type="dxa"/>
          </w:tcPr>
          <w:p w14:paraId="07B6C3D3" w14:textId="77777777" w:rsidR="00F145C7" w:rsidRPr="00031F76" w:rsidRDefault="00F145C7" w:rsidP="00F145C7">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Nama usecase</w:t>
            </w:r>
          </w:p>
        </w:tc>
        <w:tc>
          <w:tcPr>
            <w:tcW w:w="7092" w:type="dxa"/>
          </w:tcPr>
          <w:p w14:paraId="09832B9B" w14:textId="273C0BFC" w:rsidR="00F145C7" w:rsidRPr="00031F76" w:rsidRDefault="00F145C7" w:rsidP="00F145C7">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Kelola Data Siswa</w:t>
            </w:r>
          </w:p>
        </w:tc>
      </w:tr>
      <w:tr w:rsidR="00F145C7" w:rsidRPr="00031F76" w14:paraId="5150ECD1" w14:textId="77777777" w:rsidTr="00101ACA">
        <w:trPr>
          <w:trHeight w:val="328"/>
          <w:jc w:val="center"/>
        </w:trPr>
        <w:tc>
          <w:tcPr>
            <w:tcW w:w="3244" w:type="dxa"/>
          </w:tcPr>
          <w:p w14:paraId="2EDFDB2D" w14:textId="77777777" w:rsidR="00F145C7" w:rsidRPr="00031F76" w:rsidRDefault="00F145C7" w:rsidP="00F145C7">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Aktor</w:t>
            </w:r>
          </w:p>
        </w:tc>
        <w:tc>
          <w:tcPr>
            <w:tcW w:w="7092" w:type="dxa"/>
          </w:tcPr>
          <w:p w14:paraId="5CE827EF" w14:textId="2D683F0D" w:rsidR="00F145C7" w:rsidRPr="00031F76" w:rsidRDefault="00F145C7" w:rsidP="00F145C7">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Admin</w:t>
            </w:r>
          </w:p>
        </w:tc>
      </w:tr>
      <w:tr w:rsidR="00F145C7" w:rsidRPr="00031F76" w14:paraId="21E90694" w14:textId="77777777" w:rsidTr="00101ACA">
        <w:trPr>
          <w:trHeight w:val="394"/>
          <w:jc w:val="center"/>
        </w:trPr>
        <w:tc>
          <w:tcPr>
            <w:tcW w:w="3244" w:type="dxa"/>
          </w:tcPr>
          <w:p w14:paraId="2899E478" w14:textId="77777777" w:rsidR="00F145C7" w:rsidRPr="00031F76" w:rsidRDefault="00F145C7" w:rsidP="00F145C7">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Deskripsi</w:t>
            </w:r>
          </w:p>
        </w:tc>
        <w:tc>
          <w:tcPr>
            <w:tcW w:w="7092" w:type="dxa"/>
          </w:tcPr>
          <w:p w14:paraId="32DEA191" w14:textId="4A0774F2" w:rsidR="00F145C7" w:rsidRPr="00031F76" w:rsidRDefault="00F145C7" w:rsidP="00F145C7">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Admin menambah, mengubah, menghapus, dan mencari data siswa</w:t>
            </w:r>
          </w:p>
        </w:tc>
      </w:tr>
      <w:tr w:rsidR="00F145C7" w:rsidRPr="00031F76" w14:paraId="53AFF593" w14:textId="77777777" w:rsidTr="00101ACA">
        <w:trPr>
          <w:trHeight w:val="341"/>
          <w:jc w:val="center"/>
        </w:trPr>
        <w:tc>
          <w:tcPr>
            <w:tcW w:w="3244" w:type="dxa"/>
          </w:tcPr>
          <w:p w14:paraId="03AE1983" w14:textId="77777777" w:rsidR="00F145C7" w:rsidRPr="00031F76" w:rsidRDefault="00F145C7" w:rsidP="00F145C7">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Prakondisi</w:t>
            </w:r>
          </w:p>
        </w:tc>
        <w:tc>
          <w:tcPr>
            <w:tcW w:w="7092" w:type="dxa"/>
          </w:tcPr>
          <w:p w14:paraId="49155D7A" w14:textId="22D3F766" w:rsidR="00F145C7" w:rsidRPr="00031F76" w:rsidRDefault="00F145C7" w:rsidP="00F145C7">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Admin sudah login</w:t>
            </w:r>
          </w:p>
        </w:tc>
      </w:tr>
      <w:tr w:rsidR="00F145C7" w:rsidRPr="00031F76" w14:paraId="73A96475" w14:textId="77777777" w:rsidTr="00101ACA">
        <w:trPr>
          <w:trHeight w:val="1128"/>
          <w:jc w:val="center"/>
        </w:trPr>
        <w:tc>
          <w:tcPr>
            <w:tcW w:w="3244" w:type="dxa"/>
          </w:tcPr>
          <w:p w14:paraId="206CE398" w14:textId="77777777" w:rsidR="00F145C7" w:rsidRPr="00031F76" w:rsidRDefault="00F145C7" w:rsidP="00F145C7">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Alur normal</w:t>
            </w:r>
          </w:p>
        </w:tc>
        <w:tc>
          <w:tcPr>
            <w:tcW w:w="7092" w:type="dxa"/>
          </w:tcPr>
          <w:p w14:paraId="69DFECED" w14:textId="77777777" w:rsidR="00F145C7" w:rsidRPr="00031F76" w:rsidRDefault="00F145C7" w:rsidP="00487377">
            <w:pPr>
              <w:pStyle w:val="ListParagraph"/>
              <w:numPr>
                <w:ilvl w:val="0"/>
                <w:numId w:val="8"/>
              </w:num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Menambah siswa</w:t>
            </w:r>
          </w:p>
          <w:p w14:paraId="51979644" w14:textId="77777777" w:rsidR="00F145C7" w:rsidRPr="00031F76" w:rsidRDefault="00F145C7" w:rsidP="00487377">
            <w:pPr>
              <w:pStyle w:val="ListParagraph"/>
              <w:numPr>
                <w:ilvl w:val="0"/>
                <w:numId w:val="9"/>
              </w:num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Aktor: Membuka menu Data Siswa, lalu menekan tombol Tambah.</w:t>
            </w:r>
          </w:p>
          <w:p w14:paraId="79738E9E" w14:textId="77777777" w:rsidR="00F145C7" w:rsidRPr="00031F76" w:rsidRDefault="00F145C7" w:rsidP="00487377">
            <w:pPr>
              <w:pStyle w:val="ListParagraph"/>
              <w:numPr>
                <w:ilvl w:val="0"/>
                <w:numId w:val="9"/>
              </w:num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Aktor: Mengisi NIS, nama, kelas, username, dan password, lalu menekan Simpan Siswa.</w:t>
            </w:r>
          </w:p>
          <w:p w14:paraId="1D7141CF" w14:textId="77777777" w:rsidR="00F145C7" w:rsidRPr="00031F76" w:rsidRDefault="00F145C7" w:rsidP="00487377">
            <w:pPr>
              <w:pStyle w:val="ListParagraph"/>
              <w:numPr>
                <w:ilvl w:val="0"/>
                <w:numId w:val="9"/>
              </w:num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Sistem: Menyimpan data ke tabel siswa.</w:t>
            </w:r>
          </w:p>
          <w:p w14:paraId="6ED4C2F0" w14:textId="77777777" w:rsidR="00F145C7" w:rsidRPr="00031F76" w:rsidRDefault="00F145C7" w:rsidP="00487377">
            <w:pPr>
              <w:pStyle w:val="ListParagraph"/>
              <w:numPr>
                <w:ilvl w:val="0"/>
                <w:numId w:val="9"/>
              </w:num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Sistem: Kembali ke daftar siswa dengan pesan berhasil di tambah.</w:t>
            </w:r>
          </w:p>
          <w:p w14:paraId="7E5B59F7" w14:textId="77777777" w:rsidR="00F145C7" w:rsidRPr="00031F76" w:rsidRDefault="00F145C7" w:rsidP="00487377">
            <w:pPr>
              <w:pStyle w:val="ListParagraph"/>
              <w:numPr>
                <w:ilvl w:val="0"/>
                <w:numId w:val="8"/>
              </w:num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Mengubah siswa</w:t>
            </w:r>
          </w:p>
          <w:p w14:paraId="01FE018B" w14:textId="77777777" w:rsidR="00F145C7" w:rsidRPr="00031F76" w:rsidRDefault="00F145C7" w:rsidP="00487377">
            <w:pPr>
              <w:pStyle w:val="ListParagraph"/>
              <w:numPr>
                <w:ilvl w:val="0"/>
                <w:numId w:val="10"/>
              </w:num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Aktor: Memilih aksi ubah pada baris siswa.</w:t>
            </w:r>
          </w:p>
          <w:p w14:paraId="3EC078CF" w14:textId="77777777" w:rsidR="00F145C7" w:rsidRPr="00031F76" w:rsidRDefault="00F145C7" w:rsidP="00487377">
            <w:pPr>
              <w:pStyle w:val="ListParagraph"/>
              <w:numPr>
                <w:ilvl w:val="0"/>
                <w:numId w:val="10"/>
              </w:num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Aktor: Mengubah data pada form, lalu menyimpan.</w:t>
            </w:r>
          </w:p>
          <w:p w14:paraId="189CC44B" w14:textId="77777777" w:rsidR="00F145C7" w:rsidRPr="00031F76" w:rsidRDefault="00F145C7" w:rsidP="00487377">
            <w:pPr>
              <w:pStyle w:val="ListParagraph"/>
              <w:numPr>
                <w:ilvl w:val="0"/>
                <w:numId w:val="10"/>
              </w:num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Sistem: Memperbarui data dan menampilkan pesan berhasil di ubah</w:t>
            </w:r>
            <w:r w:rsidR="00473F15" w:rsidRPr="00031F76">
              <w:rPr>
                <w:rFonts w:ascii="Times New Roman" w:hAnsi="Times New Roman" w:cs="Times New Roman"/>
                <w:noProof/>
                <w:color w:val="000000" w:themeColor="text1"/>
                <w:sz w:val="24"/>
                <w:szCs w:val="24"/>
              </w:rPr>
              <w:t>.</w:t>
            </w:r>
          </w:p>
          <w:p w14:paraId="4E9A5E3A" w14:textId="77777777" w:rsidR="00473F15" w:rsidRPr="00031F76" w:rsidRDefault="00473F15" w:rsidP="00487377">
            <w:pPr>
              <w:pStyle w:val="ListParagraph"/>
              <w:numPr>
                <w:ilvl w:val="0"/>
                <w:numId w:val="8"/>
              </w:num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Menghapus siswa</w:t>
            </w:r>
          </w:p>
          <w:p w14:paraId="70353F07" w14:textId="77777777" w:rsidR="00473F15" w:rsidRPr="00031F76" w:rsidRDefault="00473F15" w:rsidP="00487377">
            <w:pPr>
              <w:pStyle w:val="ListParagraph"/>
              <w:numPr>
                <w:ilvl w:val="0"/>
                <w:numId w:val="11"/>
              </w:num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Aktor: Memilih aksi hapus pada baris siswa.</w:t>
            </w:r>
          </w:p>
          <w:p w14:paraId="35CF648D" w14:textId="77777777" w:rsidR="00473F15" w:rsidRPr="00031F76" w:rsidRDefault="00473F15" w:rsidP="00487377">
            <w:pPr>
              <w:pStyle w:val="ListParagraph"/>
              <w:numPr>
                <w:ilvl w:val="0"/>
                <w:numId w:val="11"/>
              </w:num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Sistem: Menghapus data dan menampilkanpesan berhasil dihapus.</w:t>
            </w:r>
          </w:p>
          <w:p w14:paraId="123BE990" w14:textId="77777777" w:rsidR="00473F15" w:rsidRPr="00031F76" w:rsidRDefault="009F51E5" w:rsidP="00487377">
            <w:pPr>
              <w:pStyle w:val="ListParagraph"/>
              <w:numPr>
                <w:ilvl w:val="0"/>
                <w:numId w:val="8"/>
              </w:num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Mencari siswa</w:t>
            </w:r>
          </w:p>
          <w:p w14:paraId="74FA9A3F" w14:textId="77777777" w:rsidR="009F51E5" w:rsidRPr="00031F76" w:rsidRDefault="009F51E5" w:rsidP="00487377">
            <w:pPr>
              <w:pStyle w:val="ListParagraph"/>
              <w:numPr>
                <w:ilvl w:val="0"/>
                <w:numId w:val="12"/>
              </w:num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Aktor: Mengetik kata kunci pada kolom pencarian.</w:t>
            </w:r>
          </w:p>
          <w:p w14:paraId="164F1A1C" w14:textId="3F82C9AA" w:rsidR="009F51E5" w:rsidRPr="00031F76" w:rsidRDefault="009F51E5" w:rsidP="00487377">
            <w:pPr>
              <w:pStyle w:val="ListParagraph"/>
              <w:numPr>
                <w:ilvl w:val="0"/>
                <w:numId w:val="12"/>
              </w:num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Menampilkan siswa yang NIS, nama, kelas, atau username nya sesuai.</w:t>
            </w:r>
          </w:p>
        </w:tc>
      </w:tr>
      <w:tr w:rsidR="00F145C7" w:rsidRPr="00031F76" w14:paraId="1EC41463" w14:textId="77777777" w:rsidTr="00101ACA">
        <w:trPr>
          <w:trHeight w:val="1350"/>
          <w:jc w:val="center"/>
        </w:trPr>
        <w:tc>
          <w:tcPr>
            <w:tcW w:w="3244" w:type="dxa"/>
          </w:tcPr>
          <w:p w14:paraId="447FD6DD" w14:textId="77777777" w:rsidR="00F145C7" w:rsidRPr="00031F76" w:rsidRDefault="00F145C7" w:rsidP="00F145C7">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Alur alternatif</w:t>
            </w:r>
          </w:p>
        </w:tc>
        <w:tc>
          <w:tcPr>
            <w:tcW w:w="7092" w:type="dxa"/>
          </w:tcPr>
          <w:p w14:paraId="7762A796" w14:textId="0C58E58D" w:rsidR="00F145C7" w:rsidRPr="00031F76" w:rsidRDefault="009F51E5" w:rsidP="00F145C7">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Pada pengubahan, jika password dikosongkan maka password lama tidak berubah. Jika penghapusan gagal, sistem akan menampilkan pesan gagal hapus. Jika pencarian tidak menemukan data, daftar tampilan kosong.</w:t>
            </w:r>
          </w:p>
        </w:tc>
      </w:tr>
      <w:tr w:rsidR="00F145C7" w:rsidRPr="00031F76" w14:paraId="1D4EA93D" w14:textId="77777777" w:rsidTr="00101ACA">
        <w:trPr>
          <w:trHeight w:val="320"/>
          <w:jc w:val="center"/>
        </w:trPr>
        <w:tc>
          <w:tcPr>
            <w:tcW w:w="3244" w:type="dxa"/>
          </w:tcPr>
          <w:p w14:paraId="634EED35" w14:textId="77777777" w:rsidR="00F145C7" w:rsidRPr="00031F76" w:rsidRDefault="00F145C7" w:rsidP="00F145C7">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Pascakondisi</w:t>
            </w:r>
          </w:p>
        </w:tc>
        <w:tc>
          <w:tcPr>
            <w:tcW w:w="7092" w:type="dxa"/>
          </w:tcPr>
          <w:p w14:paraId="65EF02E3" w14:textId="282623DB" w:rsidR="00F145C7" w:rsidRPr="00031F76" w:rsidRDefault="009F51E5" w:rsidP="00101ACA">
            <w:pPr>
              <w:keepNext/>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Data siswa pada tabel siswa sesuai dengan perubahan yang dilakukan.</w:t>
            </w:r>
          </w:p>
        </w:tc>
      </w:tr>
    </w:tbl>
    <w:p w14:paraId="1F4672AD" w14:textId="427B59E3" w:rsidR="00101ACA" w:rsidRPr="00031F76" w:rsidRDefault="00101ACA" w:rsidP="008200F9">
      <w:pPr>
        <w:pStyle w:val="Caption"/>
        <w:jc w:val="center"/>
        <w:rPr>
          <w:rFonts w:ascii="Times New Roman" w:hAnsi="Times New Roman" w:cs="Times New Roman"/>
          <w:color w:val="000000" w:themeColor="text1"/>
          <w:sz w:val="24"/>
          <w:szCs w:val="24"/>
          <w:lang w:val="en-US"/>
        </w:rPr>
      </w:pPr>
      <w:bookmarkStart w:id="34" w:name="_Toc243681236"/>
      <w:r w:rsidRPr="00031F76">
        <w:rPr>
          <w:rFonts w:ascii="Times New Roman" w:hAnsi="Times New Roman" w:cs="Times New Roman"/>
          <w:color w:val="000000" w:themeColor="text1"/>
          <w:sz w:val="24"/>
          <w:szCs w:val="24"/>
        </w:rPr>
        <w:t xml:space="preserve">Tabel 2. </w:t>
      </w:r>
      <w:r w:rsidRPr="00031F76">
        <w:rPr>
          <w:rFonts w:ascii="Times New Roman" w:hAnsi="Times New Roman" w:cs="Times New Roman"/>
          <w:color w:val="000000" w:themeColor="text1"/>
          <w:sz w:val="24"/>
          <w:szCs w:val="24"/>
        </w:rPr>
        <w:fldChar w:fldCharType="begin"/>
      </w:r>
      <w:r w:rsidRPr="00031F76">
        <w:rPr>
          <w:rFonts w:ascii="Times New Roman" w:hAnsi="Times New Roman" w:cs="Times New Roman"/>
          <w:color w:val="000000" w:themeColor="text1"/>
          <w:sz w:val="24"/>
          <w:szCs w:val="24"/>
        </w:rPr>
        <w:instrText xml:space="preserve"> SEQ Tabel_2. \* ARABIC </w:instrText>
      </w:r>
      <w:r w:rsidRPr="00031F76">
        <w:rPr>
          <w:rFonts w:ascii="Times New Roman" w:hAnsi="Times New Roman" w:cs="Times New Roman"/>
          <w:color w:val="000000" w:themeColor="text1"/>
          <w:sz w:val="24"/>
          <w:szCs w:val="24"/>
        </w:rPr>
        <w:fldChar w:fldCharType="separate"/>
      </w:r>
      <w:r w:rsidR="00CD2F74" w:rsidRPr="00031F76">
        <w:rPr>
          <w:rFonts w:ascii="Times New Roman" w:hAnsi="Times New Roman" w:cs="Times New Roman"/>
          <w:noProof/>
          <w:color w:val="000000" w:themeColor="text1"/>
          <w:sz w:val="24"/>
          <w:szCs w:val="24"/>
        </w:rPr>
        <w:t>6</w:t>
      </w:r>
      <w:r w:rsidRPr="00031F76">
        <w:rPr>
          <w:rFonts w:ascii="Times New Roman" w:hAnsi="Times New Roman" w:cs="Times New Roman"/>
          <w:color w:val="000000" w:themeColor="text1"/>
          <w:sz w:val="24"/>
          <w:szCs w:val="24"/>
        </w:rPr>
        <w:fldChar w:fldCharType="end"/>
      </w:r>
      <w:r w:rsidRPr="00031F76">
        <w:rPr>
          <w:rFonts w:ascii="Times New Roman" w:hAnsi="Times New Roman" w:cs="Times New Roman"/>
          <w:color w:val="000000" w:themeColor="text1"/>
          <w:sz w:val="24"/>
          <w:szCs w:val="24"/>
          <w:lang w:val="en-US"/>
        </w:rPr>
        <w:t xml:space="preserve"> </w:t>
      </w:r>
      <w:proofErr w:type="spellStart"/>
      <w:r w:rsidRPr="00031F76">
        <w:rPr>
          <w:rFonts w:ascii="Times New Roman" w:hAnsi="Times New Roman" w:cs="Times New Roman"/>
          <w:color w:val="000000" w:themeColor="text1"/>
          <w:sz w:val="24"/>
          <w:szCs w:val="24"/>
          <w:lang w:val="en-US"/>
        </w:rPr>
        <w:t>Skenario</w:t>
      </w:r>
      <w:proofErr w:type="spellEnd"/>
      <w:r w:rsidRPr="00031F76">
        <w:rPr>
          <w:rFonts w:ascii="Times New Roman" w:hAnsi="Times New Roman" w:cs="Times New Roman"/>
          <w:color w:val="000000" w:themeColor="text1"/>
          <w:sz w:val="24"/>
          <w:szCs w:val="24"/>
          <w:lang w:val="en-US"/>
        </w:rPr>
        <w:t xml:space="preserve"> data </w:t>
      </w:r>
      <w:proofErr w:type="spellStart"/>
      <w:r w:rsidRPr="00031F76">
        <w:rPr>
          <w:rFonts w:ascii="Times New Roman" w:hAnsi="Times New Roman" w:cs="Times New Roman"/>
          <w:color w:val="000000" w:themeColor="text1"/>
          <w:sz w:val="24"/>
          <w:szCs w:val="24"/>
          <w:lang w:val="en-US"/>
        </w:rPr>
        <w:t>siswa</w:t>
      </w:r>
      <w:bookmarkEnd w:id="34"/>
      <w:proofErr w:type="spellEnd"/>
    </w:p>
    <w:p w14:paraId="66B7AF39" w14:textId="669866CE" w:rsidR="00101ACA" w:rsidRPr="00031F76" w:rsidRDefault="00101ACA" w:rsidP="00101ACA">
      <w:pPr>
        <w:rPr>
          <w:rFonts w:ascii="Times New Roman" w:hAnsi="Times New Roman" w:cs="Times New Roman"/>
          <w:color w:val="000000" w:themeColor="text1"/>
          <w:sz w:val="24"/>
          <w:szCs w:val="24"/>
          <w:lang w:val="en-US"/>
        </w:rPr>
      </w:pPr>
      <w:r w:rsidRPr="00031F76">
        <w:rPr>
          <w:rFonts w:ascii="Times New Roman" w:hAnsi="Times New Roman" w:cs="Times New Roman"/>
          <w:color w:val="000000" w:themeColor="text1"/>
          <w:sz w:val="24"/>
          <w:szCs w:val="24"/>
        </w:rPr>
        <w:t>Skenario ini mencakup empat proses, yaitu tambah, ubah, hapus, dan cari. Saat mengubah data, password boleh dikosongkan jika tidak ingin diganti.</w:t>
      </w:r>
    </w:p>
    <w:p w14:paraId="6F6F996F" w14:textId="275E1C7B" w:rsidR="00101ACA" w:rsidRPr="00A67B42" w:rsidRDefault="00101ACA" w:rsidP="00D15764">
      <w:pPr>
        <w:rPr>
          <w:rFonts w:ascii="Times New Roman" w:hAnsi="Times New Roman" w:cs="Times New Roman"/>
          <w:b/>
          <w:bCs/>
          <w:noProof/>
          <w:sz w:val="28"/>
          <w:szCs w:val="28"/>
        </w:rPr>
      </w:pPr>
    </w:p>
    <w:p w14:paraId="7A2BD67F" w14:textId="214DD834" w:rsidR="00101ACA" w:rsidRDefault="00101ACA" w:rsidP="00D15764">
      <w:pPr>
        <w:rPr>
          <w:rFonts w:ascii="Times New Roman" w:hAnsi="Times New Roman" w:cs="Times New Roman"/>
          <w:b/>
          <w:bCs/>
          <w:noProof/>
          <w:sz w:val="28"/>
          <w:szCs w:val="28"/>
        </w:rPr>
      </w:pPr>
    </w:p>
    <w:p w14:paraId="426C146A" w14:textId="4757F1F6" w:rsidR="00031F76" w:rsidRDefault="00031F76" w:rsidP="00D15764">
      <w:pPr>
        <w:rPr>
          <w:rFonts w:ascii="Times New Roman" w:hAnsi="Times New Roman" w:cs="Times New Roman"/>
          <w:b/>
          <w:bCs/>
          <w:noProof/>
          <w:sz w:val="28"/>
          <w:szCs w:val="28"/>
        </w:rPr>
      </w:pPr>
    </w:p>
    <w:p w14:paraId="13EA40D6" w14:textId="1CC61CBF" w:rsidR="00031F76" w:rsidRDefault="00031F76" w:rsidP="00D15764">
      <w:pPr>
        <w:rPr>
          <w:rFonts w:ascii="Times New Roman" w:hAnsi="Times New Roman" w:cs="Times New Roman"/>
          <w:b/>
          <w:bCs/>
          <w:noProof/>
          <w:sz w:val="28"/>
          <w:szCs w:val="28"/>
        </w:rPr>
      </w:pPr>
    </w:p>
    <w:p w14:paraId="77499E67" w14:textId="77777777" w:rsidR="00031F76" w:rsidRPr="00A67B42" w:rsidRDefault="00031F76" w:rsidP="00D15764">
      <w:pPr>
        <w:rPr>
          <w:rFonts w:ascii="Times New Roman" w:hAnsi="Times New Roman" w:cs="Times New Roman"/>
          <w:b/>
          <w:bCs/>
          <w:noProof/>
          <w:sz w:val="28"/>
          <w:szCs w:val="28"/>
        </w:rPr>
      </w:pPr>
    </w:p>
    <w:p w14:paraId="541D444E" w14:textId="77777777" w:rsidR="00623505" w:rsidRPr="00A67B42" w:rsidRDefault="00623505" w:rsidP="00D15764">
      <w:pPr>
        <w:rPr>
          <w:rFonts w:ascii="Times New Roman" w:hAnsi="Times New Roman" w:cs="Times New Roman"/>
          <w:b/>
          <w:bCs/>
          <w:noProof/>
          <w:sz w:val="28"/>
          <w:szCs w:val="28"/>
        </w:rPr>
      </w:pPr>
    </w:p>
    <w:p w14:paraId="28D152C0" w14:textId="7F026E1E" w:rsidR="009F51E5" w:rsidRPr="00031F76" w:rsidRDefault="009F51E5" w:rsidP="005725F6">
      <w:pPr>
        <w:rPr>
          <w:rFonts w:ascii="Times New Roman" w:hAnsi="Times New Roman" w:cs="Times New Roman"/>
          <w:color w:val="000000" w:themeColor="text1"/>
          <w:sz w:val="24"/>
          <w:szCs w:val="24"/>
          <w:shd w:val="clear" w:color="auto" w:fill="ECECEC"/>
        </w:rPr>
      </w:pPr>
      <w:r w:rsidRPr="00031F76">
        <w:rPr>
          <w:rFonts w:ascii="Times New Roman" w:hAnsi="Times New Roman" w:cs="Times New Roman"/>
          <w:b/>
          <w:bCs/>
          <w:noProof/>
          <w:color w:val="000000" w:themeColor="text1"/>
          <w:sz w:val="24"/>
          <w:szCs w:val="24"/>
        </w:rPr>
        <w:t>Tabel Skenario Usecase Kelola Data Kategori</w:t>
      </w:r>
    </w:p>
    <w:tbl>
      <w:tblPr>
        <w:tblStyle w:val="TableGrid"/>
        <w:tblW w:w="0" w:type="auto"/>
        <w:tblLook w:val="04A0" w:firstRow="1" w:lastRow="0" w:firstColumn="1" w:lastColumn="0" w:noHBand="0" w:noVBand="1"/>
      </w:tblPr>
      <w:tblGrid>
        <w:gridCol w:w="2830"/>
        <w:gridCol w:w="6186"/>
      </w:tblGrid>
      <w:tr w:rsidR="005725F6" w:rsidRPr="00031F76" w14:paraId="4A4F4FFA" w14:textId="77777777" w:rsidTr="005725F6">
        <w:trPr>
          <w:trHeight w:val="373"/>
        </w:trPr>
        <w:tc>
          <w:tcPr>
            <w:tcW w:w="2830" w:type="dxa"/>
          </w:tcPr>
          <w:p w14:paraId="351420B4" w14:textId="77777777" w:rsidR="005725F6" w:rsidRPr="00031F76" w:rsidRDefault="005725F6" w:rsidP="005725F6">
            <w:pPr>
              <w:rPr>
                <w:rFonts w:ascii="Times New Roman" w:hAnsi="Times New Roman" w:cs="Times New Roman"/>
                <w:b/>
                <w:bCs/>
                <w:noProof/>
                <w:color w:val="000000" w:themeColor="text1"/>
                <w:sz w:val="24"/>
                <w:szCs w:val="24"/>
              </w:rPr>
            </w:pPr>
            <w:r w:rsidRPr="00031F76">
              <w:rPr>
                <w:rFonts w:ascii="Times New Roman" w:hAnsi="Times New Roman" w:cs="Times New Roman"/>
                <w:b/>
                <w:bCs/>
                <w:noProof/>
                <w:color w:val="000000" w:themeColor="text1"/>
                <w:sz w:val="24"/>
                <w:szCs w:val="24"/>
              </w:rPr>
              <w:t>Item</w:t>
            </w:r>
          </w:p>
        </w:tc>
        <w:tc>
          <w:tcPr>
            <w:tcW w:w="6186" w:type="dxa"/>
          </w:tcPr>
          <w:p w14:paraId="6037734E" w14:textId="77777777" w:rsidR="005725F6" w:rsidRPr="00031F76" w:rsidRDefault="005725F6" w:rsidP="005725F6">
            <w:pPr>
              <w:rPr>
                <w:rFonts w:ascii="Times New Roman" w:hAnsi="Times New Roman" w:cs="Times New Roman"/>
                <w:b/>
                <w:bCs/>
                <w:noProof/>
                <w:color w:val="000000" w:themeColor="text1"/>
                <w:sz w:val="24"/>
                <w:szCs w:val="24"/>
              </w:rPr>
            </w:pPr>
            <w:r w:rsidRPr="00031F76">
              <w:rPr>
                <w:rFonts w:ascii="Times New Roman" w:hAnsi="Times New Roman" w:cs="Times New Roman"/>
                <w:b/>
                <w:bCs/>
                <w:noProof/>
                <w:color w:val="000000" w:themeColor="text1"/>
                <w:sz w:val="24"/>
                <w:szCs w:val="24"/>
              </w:rPr>
              <w:t>Keterangan</w:t>
            </w:r>
          </w:p>
        </w:tc>
      </w:tr>
      <w:tr w:rsidR="005725F6" w:rsidRPr="00031F76" w14:paraId="1076F63D" w14:textId="77777777" w:rsidTr="005725F6">
        <w:trPr>
          <w:trHeight w:val="420"/>
        </w:trPr>
        <w:tc>
          <w:tcPr>
            <w:tcW w:w="2830" w:type="dxa"/>
          </w:tcPr>
          <w:p w14:paraId="5FBBFF16" w14:textId="77777777" w:rsidR="005725F6" w:rsidRPr="00031F76" w:rsidRDefault="005725F6" w:rsidP="005725F6">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Nama usecase</w:t>
            </w:r>
          </w:p>
        </w:tc>
        <w:tc>
          <w:tcPr>
            <w:tcW w:w="6186" w:type="dxa"/>
          </w:tcPr>
          <w:p w14:paraId="4A35E3F4" w14:textId="72CB4A88" w:rsidR="005725F6" w:rsidRPr="00031F76" w:rsidRDefault="005725F6" w:rsidP="005725F6">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Kelola Data Kategori</w:t>
            </w:r>
          </w:p>
        </w:tc>
      </w:tr>
      <w:tr w:rsidR="005725F6" w:rsidRPr="00031F76" w14:paraId="369B832B" w14:textId="77777777" w:rsidTr="005725F6">
        <w:trPr>
          <w:trHeight w:val="413"/>
        </w:trPr>
        <w:tc>
          <w:tcPr>
            <w:tcW w:w="2830" w:type="dxa"/>
          </w:tcPr>
          <w:p w14:paraId="3ED13988" w14:textId="77777777" w:rsidR="005725F6" w:rsidRPr="00031F76" w:rsidRDefault="005725F6" w:rsidP="005725F6">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Aktor</w:t>
            </w:r>
          </w:p>
        </w:tc>
        <w:tc>
          <w:tcPr>
            <w:tcW w:w="6186" w:type="dxa"/>
          </w:tcPr>
          <w:p w14:paraId="7B98F929" w14:textId="77777777" w:rsidR="005725F6" w:rsidRPr="00031F76" w:rsidRDefault="005725F6" w:rsidP="005725F6">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Admin</w:t>
            </w:r>
          </w:p>
        </w:tc>
      </w:tr>
      <w:tr w:rsidR="005725F6" w:rsidRPr="00031F76" w14:paraId="234451EF" w14:textId="77777777" w:rsidTr="005725F6">
        <w:trPr>
          <w:trHeight w:val="496"/>
        </w:trPr>
        <w:tc>
          <w:tcPr>
            <w:tcW w:w="2830" w:type="dxa"/>
          </w:tcPr>
          <w:p w14:paraId="0703EA68" w14:textId="77777777" w:rsidR="005725F6" w:rsidRPr="00031F76" w:rsidRDefault="005725F6" w:rsidP="005725F6">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Deskripsi</w:t>
            </w:r>
          </w:p>
        </w:tc>
        <w:tc>
          <w:tcPr>
            <w:tcW w:w="6186" w:type="dxa"/>
          </w:tcPr>
          <w:p w14:paraId="3C444CD5" w14:textId="6F965CC0" w:rsidR="005725F6" w:rsidRPr="00031F76" w:rsidRDefault="005725F6" w:rsidP="005725F6">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Admin menambah, mengubah, menghapus, dan mencari kategori pengaduan</w:t>
            </w:r>
          </w:p>
        </w:tc>
      </w:tr>
      <w:tr w:rsidR="005725F6" w:rsidRPr="00031F76" w14:paraId="12CEF855" w14:textId="77777777" w:rsidTr="005725F6">
        <w:trPr>
          <w:trHeight w:val="429"/>
        </w:trPr>
        <w:tc>
          <w:tcPr>
            <w:tcW w:w="2830" w:type="dxa"/>
          </w:tcPr>
          <w:p w14:paraId="0F080D67" w14:textId="77777777" w:rsidR="005725F6" w:rsidRPr="00031F76" w:rsidRDefault="005725F6" w:rsidP="005725F6">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Prakondisi</w:t>
            </w:r>
          </w:p>
        </w:tc>
        <w:tc>
          <w:tcPr>
            <w:tcW w:w="6186" w:type="dxa"/>
          </w:tcPr>
          <w:p w14:paraId="42F6D826" w14:textId="77777777" w:rsidR="005725F6" w:rsidRPr="00031F76" w:rsidRDefault="005725F6" w:rsidP="005725F6">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Admin sudah login</w:t>
            </w:r>
          </w:p>
        </w:tc>
      </w:tr>
      <w:tr w:rsidR="005725F6" w:rsidRPr="00031F76" w14:paraId="54604669" w14:textId="77777777" w:rsidTr="00B97B6A">
        <w:trPr>
          <w:trHeight w:val="7231"/>
        </w:trPr>
        <w:tc>
          <w:tcPr>
            <w:tcW w:w="2830" w:type="dxa"/>
          </w:tcPr>
          <w:p w14:paraId="29199625" w14:textId="77777777" w:rsidR="005725F6" w:rsidRPr="00031F76" w:rsidRDefault="005725F6" w:rsidP="005725F6">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Alur normal</w:t>
            </w:r>
          </w:p>
        </w:tc>
        <w:tc>
          <w:tcPr>
            <w:tcW w:w="6186" w:type="dxa"/>
          </w:tcPr>
          <w:p w14:paraId="55A1C4EF" w14:textId="4213A258" w:rsidR="005725F6" w:rsidRPr="00031F76" w:rsidRDefault="005725F6" w:rsidP="00487377">
            <w:pPr>
              <w:pStyle w:val="ListParagraph"/>
              <w:numPr>
                <w:ilvl w:val="0"/>
                <w:numId w:val="13"/>
              </w:num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Menambah kategori</w:t>
            </w:r>
          </w:p>
          <w:p w14:paraId="3A0CE735" w14:textId="0642F4D0" w:rsidR="005725F6" w:rsidRPr="00031F76" w:rsidRDefault="005725F6" w:rsidP="00487377">
            <w:pPr>
              <w:pStyle w:val="ListParagraph"/>
              <w:numPr>
                <w:ilvl w:val="0"/>
                <w:numId w:val="14"/>
              </w:num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Aktor: Membuka menuKategori, lalu menekan tombol Tambah.</w:t>
            </w:r>
          </w:p>
          <w:p w14:paraId="1C0EA2B0" w14:textId="51C2AFC8" w:rsidR="005725F6" w:rsidRPr="00031F76" w:rsidRDefault="005725F6" w:rsidP="00487377">
            <w:pPr>
              <w:pStyle w:val="ListParagraph"/>
              <w:numPr>
                <w:ilvl w:val="0"/>
                <w:numId w:val="14"/>
              </w:num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Aktor: Mengisi nama kategori, lalu menekan Simpan Kategori.</w:t>
            </w:r>
          </w:p>
          <w:p w14:paraId="788409E2" w14:textId="1C2893C8" w:rsidR="005725F6" w:rsidRPr="00031F76" w:rsidRDefault="005725F6" w:rsidP="00487377">
            <w:pPr>
              <w:pStyle w:val="ListParagraph"/>
              <w:numPr>
                <w:ilvl w:val="0"/>
                <w:numId w:val="14"/>
              </w:num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Sistem: Menyimpan data ke tabel kategori.</w:t>
            </w:r>
          </w:p>
          <w:p w14:paraId="7C7C1C08" w14:textId="3CD7261E" w:rsidR="005725F6" w:rsidRPr="00031F76" w:rsidRDefault="005725F6" w:rsidP="00487377">
            <w:pPr>
              <w:pStyle w:val="ListParagraph"/>
              <w:numPr>
                <w:ilvl w:val="0"/>
                <w:numId w:val="14"/>
              </w:num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Sistem: Kembali ke daftar kategori dengan pesan berhasil di tambah.</w:t>
            </w:r>
          </w:p>
          <w:p w14:paraId="404C65B4" w14:textId="20510BC9" w:rsidR="005725F6" w:rsidRPr="00031F76" w:rsidRDefault="005725F6" w:rsidP="00487377">
            <w:pPr>
              <w:pStyle w:val="ListParagraph"/>
              <w:numPr>
                <w:ilvl w:val="0"/>
                <w:numId w:val="13"/>
              </w:num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Mengubah kategori</w:t>
            </w:r>
          </w:p>
          <w:p w14:paraId="4DE67B8A" w14:textId="6A7502C1" w:rsidR="005725F6" w:rsidRPr="00031F76" w:rsidRDefault="005725F6" w:rsidP="00487377">
            <w:pPr>
              <w:pStyle w:val="ListParagraph"/>
              <w:numPr>
                <w:ilvl w:val="0"/>
                <w:numId w:val="15"/>
              </w:num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Aktor: Memilih aksi ubah pada baris kategori, mengubah nama, lalu menyimpannya.</w:t>
            </w:r>
          </w:p>
          <w:p w14:paraId="068EF2E3" w14:textId="2170A48E" w:rsidR="005725F6" w:rsidRPr="00031F76" w:rsidRDefault="005725F6" w:rsidP="00487377">
            <w:pPr>
              <w:pStyle w:val="ListParagraph"/>
              <w:numPr>
                <w:ilvl w:val="0"/>
                <w:numId w:val="15"/>
              </w:num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Sistem: Memperbarui kategori.</w:t>
            </w:r>
          </w:p>
          <w:p w14:paraId="3508913C" w14:textId="456E5423" w:rsidR="005725F6" w:rsidRPr="00031F76" w:rsidRDefault="005725F6" w:rsidP="00487377">
            <w:pPr>
              <w:pStyle w:val="ListParagraph"/>
              <w:numPr>
                <w:ilvl w:val="0"/>
                <w:numId w:val="13"/>
              </w:num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 xml:space="preserve">Menghapus </w:t>
            </w:r>
            <w:r w:rsidR="00B97B6A" w:rsidRPr="00031F76">
              <w:rPr>
                <w:rFonts w:ascii="Times New Roman" w:hAnsi="Times New Roman" w:cs="Times New Roman"/>
                <w:noProof/>
                <w:color w:val="000000" w:themeColor="text1"/>
                <w:sz w:val="24"/>
                <w:szCs w:val="24"/>
              </w:rPr>
              <w:t>kategori</w:t>
            </w:r>
          </w:p>
          <w:p w14:paraId="24B86910" w14:textId="315CD8D0" w:rsidR="005725F6" w:rsidRPr="00031F76" w:rsidRDefault="005725F6" w:rsidP="00487377">
            <w:pPr>
              <w:pStyle w:val="ListParagraph"/>
              <w:numPr>
                <w:ilvl w:val="0"/>
                <w:numId w:val="16"/>
              </w:num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 xml:space="preserve">Aktor: Memilih aksi hapus </w:t>
            </w:r>
            <w:r w:rsidR="00B97B6A" w:rsidRPr="00031F76">
              <w:rPr>
                <w:rFonts w:ascii="Times New Roman" w:hAnsi="Times New Roman" w:cs="Times New Roman"/>
                <w:noProof/>
                <w:color w:val="000000" w:themeColor="text1"/>
                <w:sz w:val="24"/>
                <w:szCs w:val="24"/>
              </w:rPr>
              <w:t>kategori</w:t>
            </w:r>
            <w:r w:rsidRPr="00031F76">
              <w:rPr>
                <w:rFonts w:ascii="Times New Roman" w:hAnsi="Times New Roman" w:cs="Times New Roman"/>
                <w:noProof/>
                <w:color w:val="000000" w:themeColor="text1"/>
                <w:sz w:val="24"/>
                <w:szCs w:val="24"/>
              </w:rPr>
              <w:t>.</w:t>
            </w:r>
          </w:p>
          <w:p w14:paraId="51A3627A" w14:textId="19570103" w:rsidR="005725F6" w:rsidRPr="00031F76" w:rsidRDefault="005725F6" w:rsidP="00487377">
            <w:pPr>
              <w:pStyle w:val="ListParagraph"/>
              <w:numPr>
                <w:ilvl w:val="0"/>
                <w:numId w:val="16"/>
              </w:num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Sistem: Menghapus data dan menampilkan</w:t>
            </w:r>
            <w:r w:rsidR="00B97B6A" w:rsidRPr="00031F76">
              <w:rPr>
                <w:rFonts w:ascii="Times New Roman" w:hAnsi="Times New Roman" w:cs="Times New Roman"/>
                <w:noProof/>
                <w:color w:val="000000" w:themeColor="text1"/>
                <w:sz w:val="24"/>
                <w:szCs w:val="24"/>
              </w:rPr>
              <w:t xml:space="preserve"> </w:t>
            </w:r>
            <w:r w:rsidRPr="00031F76">
              <w:rPr>
                <w:rFonts w:ascii="Times New Roman" w:hAnsi="Times New Roman" w:cs="Times New Roman"/>
                <w:noProof/>
                <w:color w:val="000000" w:themeColor="text1"/>
                <w:sz w:val="24"/>
                <w:szCs w:val="24"/>
              </w:rPr>
              <w:t xml:space="preserve">pesan </w:t>
            </w:r>
            <w:r w:rsidR="00B97B6A" w:rsidRPr="00031F76">
              <w:rPr>
                <w:rFonts w:ascii="Times New Roman" w:hAnsi="Times New Roman" w:cs="Times New Roman"/>
                <w:noProof/>
                <w:color w:val="000000" w:themeColor="text1"/>
                <w:sz w:val="24"/>
                <w:szCs w:val="24"/>
              </w:rPr>
              <w:t xml:space="preserve">“Kategori </w:t>
            </w:r>
            <w:r w:rsidRPr="00031F76">
              <w:rPr>
                <w:rFonts w:ascii="Times New Roman" w:hAnsi="Times New Roman" w:cs="Times New Roman"/>
                <w:noProof/>
                <w:color w:val="000000" w:themeColor="text1"/>
                <w:sz w:val="24"/>
                <w:szCs w:val="24"/>
              </w:rPr>
              <w:t>berhasil dihapus.</w:t>
            </w:r>
            <w:r w:rsidR="00B97B6A" w:rsidRPr="00031F76">
              <w:rPr>
                <w:rFonts w:ascii="Times New Roman" w:hAnsi="Times New Roman" w:cs="Times New Roman"/>
                <w:noProof/>
                <w:color w:val="000000" w:themeColor="text1"/>
                <w:sz w:val="24"/>
                <w:szCs w:val="24"/>
              </w:rPr>
              <w:t>”</w:t>
            </w:r>
          </w:p>
          <w:p w14:paraId="0405D018" w14:textId="0EFAD3BF" w:rsidR="005725F6" w:rsidRPr="00031F76" w:rsidRDefault="005725F6" w:rsidP="00487377">
            <w:pPr>
              <w:pStyle w:val="ListParagraph"/>
              <w:numPr>
                <w:ilvl w:val="0"/>
                <w:numId w:val="13"/>
              </w:num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 xml:space="preserve">Mencari </w:t>
            </w:r>
            <w:r w:rsidR="00B97B6A" w:rsidRPr="00031F76">
              <w:rPr>
                <w:rFonts w:ascii="Times New Roman" w:hAnsi="Times New Roman" w:cs="Times New Roman"/>
                <w:noProof/>
                <w:color w:val="000000" w:themeColor="text1"/>
                <w:sz w:val="24"/>
                <w:szCs w:val="24"/>
              </w:rPr>
              <w:t>Kategori</w:t>
            </w:r>
          </w:p>
          <w:p w14:paraId="6E0CE02A" w14:textId="4EB96CA0" w:rsidR="005725F6" w:rsidRPr="00031F76" w:rsidRDefault="005725F6" w:rsidP="00487377">
            <w:pPr>
              <w:pStyle w:val="ListParagraph"/>
              <w:numPr>
                <w:ilvl w:val="0"/>
                <w:numId w:val="17"/>
              </w:num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Aktor: Mengetik kata kunci pada kolom pencarian.</w:t>
            </w:r>
          </w:p>
          <w:p w14:paraId="7F0094FA" w14:textId="08D368C2" w:rsidR="005725F6" w:rsidRPr="00031F76" w:rsidRDefault="00B97B6A" w:rsidP="00487377">
            <w:pPr>
              <w:pStyle w:val="ListParagraph"/>
              <w:numPr>
                <w:ilvl w:val="0"/>
                <w:numId w:val="17"/>
              </w:num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 xml:space="preserve">SIstem: </w:t>
            </w:r>
            <w:r w:rsidR="005725F6" w:rsidRPr="00031F76">
              <w:rPr>
                <w:rFonts w:ascii="Times New Roman" w:hAnsi="Times New Roman" w:cs="Times New Roman"/>
                <w:noProof/>
                <w:color w:val="000000" w:themeColor="text1"/>
                <w:sz w:val="24"/>
                <w:szCs w:val="24"/>
              </w:rPr>
              <w:t xml:space="preserve">Menampilkan </w:t>
            </w:r>
            <w:r w:rsidRPr="00031F76">
              <w:rPr>
                <w:rFonts w:ascii="Times New Roman" w:hAnsi="Times New Roman" w:cs="Times New Roman"/>
                <w:noProof/>
                <w:color w:val="000000" w:themeColor="text1"/>
                <w:sz w:val="24"/>
                <w:szCs w:val="24"/>
              </w:rPr>
              <w:t xml:space="preserve">Kategori yang </w:t>
            </w:r>
            <w:r w:rsidR="005725F6" w:rsidRPr="00031F76">
              <w:rPr>
                <w:rFonts w:ascii="Times New Roman" w:hAnsi="Times New Roman" w:cs="Times New Roman"/>
                <w:noProof/>
                <w:color w:val="000000" w:themeColor="text1"/>
                <w:sz w:val="24"/>
                <w:szCs w:val="24"/>
              </w:rPr>
              <w:t>sesuai.</w:t>
            </w:r>
          </w:p>
        </w:tc>
      </w:tr>
      <w:tr w:rsidR="005725F6" w:rsidRPr="00031F76" w14:paraId="7BB31B6D" w14:textId="77777777" w:rsidTr="00B97B6A">
        <w:trPr>
          <w:trHeight w:val="840"/>
        </w:trPr>
        <w:tc>
          <w:tcPr>
            <w:tcW w:w="2830" w:type="dxa"/>
          </w:tcPr>
          <w:p w14:paraId="0C7A1346" w14:textId="77777777" w:rsidR="005725F6" w:rsidRPr="00031F76" w:rsidRDefault="005725F6" w:rsidP="005725F6">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Alur alternatif</w:t>
            </w:r>
          </w:p>
        </w:tc>
        <w:tc>
          <w:tcPr>
            <w:tcW w:w="6186" w:type="dxa"/>
          </w:tcPr>
          <w:p w14:paraId="424211D6" w14:textId="38AA1D91" w:rsidR="005725F6" w:rsidRPr="00031F76" w:rsidRDefault="00B97B6A" w:rsidP="005725F6">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 xml:space="preserve">Jika pencarian tidak menemukan data, daftar </w:t>
            </w:r>
            <w:r w:rsidR="00F260CD" w:rsidRPr="00031F76">
              <w:rPr>
                <w:rFonts w:ascii="Times New Roman" w:hAnsi="Times New Roman" w:cs="Times New Roman"/>
                <w:noProof/>
                <w:color w:val="000000" w:themeColor="text1"/>
                <w:sz w:val="24"/>
                <w:szCs w:val="24"/>
              </w:rPr>
              <w:t>t</w:t>
            </w:r>
            <w:r w:rsidRPr="00031F76">
              <w:rPr>
                <w:rFonts w:ascii="Times New Roman" w:hAnsi="Times New Roman" w:cs="Times New Roman"/>
                <w:noProof/>
                <w:color w:val="000000" w:themeColor="text1"/>
                <w:sz w:val="24"/>
                <w:szCs w:val="24"/>
              </w:rPr>
              <w:t>ampil kosong.</w:t>
            </w:r>
          </w:p>
        </w:tc>
      </w:tr>
      <w:tr w:rsidR="005725F6" w:rsidRPr="00031F76" w14:paraId="68040637" w14:textId="77777777" w:rsidTr="00B97B6A">
        <w:trPr>
          <w:trHeight w:val="840"/>
        </w:trPr>
        <w:tc>
          <w:tcPr>
            <w:tcW w:w="2830" w:type="dxa"/>
          </w:tcPr>
          <w:p w14:paraId="213018E3" w14:textId="77777777" w:rsidR="005725F6" w:rsidRPr="00031F76" w:rsidRDefault="005725F6" w:rsidP="005725F6">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Pascakondisi</w:t>
            </w:r>
          </w:p>
        </w:tc>
        <w:tc>
          <w:tcPr>
            <w:tcW w:w="6186" w:type="dxa"/>
          </w:tcPr>
          <w:p w14:paraId="4D3792B5" w14:textId="416A85C3" w:rsidR="005725F6" w:rsidRPr="00031F76" w:rsidRDefault="00B97B6A" w:rsidP="00623505">
            <w:pPr>
              <w:keepNext/>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Daftar kategori diperbarui dan dapat dipilih siswa saat membuat laporan.</w:t>
            </w:r>
          </w:p>
        </w:tc>
      </w:tr>
    </w:tbl>
    <w:p w14:paraId="1B475F26" w14:textId="12F21E65" w:rsidR="005725F6" w:rsidRPr="00031F76" w:rsidRDefault="00623505" w:rsidP="008200F9">
      <w:pPr>
        <w:pStyle w:val="Caption"/>
        <w:jc w:val="center"/>
        <w:rPr>
          <w:rFonts w:ascii="Times New Roman" w:hAnsi="Times New Roman" w:cs="Times New Roman"/>
          <w:color w:val="000000" w:themeColor="text1"/>
          <w:sz w:val="24"/>
          <w:szCs w:val="24"/>
          <w:lang w:val="en-US"/>
        </w:rPr>
      </w:pPr>
      <w:bookmarkStart w:id="35" w:name="_Toc243681237"/>
      <w:r w:rsidRPr="00031F76">
        <w:rPr>
          <w:rFonts w:ascii="Times New Roman" w:hAnsi="Times New Roman" w:cs="Times New Roman"/>
          <w:color w:val="000000" w:themeColor="text1"/>
          <w:sz w:val="24"/>
          <w:szCs w:val="24"/>
        </w:rPr>
        <w:t xml:space="preserve">Tabel 2. </w:t>
      </w:r>
      <w:r w:rsidRPr="00031F76">
        <w:rPr>
          <w:rFonts w:ascii="Times New Roman" w:hAnsi="Times New Roman" w:cs="Times New Roman"/>
          <w:color w:val="000000" w:themeColor="text1"/>
          <w:sz w:val="24"/>
          <w:szCs w:val="24"/>
        </w:rPr>
        <w:fldChar w:fldCharType="begin"/>
      </w:r>
      <w:r w:rsidRPr="00031F76">
        <w:rPr>
          <w:rFonts w:ascii="Times New Roman" w:hAnsi="Times New Roman" w:cs="Times New Roman"/>
          <w:color w:val="000000" w:themeColor="text1"/>
          <w:sz w:val="24"/>
          <w:szCs w:val="24"/>
        </w:rPr>
        <w:instrText xml:space="preserve"> SEQ Tabel_2. \* ARABIC </w:instrText>
      </w:r>
      <w:r w:rsidRPr="00031F76">
        <w:rPr>
          <w:rFonts w:ascii="Times New Roman" w:hAnsi="Times New Roman" w:cs="Times New Roman"/>
          <w:color w:val="000000" w:themeColor="text1"/>
          <w:sz w:val="24"/>
          <w:szCs w:val="24"/>
        </w:rPr>
        <w:fldChar w:fldCharType="separate"/>
      </w:r>
      <w:r w:rsidR="00CD2F74" w:rsidRPr="00031F76">
        <w:rPr>
          <w:rFonts w:ascii="Times New Roman" w:hAnsi="Times New Roman" w:cs="Times New Roman"/>
          <w:noProof/>
          <w:color w:val="000000" w:themeColor="text1"/>
          <w:sz w:val="24"/>
          <w:szCs w:val="24"/>
        </w:rPr>
        <w:t>7</w:t>
      </w:r>
      <w:r w:rsidRPr="00031F76">
        <w:rPr>
          <w:rFonts w:ascii="Times New Roman" w:hAnsi="Times New Roman" w:cs="Times New Roman"/>
          <w:color w:val="000000" w:themeColor="text1"/>
          <w:sz w:val="24"/>
          <w:szCs w:val="24"/>
        </w:rPr>
        <w:fldChar w:fldCharType="end"/>
      </w:r>
      <w:r w:rsidRPr="00031F76">
        <w:rPr>
          <w:rFonts w:ascii="Times New Roman" w:hAnsi="Times New Roman" w:cs="Times New Roman"/>
          <w:color w:val="000000" w:themeColor="text1"/>
          <w:sz w:val="24"/>
          <w:szCs w:val="24"/>
          <w:lang w:val="en-US"/>
        </w:rPr>
        <w:t xml:space="preserve"> </w:t>
      </w:r>
      <w:proofErr w:type="spellStart"/>
      <w:r w:rsidRPr="00031F76">
        <w:rPr>
          <w:rFonts w:ascii="Times New Roman" w:hAnsi="Times New Roman" w:cs="Times New Roman"/>
          <w:color w:val="000000" w:themeColor="text1"/>
          <w:sz w:val="24"/>
          <w:szCs w:val="24"/>
          <w:lang w:val="en-US"/>
        </w:rPr>
        <w:t>Skenario</w:t>
      </w:r>
      <w:proofErr w:type="spellEnd"/>
      <w:r w:rsidRPr="00031F76">
        <w:rPr>
          <w:rFonts w:ascii="Times New Roman" w:hAnsi="Times New Roman" w:cs="Times New Roman"/>
          <w:color w:val="000000" w:themeColor="text1"/>
          <w:sz w:val="24"/>
          <w:szCs w:val="24"/>
          <w:lang w:val="en-US"/>
        </w:rPr>
        <w:t xml:space="preserve"> data </w:t>
      </w:r>
      <w:proofErr w:type="spellStart"/>
      <w:r w:rsidRPr="00031F76">
        <w:rPr>
          <w:rFonts w:ascii="Times New Roman" w:hAnsi="Times New Roman" w:cs="Times New Roman"/>
          <w:color w:val="000000" w:themeColor="text1"/>
          <w:sz w:val="24"/>
          <w:szCs w:val="24"/>
          <w:lang w:val="en-US"/>
        </w:rPr>
        <w:t>kategori</w:t>
      </w:r>
      <w:bookmarkEnd w:id="35"/>
      <w:proofErr w:type="spellEnd"/>
    </w:p>
    <w:p w14:paraId="5E7EB3A7" w14:textId="337A5398" w:rsidR="00623505" w:rsidRPr="00031F76" w:rsidRDefault="00623505" w:rsidP="00623505">
      <w:pPr>
        <w:rPr>
          <w:rFonts w:ascii="Times New Roman" w:hAnsi="Times New Roman" w:cs="Times New Roman"/>
          <w:color w:val="000000" w:themeColor="text1"/>
          <w:sz w:val="24"/>
          <w:szCs w:val="24"/>
          <w:lang w:val="en-US"/>
        </w:rPr>
      </w:pPr>
      <w:r w:rsidRPr="00031F76">
        <w:rPr>
          <w:rFonts w:ascii="Times New Roman" w:hAnsi="Times New Roman" w:cs="Times New Roman"/>
          <w:color w:val="000000" w:themeColor="text1"/>
          <w:sz w:val="24"/>
          <w:szCs w:val="24"/>
        </w:rPr>
        <w:t>Kategori yang ditambahkan admin akan muncul sebagai pilihan pada form laporan siswa.</w:t>
      </w:r>
    </w:p>
    <w:p w14:paraId="0F14B4BB" w14:textId="4C14B5D4" w:rsidR="000D43FE" w:rsidRDefault="000D43FE" w:rsidP="00D15764">
      <w:pPr>
        <w:rPr>
          <w:rFonts w:ascii="Times New Roman" w:hAnsi="Times New Roman" w:cs="Times New Roman"/>
          <w:b/>
          <w:bCs/>
          <w:noProof/>
          <w:sz w:val="28"/>
          <w:szCs w:val="28"/>
        </w:rPr>
      </w:pPr>
    </w:p>
    <w:p w14:paraId="5190688C" w14:textId="77777777" w:rsidR="00031F76" w:rsidRPr="00A67B42" w:rsidRDefault="00031F76" w:rsidP="00D15764">
      <w:pPr>
        <w:rPr>
          <w:rFonts w:ascii="Times New Roman" w:hAnsi="Times New Roman" w:cs="Times New Roman"/>
          <w:b/>
          <w:bCs/>
          <w:noProof/>
          <w:sz w:val="28"/>
          <w:szCs w:val="28"/>
        </w:rPr>
      </w:pPr>
    </w:p>
    <w:p w14:paraId="310BC0C6" w14:textId="731BC36F" w:rsidR="000D43FE" w:rsidRPr="00A67B42" w:rsidRDefault="000D43FE" w:rsidP="00D15764">
      <w:pPr>
        <w:rPr>
          <w:rFonts w:ascii="Times New Roman" w:hAnsi="Times New Roman" w:cs="Times New Roman"/>
          <w:b/>
          <w:bCs/>
          <w:noProof/>
          <w:sz w:val="28"/>
          <w:szCs w:val="28"/>
        </w:rPr>
      </w:pPr>
    </w:p>
    <w:p w14:paraId="190C6BD8" w14:textId="407BC721" w:rsidR="00F260CD" w:rsidRPr="00031F76" w:rsidRDefault="00F260CD" w:rsidP="00D15764">
      <w:pPr>
        <w:rPr>
          <w:rFonts w:ascii="Times New Roman" w:hAnsi="Times New Roman" w:cs="Times New Roman"/>
          <w:b/>
          <w:bCs/>
          <w:noProof/>
          <w:color w:val="000000" w:themeColor="text1"/>
          <w:sz w:val="24"/>
          <w:szCs w:val="24"/>
        </w:rPr>
      </w:pPr>
      <w:r w:rsidRPr="00031F76">
        <w:rPr>
          <w:rFonts w:ascii="Times New Roman" w:hAnsi="Times New Roman" w:cs="Times New Roman"/>
          <w:b/>
          <w:bCs/>
          <w:noProof/>
          <w:color w:val="000000" w:themeColor="text1"/>
          <w:sz w:val="24"/>
          <w:szCs w:val="24"/>
        </w:rPr>
        <w:t>Tabel Skenario Usecase Melihat Aspirasi</w:t>
      </w:r>
    </w:p>
    <w:tbl>
      <w:tblPr>
        <w:tblStyle w:val="TableGrid"/>
        <w:tblW w:w="0" w:type="auto"/>
        <w:tblLook w:val="04A0" w:firstRow="1" w:lastRow="0" w:firstColumn="1" w:lastColumn="0" w:noHBand="0" w:noVBand="1"/>
      </w:tblPr>
      <w:tblGrid>
        <w:gridCol w:w="2830"/>
        <w:gridCol w:w="6186"/>
      </w:tblGrid>
      <w:tr w:rsidR="00F260CD" w:rsidRPr="00031F76" w14:paraId="7AADF05A" w14:textId="77777777" w:rsidTr="000968DD">
        <w:trPr>
          <w:trHeight w:val="373"/>
        </w:trPr>
        <w:tc>
          <w:tcPr>
            <w:tcW w:w="2830" w:type="dxa"/>
          </w:tcPr>
          <w:p w14:paraId="5E3AEAB5" w14:textId="77777777" w:rsidR="00F260CD" w:rsidRPr="00031F76" w:rsidRDefault="00F260CD" w:rsidP="000968DD">
            <w:pPr>
              <w:rPr>
                <w:rFonts w:ascii="Times New Roman" w:hAnsi="Times New Roman" w:cs="Times New Roman"/>
                <w:b/>
                <w:bCs/>
                <w:noProof/>
                <w:color w:val="000000" w:themeColor="text1"/>
                <w:sz w:val="24"/>
                <w:szCs w:val="24"/>
              </w:rPr>
            </w:pPr>
            <w:r w:rsidRPr="00031F76">
              <w:rPr>
                <w:rFonts w:ascii="Times New Roman" w:hAnsi="Times New Roman" w:cs="Times New Roman"/>
                <w:b/>
                <w:bCs/>
                <w:noProof/>
                <w:color w:val="000000" w:themeColor="text1"/>
                <w:sz w:val="24"/>
                <w:szCs w:val="24"/>
              </w:rPr>
              <w:t>Item</w:t>
            </w:r>
          </w:p>
        </w:tc>
        <w:tc>
          <w:tcPr>
            <w:tcW w:w="6186" w:type="dxa"/>
          </w:tcPr>
          <w:p w14:paraId="154B093C" w14:textId="77777777" w:rsidR="00F260CD" w:rsidRPr="00031F76" w:rsidRDefault="00F260CD" w:rsidP="000968DD">
            <w:pPr>
              <w:rPr>
                <w:rFonts w:ascii="Times New Roman" w:hAnsi="Times New Roman" w:cs="Times New Roman"/>
                <w:b/>
                <w:bCs/>
                <w:noProof/>
                <w:color w:val="000000" w:themeColor="text1"/>
                <w:sz w:val="24"/>
                <w:szCs w:val="24"/>
              </w:rPr>
            </w:pPr>
            <w:r w:rsidRPr="00031F76">
              <w:rPr>
                <w:rFonts w:ascii="Times New Roman" w:hAnsi="Times New Roman" w:cs="Times New Roman"/>
                <w:b/>
                <w:bCs/>
                <w:noProof/>
                <w:color w:val="000000" w:themeColor="text1"/>
                <w:sz w:val="24"/>
                <w:szCs w:val="24"/>
              </w:rPr>
              <w:t>Keterangan</w:t>
            </w:r>
          </w:p>
        </w:tc>
      </w:tr>
      <w:tr w:rsidR="00F260CD" w:rsidRPr="00031F76" w14:paraId="6321DAE4" w14:textId="77777777" w:rsidTr="000968DD">
        <w:trPr>
          <w:trHeight w:val="420"/>
        </w:trPr>
        <w:tc>
          <w:tcPr>
            <w:tcW w:w="2830" w:type="dxa"/>
          </w:tcPr>
          <w:p w14:paraId="7DEA9751" w14:textId="77777777" w:rsidR="00F260CD" w:rsidRPr="00031F76" w:rsidRDefault="00F260CD" w:rsidP="000968DD">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Nama usecase</w:t>
            </w:r>
          </w:p>
        </w:tc>
        <w:tc>
          <w:tcPr>
            <w:tcW w:w="6186" w:type="dxa"/>
          </w:tcPr>
          <w:p w14:paraId="2BBBEA8D" w14:textId="2FEF6FF7" w:rsidR="00F260CD" w:rsidRPr="00031F76" w:rsidRDefault="00F260CD" w:rsidP="000968DD">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Melihat aspirasi</w:t>
            </w:r>
          </w:p>
        </w:tc>
      </w:tr>
      <w:tr w:rsidR="00F260CD" w:rsidRPr="00031F76" w14:paraId="47CCD073" w14:textId="77777777" w:rsidTr="000968DD">
        <w:trPr>
          <w:trHeight w:val="413"/>
        </w:trPr>
        <w:tc>
          <w:tcPr>
            <w:tcW w:w="2830" w:type="dxa"/>
          </w:tcPr>
          <w:p w14:paraId="24D75B75" w14:textId="77777777" w:rsidR="00F260CD" w:rsidRPr="00031F76" w:rsidRDefault="00F260CD" w:rsidP="000968DD">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Aktor</w:t>
            </w:r>
          </w:p>
        </w:tc>
        <w:tc>
          <w:tcPr>
            <w:tcW w:w="6186" w:type="dxa"/>
          </w:tcPr>
          <w:p w14:paraId="74DC704B" w14:textId="77777777" w:rsidR="00F260CD" w:rsidRPr="00031F76" w:rsidRDefault="00F260CD" w:rsidP="000968DD">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Admin</w:t>
            </w:r>
          </w:p>
        </w:tc>
      </w:tr>
      <w:tr w:rsidR="00F260CD" w:rsidRPr="00031F76" w14:paraId="741B785F" w14:textId="77777777" w:rsidTr="000968DD">
        <w:trPr>
          <w:trHeight w:val="496"/>
        </w:trPr>
        <w:tc>
          <w:tcPr>
            <w:tcW w:w="2830" w:type="dxa"/>
          </w:tcPr>
          <w:p w14:paraId="1765B880" w14:textId="77777777" w:rsidR="00F260CD" w:rsidRPr="00031F76" w:rsidRDefault="00F260CD" w:rsidP="000968DD">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Deskripsi</w:t>
            </w:r>
          </w:p>
        </w:tc>
        <w:tc>
          <w:tcPr>
            <w:tcW w:w="6186" w:type="dxa"/>
          </w:tcPr>
          <w:p w14:paraId="3463CF7B" w14:textId="0B8A7E11" w:rsidR="00F260CD" w:rsidRPr="00031F76" w:rsidRDefault="00F260CD" w:rsidP="000968DD">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Admin melihat seluruh laporan dari siswa beserta status terakhirnya.</w:t>
            </w:r>
          </w:p>
        </w:tc>
      </w:tr>
      <w:tr w:rsidR="00F260CD" w:rsidRPr="00031F76" w14:paraId="20242CB4" w14:textId="77777777" w:rsidTr="000968DD">
        <w:trPr>
          <w:trHeight w:val="429"/>
        </w:trPr>
        <w:tc>
          <w:tcPr>
            <w:tcW w:w="2830" w:type="dxa"/>
          </w:tcPr>
          <w:p w14:paraId="5CE5DAC8" w14:textId="77777777" w:rsidR="00F260CD" w:rsidRPr="00031F76" w:rsidRDefault="00F260CD" w:rsidP="000968DD">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Prakondisi</w:t>
            </w:r>
          </w:p>
        </w:tc>
        <w:tc>
          <w:tcPr>
            <w:tcW w:w="6186" w:type="dxa"/>
          </w:tcPr>
          <w:p w14:paraId="790717AC" w14:textId="77777777" w:rsidR="00F260CD" w:rsidRPr="00031F76" w:rsidRDefault="00F260CD" w:rsidP="000968DD">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Admin sudah login</w:t>
            </w:r>
          </w:p>
        </w:tc>
      </w:tr>
      <w:tr w:rsidR="00F260CD" w:rsidRPr="00031F76" w14:paraId="3E8D3A75" w14:textId="77777777" w:rsidTr="00F260CD">
        <w:trPr>
          <w:trHeight w:val="3723"/>
        </w:trPr>
        <w:tc>
          <w:tcPr>
            <w:tcW w:w="2830" w:type="dxa"/>
          </w:tcPr>
          <w:p w14:paraId="26D3BBC0" w14:textId="77777777" w:rsidR="00F260CD" w:rsidRPr="00031F76" w:rsidRDefault="00F260CD" w:rsidP="000968DD">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Alur normal</w:t>
            </w:r>
          </w:p>
        </w:tc>
        <w:tc>
          <w:tcPr>
            <w:tcW w:w="6186" w:type="dxa"/>
          </w:tcPr>
          <w:p w14:paraId="3DD56A5D" w14:textId="77777777" w:rsidR="00F260CD" w:rsidRPr="00031F76" w:rsidRDefault="00F260CD" w:rsidP="00487377">
            <w:pPr>
              <w:pStyle w:val="ListParagraph"/>
              <w:numPr>
                <w:ilvl w:val="0"/>
                <w:numId w:val="18"/>
              </w:num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Aktor: Membuka menu aspirasi.</w:t>
            </w:r>
          </w:p>
          <w:p w14:paraId="1BC06DEE" w14:textId="77777777" w:rsidR="00F260CD" w:rsidRPr="00031F76" w:rsidRDefault="00F260CD" w:rsidP="00487377">
            <w:pPr>
              <w:pStyle w:val="ListParagraph"/>
              <w:numPr>
                <w:ilvl w:val="0"/>
                <w:numId w:val="18"/>
              </w:num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Sistem: Mengambil data aspirasi beserta nama siswa, kategori, dan status terakhir dari tabel progres (jika belum ada progres, status (Menunggu”).</w:t>
            </w:r>
          </w:p>
          <w:p w14:paraId="7A671CA3" w14:textId="77777777" w:rsidR="00F260CD" w:rsidRPr="00031F76" w:rsidRDefault="00F260CD" w:rsidP="00487377">
            <w:pPr>
              <w:pStyle w:val="ListParagraph"/>
              <w:numPr>
                <w:ilvl w:val="0"/>
                <w:numId w:val="18"/>
              </w:num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Sistem: Menampilkan daftar aspirasi.</w:t>
            </w:r>
          </w:p>
          <w:p w14:paraId="3E37AA6D" w14:textId="77777777" w:rsidR="00F260CD" w:rsidRPr="00031F76" w:rsidRDefault="00F260CD" w:rsidP="00487377">
            <w:pPr>
              <w:pStyle w:val="ListParagraph"/>
              <w:numPr>
                <w:ilvl w:val="0"/>
                <w:numId w:val="18"/>
              </w:num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Aktor: (Opsional) Mengisi kata kunci atau memilih filter tanggal, bulan, siswa, atau kategori.</w:t>
            </w:r>
          </w:p>
          <w:p w14:paraId="33F0F900" w14:textId="71149E4F" w:rsidR="00F260CD" w:rsidRPr="00031F76" w:rsidRDefault="00F260CD" w:rsidP="00487377">
            <w:pPr>
              <w:pStyle w:val="ListParagraph"/>
              <w:numPr>
                <w:ilvl w:val="0"/>
                <w:numId w:val="18"/>
              </w:num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Sistem: Menampilkan daftar sesuai pencarian dan filter.</w:t>
            </w:r>
          </w:p>
        </w:tc>
      </w:tr>
      <w:tr w:rsidR="00F260CD" w:rsidRPr="00031F76" w14:paraId="02A786A7" w14:textId="77777777" w:rsidTr="000968DD">
        <w:trPr>
          <w:trHeight w:val="840"/>
        </w:trPr>
        <w:tc>
          <w:tcPr>
            <w:tcW w:w="2830" w:type="dxa"/>
          </w:tcPr>
          <w:p w14:paraId="4B0882F4" w14:textId="77777777" w:rsidR="00F260CD" w:rsidRPr="00031F76" w:rsidRDefault="00F260CD" w:rsidP="000968DD">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Alur alternatif</w:t>
            </w:r>
          </w:p>
        </w:tc>
        <w:tc>
          <w:tcPr>
            <w:tcW w:w="6186" w:type="dxa"/>
          </w:tcPr>
          <w:p w14:paraId="2094AC6D" w14:textId="44B41855" w:rsidR="00F260CD" w:rsidRPr="00031F76" w:rsidRDefault="00F260CD" w:rsidP="000968DD">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Pencarian mencakup judul, isi, lokasi, nama siswa, dan</w:t>
            </w:r>
            <w:r w:rsidR="007D568A" w:rsidRPr="00031F76">
              <w:rPr>
                <w:rFonts w:ascii="Times New Roman" w:hAnsi="Times New Roman" w:cs="Times New Roman"/>
                <w:noProof/>
                <w:color w:val="000000" w:themeColor="text1"/>
                <w:sz w:val="24"/>
                <w:szCs w:val="24"/>
              </w:rPr>
              <w:t xml:space="preserve"> NIS. Jika tidak ada data yang sesuai, daftar tampil kosong.</w:t>
            </w:r>
          </w:p>
        </w:tc>
      </w:tr>
      <w:tr w:rsidR="00F260CD" w:rsidRPr="00031F76" w14:paraId="1B55584F" w14:textId="77777777" w:rsidTr="000968DD">
        <w:trPr>
          <w:trHeight w:val="840"/>
        </w:trPr>
        <w:tc>
          <w:tcPr>
            <w:tcW w:w="2830" w:type="dxa"/>
          </w:tcPr>
          <w:p w14:paraId="6FE558DB" w14:textId="77777777" w:rsidR="00F260CD" w:rsidRPr="00031F76" w:rsidRDefault="00F260CD" w:rsidP="000968DD">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Pascakondisi</w:t>
            </w:r>
          </w:p>
        </w:tc>
        <w:tc>
          <w:tcPr>
            <w:tcW w:w="6186" w:type="dxa"/>
          </w:tcPr>
          <w:p w14:paraId="4C8EBF7F" w14:textId="11A57A68" w:rsidR="00F260CD" w:rsidRPr="00031F76" w:rsidRDefault="007D568A" w:rsidP="00623505">
            <w:pPr>
              <w:keepNext/>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Admin dapat melihat aspirasi untuk dilihat detailnya.</w:t>
            </w:r>
          </w:p>
        </w:tc>
      </w:tr>
    </w:tbl>
    <w:p w14:paraId="5570AA1C" w14:textId="14B2ED04" w:rsidR="00F260CD" w:rsidRPr="00031F76" w:rsidRDefault="00623505" w:rsidP="008200F9">
      <w:pPr>
        <w:pStyle w:val="Caption"/>
        <w:jc w:val="center"/>
        <w:rPr>
          <w:rFonts w:ascii="Times New Roman" w:hAnsi="Times New Roman" w:cs="Times New Roman"/>
          <w:color w:val="000000" w:themeColor="text1"/>
          <w:sz w:val="24"/>
          <w:szCs w:val="24"/>
          <w:lang w:val="en-US"/>
        </w:rPr>
      </w:pPr>
      <w:bookmarkStart w:id="36" w:name="_Toc243681238"/>
      <w:r w:rsidRPr="00031F76">
        <w:rPr>
          <w:rFonts w:ascii="Times New Roman" w:hAnsi="Times New Roman" w:cs="Times New Roman"/>
          <w:color w:val="000000" w:themeColor="text1"/>
          <w:sz w:val="24"/>
          <w:szCs w:val="24"/>
        </w:rPr>
        <w:t xml:space="preserve">Tabel 2. </w:t>
      </w:r>
      <w:r w:rsidRPr="00031F76">
        <w:rPr>
          <w:rFonts w:ascii="Times New Roman" w:hAnsi="Times New Roman" w:cs="Times New Roman"/>
          <w:color w:val="000000" w:themeColor="text1"/>
          <w:sz w:val="24"/>
          <w:szCs w:val="24"/>
        </w:rPr>
        <w:fldChar w:fldCharType="begin"/>
      </w:r>
      <w:r w:rsidRPr="00031F76">
        <w:rPr>
          <w:rFonts w:ascii="Times New Roman" w:hAnsi="Times New Roman" w:cs="Times New Roman"/>
          <w:color w:val="000000" w:themeColor="text1"/>
          <w:sz w:val="24"/>
          <w:szCs w:val="24"/>
        </w:rPr>
        <w:instrText xml:space="preserve"> SEQ Tabel_2. \* ARABIC </w:instrText>
      </w:r>
      <w:r w:rsidRPr="00031F76">
        <w:rPr>
          <w:rFonts w:ascii="Times New Roman" w:hAnsi="Times New Roman" w:cs="Times New Roman"/>
          <w:color w:val="000000" w:themeColor="text1"/>
          <w:sz w:val="24"/>
          <w:szCs w:val="24"/>
        </w:rPr>
        <w:fldChar w:fldCharType="separate"/>
      </w:r>
      <w:r w:rsidR="00CD2F74" w:rsidRPr="00031F76">
        <w:rPr>
          <w:rFonts w:ascii="Times New Roman" w:hAnsi="Times New Roman" w:cs="Times New Roman"/>
          <w:noProof/>
          <w:color w:val="000000" w:themeColor="text1"/>
          <w:sz w:val="24"/>
          <w:szCs w:val="24"/>
        </w:rPr>
        <w:t>8</w:t>
      </w:r>
      <w:r w:rsidRPr="00031F76">
        <w:rPr>
          <w:rFonts w:ascii="Times New Roman" w:hAnsi="Times New Roman" w:cs="Times New Roman"/>
          <w:color w:val="000000" w:themeColor="text1"/>
          <w:sz w:val="24"/>
          <w:szCs w:val="24"/>
        </w:rPr>
        <w:fldChar w:fldCharType="end"/>
      </w:r>
      <w:r w:rsidRPr="00031F76">
        <w:rPr>
          <w:rFonts w:ascii="Times New Roman" w:hAnsi="Times New Roman" w:cs="Times New Roman"/>
          <w:color w:val="000000" w:themeColor="text1"/>
          <w:sz w:val="24"/>
          <w:szCs w:val="24"/>
          <w:lang w:val="en-US"/>
        </w:rPr>
        <w:t xml:space="preserve"> </w:t>
      </w:r>
      <w:proofErr w:type="spellStart"/>
      <w:r w:rsidRPr="00031F76">
        <w:rPr>
          <w:rFonts w:ascii="Times New Roman" w:hAnsi="Times New Roman" w:cs="Times New Roman"/>
          <w:color w:val="000000" w:themeColor="text1"/>
          <w:sz w:val="24"/>
          <w:szCs w:val="24"/>
          <w:lang w:val="en-US"/>
        </w:rPr>
        <w:t>Skenario</w:t>
      </w:r>
      <w:proofErr w:type="spellEnd"/>
      <w:r w:rsidRPr="00031F76">
        <w:rPr>
          <w:rFonts w:ascii="Times New Roman" w:hAnsi="Times New Roman" w:cs="Times New Roman"/>
          <w:color w:val="000000" w:themeColor="text1"/>
          <w:sz w:val="24"/>
          <w:szCs w:val="24"/>
          <w:lang w:val="en-US"/>
        </w:rPr>
        <w:t xml:space="preserve"> </w:t>
      </w:r>
      <w:proofErr w:type="spellStart"/>
      <w:r w:rsidRPr="00031F76">
        <w:rPr>
          <w:rFonts w:ascii="Times New Roman" w:hAnsi="Times New Roman" w:cs="Times New Roman"/>
          <w:color w:val="000000" w:themeColor="text1"/>
          <w:sz w:val="24"/>
          <w:szCs w:val="24"/>
          <w:lang w:val="en-US"/>
        </w:rPr>
        <w:t>aspirasi</w:t>
      </w:r>
      <w:bookmarkEnd w:id="36"/>
      <w:proofErr w:type="spellEnd"/>
    </w:p>
    <w:p w14:paraId="241BC296" w14:textId="49917CBF" w:rsidR="00623505" w:rsidRPr="00031F76" w:rsidRDefault="00623505" w:rsidP="00623505">
      <w:pPr>
        <w:rPr>
          <w:rFonts w:ascii="Times New Roman" w:hAnsi="Times New Roman" w:cs="Times New Roman"/>
          <w:color w:val="000000" w:themeColor="text1"/>
          <w:sz w:val="24"/>
          <w:szCs w:val="24"/>
          <w:lang w:val="en-US"/>
        </w:rPr>
      </w:pPr>
      <w:r w:rsidRPr="00031F76">
        <w:rPr>
          <w:rFonts w:ascii="Times New Roman" w:hAnsi="Times New Roman" w:cs="Times New Roman"/>
          <w:color w:val="000000" w:themeColor="text1"/>
          <w:sz w:val="24"/>
          <w:szCs w:val="24"/>
        </w:rPr>
        <w:t>Admin dapat menyaring daftar aspirasi berdasarkan kata kunci, tanggal, bulan, siswa, dan kategori. Aspirasi yang belum punya progres ditampilkan berstatus “Menunggu”.</w:t>
      </w:r>
    </w:p>
    <w:p w14:paraId="25F4AFC0" w14:textId="3707228E" w:rsidR="00F260CD" w:rsidRPr="00031F76" w:rsidRDefault="00F260CD" w:rsidP="00D15764">
      <w:pPr>
        <w:rPr>
          <w:rFonts w:ascii="Times New Roman" w:hAnsi="Times New Roman" w:cs="Times New Roman"/>
          <w:b/>
          <w:bCs/>
          <w:noProof/>
          <w:color w:val="000000" w:themeColor="text1"/>
          <w:sz w:val="24"/>
          <w:szCs w:val="24"/>
        </w:rPr>
      </w:pPr>
    </w:p>
    <w:p w14:paraId="27C57834" w14:textId="5DA13BD4" w:rsidR="00F260CD" w:rsidRPr="00031F76" w:rsidRDefault="00F260CD" w:rsidP="00D15764">
      <w:pPr>
        <w:rPr>
          <w:rFonts w:ascii="Times New Roman" w:hAnsi="Times New Roman" w:cs="Times New Roman"/>
          <w:b/>
          <w:bCs/>
          <w:noProof/>
          <w:color w:val="000000" w:themeColor="text1"/>
          <w:sz w:val="24"/>
          <w:szCs w:val="24"/>
        </w:rPr>
      </w:pPr>
    </w:p>
    <w:p w14:paraId="0D812529" w14:textId="2E7B5403" w:rsidR="00F260CD" w:rsidRPr="00031F76" w:rsidRDefault="00F260CD" w:rsidP="00D15764">
      <w:pPr>
        <w:rPr>
          <w:rFonts w:ascii="Times New Roman" w:hAnsi="Times New Roman" w:cs="Times New Roman"/>
          <w:b/>
          <w:bCs/>
          <w:noProof/>
          <w:color w:val="000000" w:themeColor="text1"/>
          <w:sz w:val="24"/>
          <w:szCs w:val="24"/>
        </w:rPr>
      </w:pPr>
    </w:p>
    <w:p w14:paraId="4C52C0D2" w14:textId="1DBC07F1" w:rsidR="00F260CD" w:rsidRPr="00031F76" w:rsidRDefault="00F260CD" w:rsidP="00D15764">
      <w:pPr>
        <w:rPr>
          <w:rFonts w:ascii="Times New Roman" w:hAnsi="Times New Roman" w:cs="Times New Roman"/>
          <w:b/>
          <w:bCs/>
          <w:noProof/>
          <w:color w:val="000000" w:themeColor="text1"/>
          <w:sz w:val="24"/>
          <w:szCs w:val="24"/>
        </w:rPr>
      </w:pPr>
    </w:p>
    <w:p w14:paraId="51895F3F" w14:textId="22F67CE9" w:rsidR="00F260CD" w:rsidRDefault="00F260CD" w:rsidP="00D15764">
      <w:pPr>
        <w:rPr>
          <w:rFonts w:ascii="Times New Roman" w:hAnsi="Times New Roman" w:cs="Times New Roman"/>
          <w:b/>
          <w:bCs/>
          <w:noProof/>
          <w:color w:val="000000" w:themeColor="text1"/>
          <w:sz w:val="24"/>
          <w:szCs w:val="24"/>
        </w:rPr>
      </w:pPr>
    </w:p>
    <w:p w14:paraId="6522B4C2" w14:textId="77777777" w:rsidR="00031F76" w:rsidRPr="00031F76" w:rsidRDefault="00031F76" w:rsidP="00D15764">
      <w:pPr>
        <w:rPr>
          <w:rFonts w:ascii="Times New Roman" w:hAnsi="Times New Roman" w:cs="Times New Roman"/>
          <w:b/>
          <w:bCs/>
          <w:noProof/>
          <w:color w:val="000000" w:themeColor="text1"/>
          <w:sz w:val="24"/>
          <w:szCs w:val="24"/>
        </w:rPr>
      </w:pPr>
    </w:p>
    <w:p w14:paraId="15ABC2AC" w14:textId="7957F874" w:rsidR="00F260CD" w:rsidRPr="00031F76" w:rsidRDefault="00F260CD" w:rsidP="00D15764">
      <w:pPr>
        <w:rPr>
          <w:rFonts w:ascii="Times New Roman" w:hAnsi="Times New Roman" w:cs="Times New Roman"/>
          <w:b/>
          <w:bCs/>
          <w:noProof/>
          <w:color w:val="000000" w:themeColor="text1"/>
          <w:sz w:val="24"/>
          <w:szCs w:val="24"/>
        </w:rPr>
      </w:pPr>
    </w:p>
    <w:p w14:paraId="3EE36E48" w14:textId="360A889D" w:rsidR="00F260CD" w:rsidRPr="00031F76" w:rsidRDefault="00F260CD" w:rsidP="00D15764">
      <w:pPr>
        <w:rPr>
          <w:rFonts w:ascii="Times New Roman" w:hAnsi="Times New Roman" w:cs="Times New Roman"/>
          <w:b/>
          <w:bCs/>
          <w:noProof/>
          <w:color w:val="000000" w:themeColor="text1"/>
          <w:sz w:val="24"/>
          <w:szCs w:val="24"/>
        </w:rPr>
      </w:pPr>
    </w:p>
    <w:p w14:paraId="4D27BB50" w14:textId="0849C275" w:rsidR="00F260CD" w:rsidRPr="00031F76" w:rsidRDefault="00F260CD" w:rsidP="00D15764">
      <w:pPr>
        <w:rPr>
          <w:rFonts w:ascii="Times New Roman" w:hAnsi="Times New Roman" w:cs="Times New Roman"/>
          <w:b/>
          <w:bCs/>
          <w:noProof/>
          <w:color w:val="000000" w:themeColor="text1"/>
          <w:sz w:val="24"/>
          <w:szCs w:val="24"/>
        </w:rPr>
      </w:pPr>
    </w:p>
    <w:p w14:paraId="10B5C68B" w14:textId="288E7347" w:rsidR="00F260CD" w:rsidRPr="00031F76" w:rsidRDefault="00F260CD" w:rsidP="00D15764">
      <w:pPr>
        <w:rPr>
          <w:rFonts w:ascii="Times New Roman" w:hAnsi="Times New Roman" w:cs="Times New Roman"/>
          <w:b/>
          <w:bCs/>
          <w:noProof/>
          <w:color w:val="000000" w:themeColor="text1"/>
          <w:sz w:val="24"/>
          <w:szCs w:val="24"/>
        </w:rPr>
      </w:pPr>
    </w:p>
    <w:p w14:paraId="064DA991" w14:textId="619E49BA" w:rsidR="007D568A" w:rsidRPr="00031F76" w:rsidRDefault="007D568A" w:rsidP="00D15764">
      <w:pPr>
        <w:rPr>
          <w:rFonts w:ascii="Times New Roman" w:hAnsi="Times New Roman" w:cs="Times New Roman"/>
          <w:b/>
          <w:bCs/>
          <w:noProof/>
          <w:color w:val="000000" w:themeColor="text1"/>
          <w:sz w:val="24"/>
          <w:szCs w:val="24"/>
        </w:rPr>
      </w:pPr>
      <w:r w:rsidRPr="00031F76">
        <w:rPr>
          <w:rFonts w:ascii="Times New Roman" w:hAnsi="Times New Roman" w:cs="Times New Roman"/>
          <w:b/>
          <w:bCs/>
          <w:noProof/>
          <w:color w:val="000000" w:themeColor="text1"/>
          <w:sz w:val="24"/>
          <w:szCs w:val="24"/>
        </w:rPr>
        <w:t>Tabel Skenario Usecase Melihat Detail Aspirasi</w:t>
      </w:r>
    </w:p>
    <w:tbl>
      <w:tblPr>
        <w:tblStyle w:val="TableGrid"/>
        <w:tblW w:w="0" w:type="auto"/>
        <w:tblLook w:val="04A0" w:firstRow="1" w:lastRow="0" w:firstColumn="1" w:lastColumn="0" w:noHBand="0" w:noVBand="1"/>
      </w:tblPr>
      <w:tblGrid>
        <w:gridCol w:w="2830"/>
        <w:gridCol w:w="6186"/>
      </w:tblGrid>
      <w:tr w:rsidR="007D568A" w:rsidRPr="00031F76" w14:paraId="5B4D939F" w14:textId="77777777" w:rsidTr="000968DD">
        <w:trPr>
          <w:trHeight w:val="373"/>
        </w:trPr>
        <w:tc>
          <w:tcPr>
            <w:tcW w:w="2830" w:type="dxa"/>
          </w:tcPr>
          <w:p w14:paraId="49341BC5" w14:textId="77777777" w:rsidR="007D568A" w:rsidRPr="00031F76" w:rsidRDefault="007D568A" w:rsidP="000968DD">
            <w:pPr>
              <w:rPr>
                <w:rFonts w:ascii="Times New Roman" w:hAnsi="Times New Roman" w:cs="Times New Roman"/>
                <w:b/>
                <w:bCs/>
                <w:noProof/>
                <w:color w:val="000000" w:themeColor="text1"/>
                <w:sz w:val="24"/>
                <w:szCs w:val="24"/>
              </w:rPr>
            </w:pPr>
            <w:r w:rsidRPr="00031F76">
              <w:rPr>
                <w:rFonts w:ascii="Times New Roman" w:hAnsi="Times New Roman" w:cs="Times New Roman"/>
                <w:b/>
                <w:bCs/>
                <w:noProof/>
                <w:color w:val="000000" w:themeColor="text1"/>
                <w:sz w:val="24"/>
                <w:szCs w:val="24"/>
              </w:rPr>
              <w:t>Item</w:t>
            </w:r>
          </w:p>
        </w:tc>
        <w:tc>
          <w:tcPr>
            <w:tcW w:w="6186" w:type="dxa"/>
          </w:tcPr>
          <w:p w14:paraId="6F1A3419" w14:textId="77777777" w:rsidR="007D568A" w:rsidRPr="00031F76" w:rsidRDefault="007D568A" w:rsidP="000968DD">
            <w:pPr>
              <w:rPr>
                <w:rFonts w:ascii="Times New Roman" w:hAnsi="Times New Roman" w:cs="Times New Roman"/>
                <w:b/>
                <w:bCs/>
                <w:noProof/>
                <w:color w:val="000000" w:themeColor="text1"/>
                <w:sz w:val="24"/>
                <w:szCs w:val="24"/>
              </w:rPr>
            </w:pPr>
            <w:r w:rsidRPr="00031F76">
              <w:rPr>
                <w:rFonts w:ascii="Times New Roman" w:hAnsi="Times New Roman" w:cs="Times New Roman"/>
                <w:b/>
                <w:bCs/>
                <w:noProof/>
                <w:color w:val="000000" w:themeColor="text1"/>
                <w:sz w:val="24"/>
                <w:szCs w:val="24"/>
              </w:rPr>
              <w:t>Keterangan</w:t>
            </w:r>
          </w:p>
        </w:tc>
      </w:tr>
      <w:tr w:rsidR="007D568A" w:rsidRPr="00031F76" w14:paraId="72ACCD6D" w14:textId="77777777" w:rsidTr="000968DD">
        <w:trPr>
          <w:trHeight w:val="420"/>
        </w:trPr>
        <w:tc>
          <w:tcPr>
            <w:tcW w:w="2830" w:type="dxa"/>
          </w:tcPr>
          <w:p w14:paraId="4A25345F" w14:textId="77777777" w:rsidR="007D568A" w:rsidRPr="00031F76" w:rsidRDefault="007D568A" w:rsidP="000968DD">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Nama usecase</w:t>
            </w:r>
          </w:p>
        </w:tc>
        <w:tc>
          <w:tcPr>
            <w:tcW w:w="6186" w:type="dxa"/>
          </w:tcPr>
          <w:p w14:paraId="1056F2C9" w14:textId="25BC2436" w:rsidR="007D568A" w:rsidRPr="00031F76" w:rsidRDefault="007D568A" w:rsidP="000968DD">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Melihat detail aspirasi</w:t>
            </w:r>
          </w:p>
        </w:tc>
      </w:tr>
      <w:tr w:rsidR="007D568A" w:rsidRPr="00031F76" w14:paraId="40DBEFE8" w14:textId="77777777" w:rsidTr="000968DD">
        <w:trPr>
          <w:trHeight w:val="413"/>
        </w:trPr>
        <w:tc>
          <w:tcPr>
            <w:tcW w:w="2830" w:type="dxa"/>
          </w:tcPr>
          <w:p w14:paraId="6A51C894" w14:textId="77777777" w:rsidR="007D568A" w:rsidRPr="00031F76" w:rsidRDefault="007D568A" w:rsidP="000968DD">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Aktor</w:t>
            </w:r>
          </w:p>
        </w:tc>
        <w:tc>
          <w:tcPr>
            <w:tcW w:w="6186" w:type="dxa"/>
          </w:tcPr>
          <w:p w14:paraId="5E88CAE1" w14:textId="77777777" w:rsidR="007D568A" w:rsidRPr="00031F76" w:rsidRDefault="007D568A" w:rsidP="000968DD">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Admin</w:t>
            </w:r>
          </w:p>
        </w:tc>
      </w:tr>
      <w:tr w:rsidR="007D568A" w:rsidRPr="00031F76" w14:paraId="0225438F" w14:textId="77777777" w:rsidTr="000968DD">
        <w:trPr>
          <w:trHeight w:val="496"/>
        </w:trPr>
        <w:tc>
          <w:tcPr>
            <w:tcW w:w="2830" w:type="dxa"/>
          </w:tcPr>
          <w:p w14:paraId="508F6CC6" w14:textId="77777777" w:rsidR="007D568A" w:rsidRPr="00031F76" w:rsidRDefault="007D568A" w:rsidP="000968DD">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Deskripsi</w:t>
            </w:r>
          </w:p>
        </w:tc>
        <w:tc>
          <w:tcPr>
            <w:tcW w:w="6186" w:type="dxa"/>
          </w:tcPr>
          <w:p w14:paraId="294CCB70" w14:textId="693C65D0" w:rsidR="007D568A" w:rsidRPr="00031F76" w:rsidRDefault="007D568A" w:rsidP="000968DD">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Admin melihat informasi lengkap sebuah aspirasi dan riwayat penanganannya</w:t>
            </w:r>
          </w:p>
        </w:tc>
      </w:tr>
      <w:tr w:rsidR="007D568A" w:rsidRPr="00031F76" w14:paraId="24216123" w14:textId="77777777" w:rsidTr="000968DD">
        <w:trPr>
          <w:trHeight w:val="429"/>
        </w:trPr>
        <w:tc>
          <w:tcPr>
            <w:tcW w:w="2830" w:type="dxa"/>
          </w:tcPr>
          <w:p w14:paraId="6A9D7D71" w14:textId="77777777" w:rsidR="007D568A" w:rsidRPr="00031F76" w:rsidRDefault="007D568A" w:rsidP="000968DD">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Prakondisi</w:t>
            </w:r>
          </w:p>
        </w:tc>
        <w:tc>
          <w:tcPr>
            <w:tcW w:w="6186" w:type="dxa"/>
          </w:tcPr>
          <w:p w14:paraId="36E2569C" w14:textId="2F20BFD0" w:rsidR="007D568A" w:rsidRPr="00031F76" w:rsidRDefault="007D568A" w:rsidP="000968DD">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Admin sudah login dan memilih salah satu aspirasi</w:t>
            </w:r>
          </w:p>
        </w:tc>
      </w:tr>
      <w:tr w:rsidR="007D568A" w:rsidRPr="00031F76" w14:paraId="57B2C6DC" w14:textId="77777777" w:rsidTr="007D568A">
        <w:trPr>
          <w:trHeight w:val="3014"/>
        </w:trPr>
        <w:tc>
          <w:tcPr>
            <w:tcW w:w="2830" w:type="dxa"/>
          </w:tcPr>
          <w:p w14:paraId="2F98339D" w14:textId="77777777" w:rsidR="007D568A" w:rsidRPr="00031F76" w:rsidRDefault="007D568A" w:rsidP="000968DD">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Alur normal</w:t>
            </w:r>
          </w:p>
        </w:tc>
        <w:tc>
          <w:tcPr>
            <w:tcW w:w="6186" w:type="dxa"/>
          </w:tcPr>
          <w:p w14:paraId="090E6E88" w14:textId="77777777" w:rsidR="007D568A" w:rsidRPr="00031F76" w:rsidRDefault="007D568A" w:rsidP="00487377">
            <w:pPr>
              <w:pStyle w:val="ListParagraph"/>
              <w:numPr>
                <w:ilvl w:val="0"/>
                <w:numId w:val="19"/>
              </w:num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Aktor: Menekan tombol aksi detail pada aspirasi.</w:t>
            </w:r>
          </w:p>
          <w:p w14:paraId="1DEDF06A" w14:textId="77777777" w:rsidR="007D568A" w:rsidRPr="00031F76" w:rsidRDefault="007D568A" w:rsidP="00487377">
            <w:pPr>
              <w:pStyle w:val="ListParagraph"/>
              <w:numPr>
                <w:ilvl w:val="0"/>
                <w:numId w:val="19"/>
              </w:num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Sistem: Mengambil data aspirasi, pelapor (nama, NIS, kelas), dan kategori.</w:t>
            </w:r>
          </w:p>
          <w:p w14:paraId="390CDA9C" w14:textId="77777777" w:rsidR="007D568A" w:rsidRPr="00031F76" w:rsidRDefault="007D568A" w:rsidP="00487377">
            <w:pPr>
              <w:pStyle w:val="ListParagraph"/>
              <w:numPr>
                <w:ilvl w:val="0"/>
                <w:numId w:val="19"/>
              </w:num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Sistem: Mengambil progre terakhir dan riwayat progres.</w:t>
            </w:r>
          </w:p>
          <w:p w14:paraId="199DD9A1" w14:textId="3C95CC28" w:rsidR="007D568A" w:rsidRPr="00031F76" w:rsidRDefault="007D568A" w:rsidP="00487377">
            <w:pPr>
              <w:pStyle w:val="ListParagraph"/>
              <w:numPr>
                <w:ilvl w:val="0"/>
                <w:numId w:val="19"/>
              </w:num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Sistem: Menampilkan detail laporan, foto, stepper status, riwayat progres, dan form tindakan.</w:t>
            </w:r>
          </w:p>
        </w:tc>
      </w:tr>
      <w:tr w:rsidR="007D568A" w:rsidRPr="00031F76" w14:paraId="1C318155" w14:textId="77777777" w:rsidTr="000968DD">
        <w:trPr>
          <w:trHeight w:val="840"/>
        </w:trPr>
        <w:tc>
          <w:tcPr>
            <w:tcW w:w="2830" w:type="dxa"/>
          </w:tcPr>
          <w:p w14:paraId="0083C9CE" w14:textId="77777777" w:rsidR="007D568A" w:rsidRPr="00031F76" w:rsidRDefault="007D568A" w:rsidP="000968DD">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Alur alternatif</w:t>
            </w:r>
          </w:p>
        </w:tc>
        <w:tc>
          <w:tcPr>
            <w:tcW w:w="6186" w:type="dxa"/>
          </w:tcPr>
          <w:p w14:paraId="5AE19C2E" w14:textId="0C9F6005" w:rsidR="007D568A" w:rsidRPr="00031F76" w:rsidRDefault="007D568A" w:rsidP="000968DD">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ID aspirasi kosong atau tidak ditemukan: sistem kembali ke daftar aspirasi.</w:t>
            </w:r>
          </w:p>
        </w:tc>
      </w:tr>
      <w:tr w:rsidR="007D568A" w:rsidRPr="00031F76" w14:paraId="3F4DFF44" w14:textId="77777777" w:rsidTr="000968DD">
        <w:trPr>
          <w:trHeight w:val="840"/>
        </w:trPr>
        <w:tc>
          <w:tcPr>
            <w:tcW w:w="2830" w:type="dxa"/>
          </w:tcPr>
          <w:p w14:paraId="323B590B" w14:textId="77777777" w:rsidR="007D568A" w:rsidRPr="00031F76" w:rsidRDefault="007D568A" w:rsidP="000968DD">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Pascakondisi</w:t>
            </w:r>
          </w:p>
        </w:tc>
        <w:tc>
          <w:tcPr>
            <w:tcW w:w="6186" w:type="dxa"/>
          </w:tcPr>
          <w:p w14:paraId="29D3D98F" w14:textId="5451B765" w:rsidR="007D568A" w:rsidRPr="00031F76" w:rsidRDefault="007D568A" w:rsidP="00623505">
            <w:pPr>
              <w:keepNext/>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Detail aspirasi tampil dan admin dapat memberi progres</w:t>
            </w:r>
          </w:p>
        </w:tc>
      </w:tr>
    </w:tbl>
    <w:p w14:paraId="71CFBA89" w14:textId="7230C32A" w:rsidR="007D568A" w:rsidRPr="00031F76" w:rsidRDefault="00623505" w:rsidP="008200F9">
      <w:pPr>
        <w:pStyle w:val="Caption"/>
        <w:jc w:val="center"/>
        <w:rPr>
          <w:rFonts w:ascii="Times New Roman" w:hAnsi="Times New Roman" w:cs="Times New Roman"/>
          <w:color w:val="000000" w:themeColor="text1"/>
          <w:sz w:val="24"/>
          <w:szCs w:val="24"/>
          <w:lang w:val="en-US"/>
        </w:rPr>
      </w:pPr>
      <w:bookmarkStart w:id="37" w:name="_Toc243681239"/>
      <w:r w:rsidRPr="00031F76">
        <w:rPr>
          <w:rFonts w:ascii="Times New Roman" w:hAnsi="Times New Roman" w:cs="Times New Roman"/>
          <w:color w:val="000000" w:themeColor="text1"/>
          <w:sz w:val="24"/>
          <w:szCs w:val="24"/>
        </w:rPr>
        <w:t xml:space="preserve">Tabel 2. </w:t>
      </w:r>
      <w:r w:rsidRPr="00031F76">
        <w:rPr>
          <w:rFonts w:ascii="Times New Roman" w:hAnsi="Times New Roman" w:cs="Times New Roman"/>
          <w:color w:val="000000" w:themeColor="text1"/>
          <w:sz w:val="24"/>
          <w:szCs w:val="24"/>
        </w:rPr>
        <w:fldChar w:fldCharType="begin"/>
      </w:r>
      <w:r w:rsidRPr="00031F76">
        <w:rPr>
          <w:rFonts w:ascii="Times New Roman" w:hAnsi="Times New Roman" w:cs="Times New Roman"/>
          <w:color w:val="000000" w:themeColor="text1"/>
          <w:sz w:val="24"/>
          <w:szCs w:val="24"/>
        </w:rPr>
        <w:instrText xml:space="preserve"> SEQ Tabel_2. \* ARABIC </w:instrText>
      </w:r>
      <w:r w:rsidRPr="00031F76">
        <w:rPr>
          <w:rFonts w:ascii="Times New Roman" w:hAnsi="Times New Roman" w:cs="Times New Roman"/>
          <w:color w:val="000000" w:themeColor="text1"/>
          <w:sz w:val="24"/>
          <w:szCs w:val="24"/>
        </w:rPr>
        <w:fldChar w:fldCharType="separate"/>
      </w:r>
      <w:r w:rsidR="00CD2F74" w:rsidRPr="00031F76">
        <w:rPr>
          <w:rFonts w:ascii="Times New Roman" w:hAnsi="Times New Roman" w:cs="Times New Roman"/>
          <w:noProof/>
          <w:color w:val="000000" w:themeColor="text1"/>
          <w:sz w:val="24"/>
          <w:szCs w:val="24"/>
        </w:rPr>
        <w:t>9</w:t>
      </w:r>
      <w:r w:rsidRPr="00031F76">
        <w:rPr>
          <w:rFonts w:ascii="Times New Roman" w:hAnsi="Times New Roman" w:cs="Times New Roman"/>
          <w:color w:val="000000" w:themeColor="text1"/>
          <w:sz w:val="24"/>
          <w:szCs w:val="24"/>
        </w:rPr>
        <w:fldChar w:fldCharType="end"/>
      </w:r>
      <w:r w:rsidRPr="00031F76">
        <w:rPr>
          <w:rFonts w:ascii="Times New Roman" w:hAnsi="Times New Roman" w:cs="Times New Roman"/>
          <w:color w:val="000000" w:themeColor="text1"/>
          <w:sz w:val="24"/>
          <w:szCs w:val="24"/>
          <w:lang w:val="en-US"/>
        </w:rPr>
        <w:t xml:space="preserve"> </w:t>
      </w:r>
      <w:proofErr w:type="spellStart"/>
      <w:r w:rsidRPr="00031F76">
        <w:rPr>
          <w:rFonts w:ascii="Times New Roman" w:hAnsi="Times New Roman" w:cs="Times New Roman"/>
          <w:color w:val="000000" w:themeColor="text1"/>
          <w:sz w:val="24"/>
          <w:szCs w:val="24"/>
          <w:lang w:val="en-US"/>
        </w:rPr>
        <w:t>Skenario</w:t>
      </w:r>
      <w:proofErr w:type="spellEnd"/>
      <w:r w:rsidRPr="00031F76">
        <w:rPr>
          <w:rFonts w:ascii="Times New Roman" w:hAnsi="Times New Roman" w:cs="Times New Roman"/>
          <w:color w:val="000000" w:themeColor="text1"/>
          <w:sz w:val="24"/>
          <w:szCs w:val="24"/>
          <w:lang w:val="en-US"/>
        </w:rPr>
        <w:t xml:space="preserve"> detail </w:t>
      </w:r>
      <w:proofErr w:type="spellStart"/>
      <w:r w:rsidRPr="00031F76">
        <w:rPr>
          <w:rFonts w:ascii="Times New Roman" w:hAnsi="Times New Roman" w:cs="Times New Roman"/>
          <w:color w:val="000000" w:themeColor="text1"/>
          <w:sz w:val="24"/>
          <w:szCs w:val="24"/>
          <w:lang w:val="en-US"/>
        </w:rPr>
        <w:t>aspirasi</w:t>
      </w:r>
      <w:bookmarkEnd w:id="37"/>
      <w:proofErr w:type="spellEnd"/>
    </w:p>
    <w:p w14:paraId="6646B8CC" w14:textId="42899D8C" w:rsidR="00623505" w:rsidRPr="00031F76" w:rsidRDefault="00623505" w:rsidP="00623505">
      <w:pPr>
        <w:rPr>
          <w:rFonts w:ascii="Times New Roman" w:hAnsi="Times New Roman" w:cs="Times New Roman"/>
          <w:color w:val="000000" w:themeColor="text1"/>
          <w:sz w:val="24"/>
          <w:szCs w:val="24"/>
          <w:lang w:val="en-US"/>
        </w:rPr>
      </w:pPr>
      <w:r w:rsidRPr="00031F76">
        <w:rPr>
          <w:rFonts w:ascii="Times New Roman" w:hAnsi="Times New Roman" w:cs="Times New Roman"/>
          <w:color w:val="000000" w:themeColor="text1"/>
          <w:sz w:val="24"/>
          <w:szCs w:val="24"/>
        </w:rPr>
        <w:t>Halaman detail menjadi tempat admin memeriksa isi laporan sebelum memberi tindak lanjut.</w:t>
      </w:r>
    </w:p>
    <w:p w14:paraId="5E9FCA3D" w14:textId="5DF58790" w:rsidR="00F260CD" w:rsidRPr="00031F76" w:rsidRDefault="00F260CD" w:rsidP="00D15764">
      <w:pPr>
        <w:rPr>
          <w:rFonts w:ascii="Times New Roman" w:hAnsi="Times New Roman" w:cs="Times New Roman"/>
          <w:b/>
          <w:bCs/>
          <w:noProof/>
          <w:color w:val="000000" w:themeColor="text1"/>
          <w:sz w:val="24"/>
          <w:szCs w:val="24"/>
        </w:rPr>
      </w:pPr>
    </w:p>
    <w:p w14:paraId="2F5E9267" w14:textId="5A235341" w:rsidR="007D568A" w:rsidRPr="00031F76" w:rsidRDefault="007D568A" w:rsidP="00D15764">
      <w:pPr>
        <w:rPr>
          <w:rFonts w:ascii="Times New Roman" w:hAnsi="Times New Roman" w:cs="Times New Roman"/>
          <w:b/>
          <w:bCs/>
          <w:noProof/>
          <w:color w:val="000000" w:themeColor="text1"/>
          <w:sz w:val="24"/>
          <w:szCs w:val="24"/>
        </w:rPr>
      </w:pPr>
    </w:p>
    <w:p w14:paraId="183DDCA7" w14:textId="1846A5B2" w:rsidR="007D568A" w:rsidRPr="00031F76" w:rsidRDefault="007D568A" w:rsidP="00D15764">
      <w:pPr>
        <w:rPr>
          <w:rFonts w:ascii="Times New Roman" w:hAnsi="Times New Roman" w:cs="Times New Roman"/>
          <w:b/>
          <w:bCs/>
          <w:noProof/>
          <w:color w:val="000000" w:themeColor="text1"/>
          <w:sz w:val="24"/>
          <w:szCs w:val="24"/>
        </w:rPr>
      </w:pPr>
    </w:p>
    <w:p w14:paraId="694F6BE3" w14:textId="26EAD595" w:rsidR="007D568A" w:rsidRPr="00031F76" w:rsidRDefault="007D568A" w:rsidP="00D15764">
      <w:pPr>
        <w:rPr>
          <w:rFonts w:ascii="Times New Roman" w:hAnsi="Times New Roman" w:cs="Times New Roman"/>
          <w:b/>
          <w:bCs/>
          <w:noProof/>
          <w:color w:val="000000" w:themeColor="text1"/>
          <w:sz w:val="24"/>
          <w:szCs w:val="24"/>
        </w:rPr>
      </w:pPr>
    </w:p>
    <w:p w14:paraId="1A10811C" w14:textId="0635C9B2" w:rsidR="007D568A" w:rsidRPr="00031F76" w:rsidRDefault="007D568A" w:rsidP="00D15764">
      <w:pPr>
        <w:rPr>
          <w:rFonts w:ascii="Times New Roman" w:hAnsi="Times New Roman" w:cs="Times New Roman"/>
          <w:b/>
          <w:bCs/>
          <w:noProof/>
          <w:color w:val="000000" w:themeColor="text1"/>
          <w:sz w:val="24"/>
          <w:szCs w:val="24"/>
        </w:rPr>
      </w:pPr>
    </w:p>
    <w:p w14:paraId="58875FD2" w14:textId="5C73D0EE" w:rsidR="007D568A" w:rsidRPr="00031F76" w:rsidRDefault="007D568A" w:rsidP="00D15764">
      <w:pPr>
        <w:rPr>
          <w:rFonts w:ascii="Times New Roman" w:hAnsi="Times New Roman" w:cs="Times New Roman"/>
          <w:b/>
          <w:bCs/>
          <w:noProof/>
          <w:color w:val="000000" w:themeColor="text1"/>
          <w:sz w:val="24"/>
          <w:szCs w:val="24"/>
        </w:rPr>
      </w:pPr>
    </w:p>
    <w:p w14:paraId="62232BE7" w14:textId="7A5816E7" w:rsidR="007D568A" w:rsidRPr="00031F76" w:rsidRDefault="007D568A" w:rsidP="00D15764">
      <w:pPr>
        <w:rPr>
          <w:rFonts w:ascii="Times New Roman" w:hAnsi="Times New Roman" w:cs="Times New Roman"/>
          <w:b/>
          <w:bCs/>
          <w:noProof/>
          <w:color w:val="000000" w:themeColor="text1"/>
          <w:sz w:val="24"/>
          <w:szCs w:val="24"/>
        </w:rPr>
      </w:pPr>
    </w:p>
    <w:p w14:paraId="2073A1E4" w14:textId="0F1678FB" w:rsidR="007D568A" w:rsidRPr="00031F76" w:rsidRDefault="007D568A" w:rsidP="00D15764">
      <w:pPr>
        <w:rPr>
          <w:rFonts w:ascii="Times New Roman" w:hAnsi="Times New Roman" w:cs="Times New Roman"/>
          <w:b/>
          <w:bCs/>
          <w:noProof/>
          <w:color w:val="000000" w:themeColor="text1"/>
          <w:sz w:val="24"/>
          <w:szCs w:val="24"/>
        </w:rPr>
      </w:pPr>
    </w:p>
    <w:p w14:paraId="44D311B9" w14:textId="64A44312" w:rsidR="007D568A" w:rsidRDefault="007D568A" w:rsidP="00D15764">
      <w:pPr>
        <w:rPr>
          <w:rFonts w:ascii="Times New Roman" w:hAnsi="Times New Roman" w:cs="Times New Roman"/>
          <w:b/>
          <w:bCs/>
          <w:noProof/>
          <w:color w:val="000000" w:themeColor="text1"/>
          <w:sz w:val="24"/>
          <w:szCs w:val="24"/>
        </w:rPr>
      </w:pPr>
    </w:p>
    <w:p w14:paraId="0CAE0147" w14:textId="0A73BE50" w:rsidR="00031F76" w:rsidRDefault="00031F76" w:rsidP="00D15764">
      <w:pPr>
        <w:rPr>
          <w:rFonts w:ascii="Times New Roman" w:hAnsi="Times New Roman" w:cs="Times New Roman"/>
          <w:b/>
          <w:bCs/>
          <w:noProof/>
          <w:color w:val="000000" w:themeColor="text1"/>
          <w:sz w:val="24"/>
          <w:szCs w:val="24"/>
        </w:rPr>
      </w:pPr>
    </w:p>
    <w:p w14:paraId="1558BB69" w14:textId="77777777" w:rsidR="00031F76" w:rsidRPr="00031F76" w:rsidRDefault="00031F76" w:rsidP="00D15764">
      <w:pPr>
        <w:rPr>
          <w:rFonts w:ascii="Times New Roman" w:hAnsi="Times New Roman" w:cs="Times New Roman"/>
          <w:b/>
          <w:bCs/>
          <w:noProof/>
          <w:color w:val="000000" w:themeColor="text1"/>
          <w:sz w:val="24"/>
          <w:szCs w:val="24"/>
        </w:rPr>
      </w:pPr>
    </w:p>
    <w:p w14:paraId="76186B1C" w14:textId="77777777" w:rsidR="00623505" w:rsidRPr="00031F76" w:rsidRDefault="00623505" w:rsidP="00D15764">
      <w:pPr>
        <w:rPr>
          <w:rFonts w:ascii="Times New Roman" w:hAnsi="Times New Roman" w:cs="Times New Roman"/>
          <w:b/>
          <w:bCs/>
          <w:noProof/>
          <w:color w:val="000000" w:themeColor="text1"/>
          <w:sz w:val="24"/>
          <w:szCs w:val="24"/>
        </w:rPr>
      </w:pPr>
    </w:p>
    <w:p w14:paraId="0A2E462F" w14:textId="47FB76D2" w:rsidR="007D568A" w:rsidRPr="00031F76" w:rsidRDefault="007D568A" w:rsidP="00D15764">
      <w:pPr>
        <w:rPr>
          <w:rFonts w:ascii="Times New Roman" w:hAnsi="Times New Roman" w:cs="Times New Roman"/>
          <w:b/>
          <w:bCs/>
          <w:noProof/>
          <w:color w:val="000000" w:themeColor="text1"/>
          <w:sz w:val="24"/>
          <w:szCs w:val="24"/>
        </w:rPr>
      </w:pPr>
      <w:r w:rsidRPr="00031F76">
        <w:rPr>
          <w:rFonts w:ascii="Times New Roman" w:hAnsi="Times New Roman" w:cs="Times New Roman"/>
          <w:b/>
          <w:bCs/>
          <w:noProof/>
          <w:color w:val="000000" w:themeColor="text1"/>
          <w:sz w:val="24"/>
          <w:szCs w:val="24"/>
        </w:rPr>
        <w:t>Tabel Skenario Usecase Memberi Progres</w:t>
      </w:r>
    </w:p>
    <w:tbl>
      <w:tblPr>
        <w:tblStyle w:val="TableGrid"/>
        <w:tblW w:w="0" w:type="auto"/>
        <w:tblLook w:val="04A0" w:firstRow="1" w:lastRow="0" w:firstColumn="1" w:lastColumn="0" w:noHBand="0" w:noVBand="1"/>
      </w:tblPr>
      <w:tblGrid>
        <w:gridCol w:w="2830"/>
        <w:gridCol w:w="6186"/>
      </w:tblGrid>
      <w:tr w:rsidR="007D568A" w:rsidRPr="00031F76" w14:paraId="44F3B823" w14:textId="77777777" w:rsidTr="000968DD">
        <w:trPr>
          <w:trHeight w:val="373"/>
        </w:trPr>
        <w:tc>
          <w:tcPr>
            <w:tcW w:w="2830" w:type="dxa"/>
          </w:tcPr>
          <w:p w14:paraId="0440A9A9" w14:textId="77777777" w:rsidR="007D568A" w:rsidRPr="00031F76" w:rsidRDefault="007D568A" w:rsidP="000968DD">
            <w:pPr>
              <w:rPr>
                <w:rFonts w:ascii="Times New Roman" w:hAnsi="Times New Roman" w:cs="Times New Roman"/>
                <w:b/>
                <w:bCs/>
                <w:noProof/>
                <w:color w:val="000000" w:themeColor="text1"/>
                <w:sz w:val="24"/>
                <w:szCs w:val="24"/>
              </w:rPr>
            </w:pPr>
            <w:r w:rsidRPr="00031F76">
              <w:rPr>
                <w:rFonts w:ascii="Times New Roman" w:hAnsi="Times New Roman" w:cs="Times New Roman"/>
                <w:b/>
                <w:bCs/>
                <w:noProof/>
                <w:color w:val="000000" w:themeColor="text1"/>
                <w:sz w:val="24"/>
                <w:szCs w:val="24"/>
              </w:rPr>
              <w:t>Item</w:t>
            </w:r>
          </w:p>
        </w:tc>
        <w:tc>
          <w:tcPr>
            <w:tcW w:w="6186" w:type="dxa"/>
          </w:tcPr>
          <w:p w14:paraId="3FB95B63" w14:textId="77777777" w:rsidR="007D568A" w:rsidRPr="00031F76" w:rsidRDefault="007D568A" w:rsidP="000968DD">
            <w:pPr>
              <w:rPr>
                <w:rFonts w:ascii="Times New Roman" w:hAnsi="Times New Roman" w:cs="Times New Roman"/>
                <w:b/>
                <w:bCs/>
                <w:noProof/>
                <w:color w:val="000000" w:themeColor="text1"/>
                <w:sz w:val="24"/>
                <w:szCs w:val="24"/>
              </w:rPr>
            </w:pPr>
            <w:r w:rsidRPr="00031F76">
              <w:rPr>
                <w:rFonts w:ascii="Times New Roman" w:hAnsi="Times New Roman" w:cs="Times New Roman"/>
                <w:b/>
                <w:bCs/>
                <w:noProof/>
                <w:color w:val="000000" w:themeColor="text1"/>
                <w:sz w:val="24"/>
                <w:szCs w:val="24"/>
              </w:rPr>
              <w:t>Keterangan</w:t>
            </w:r>
          </w:p>
        </w:tc>
      </w:tr>
      <w:tr w:rsidR="007D568A" w:rsidRPr="00031F76" w14:paraId="62430393" w14:textId="77777777" w:rsidTr="000968DD">
        <w:trPr>
          <w:trHeight w:val="420"/>
        </w:trPr>
        <w:tc>
          <w:tcPr>
            <w:tcW w:w="2830" w:type="dxa"/>
          </w:tcPr>
          <w:p w14:paraId="54EBE204" w14:textId="77777777" w:rsidR="007D568A" w:rsidRPr="00031F76" w:rsidRDefault="007D568A" w:rsidP="000968DD">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Nama usecase</w:t>
            </w:r>
          </w:p>
        </w:tc>
        <w:tc>
          <w:tcPr>
            <w:tcW w:w="6186" w:type="dxa"/>
          </w:tcPr>
          <w:p w14:paraId="784AA258" w14:textId="10D9D165" w:rsidR="007D568A" w:rsidRPr="00031F76" w:rsidRDefault="002E463F" w:rsidP="000968DD">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Memberi progres</w:t>
            </w:r>
          </w:p>
        </w:tc>
      </w:tr>
      <w:tr w:rsidR="007D568A" w:rsidRPr="00031F76" w14:paraId="5FBDA681" w14:textId="77777777" w:rsidTr="000968DD">
        <w:trPr>
          <w:trHeight w:val="413"/>
        </w:trPr>
        <w:tc>
          <w:tcPr>
            <w:tcW w:w="2830" w:type="dxa"/>
          </w:tcPr>
          <w:p w14:paraId="3FED171D" w14:textId="77777777" w:rsidR="007D568A" w:rsidRPr="00031F76" w:rsidRDefault="007D568A" w:rsidP="000968DD">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Aktor</w:t>
            </w:r>
          </w:p>
        </w:tc>
        <w:tc>
          <w:tcPr>
            <w:tcW w:w="6186" w:type="dxa"/>
          </w:tcPr>
          <w:p w14:paraId="059C7EEB" w14:textId="77777777" w:rsidR="007D568A" w:rsidRPr="00031F76" w:rsidRDefault="007D568A" w:rsidP="000968DD">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Admin</w:t>
            </w:r>
          </w:p>
        </w:tc>
      </w:tr>
      <w:tr w:rsidR="007D568A" w:rsidRPr="00031F76" w14:paraId="0EC2FBDC" w14:textId="77777777" w:rsidTr="000968DD">
        <w:trPr>
          <w:trHeight w:val="496"/>
        </w:trPr>
        <w:tc>
          <w:tcPr>
            <w:tcW w:w="2830" w:type="dxa"/>
          </w:tcPr>
          <w:p w14:paraId="09A9985B" w14:textId="77777777" w:rsidR="007D568A" w:rsidRPr="00031F76" w:rsidRDefault="007D568A" w:rsidP="000968DD">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Deskripsi</w:t>
            </w:r>
          </w:p>
        </w:tc>
        <w:tc>
          <w:tcPr>
            <w:tcW w:w="6186" w:type="dxa"/>
          </w:tcPr>
          <w:p w14:paraId="4A468757" w14:textId="34108C47" w:rsidR="007D568A" w:rsidRPr="00031F76" w:rsidRDefault="002E463F" w:rsidP="000968DD">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Admin menindaklanjuti aspirasi dengan memberi feedback, memulai pengerjaan, menyelesaikan, atau menolak.</w:t>
            </w:r>
          </w:p>
        </w:tc>
      </w:tr>
      <w:tr w:rsidR="007D568A" w:rsidRPr="00031F76" w14:paraId="18970820" w14:textId="77777777" w:rsidTr="000968DD">
        <w:trPr>
          <w:trHeight w:val="429"/>
        </w:trPr>
        <w:tc>
          <w:tcPr>
            <w:tcW w:w="2830" w:type="dxa"/>
          </w:tcPr>
          <w:p w14:paraId="6944E5EF" w14:textId="77777777" w:rsidR="007D568A" w:rsidRPr="00031F76" w:rsidRDefault="007D568A" w:rsidP="000968DD">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Prakondisi</w:t>
            </w:r>
          </w:p>
        </w:tc>
        <w:tc>
          <w:tcPr>
            <w:tcW w:w="6186" w:type="dxa"/>
          </w:tcPr>
          <w:p w14:paraId="1335F8D0" w14:textId="3FB8E167" w:rsidR="007D568A" w:rsidRPr="00031F76" w:rsidRDefault="007D568A" w:rsidP="000968DD">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 xml:space="preserve">Admin sudah login dan </w:t>
            </w:r>
            <w:r w:rsidR="002E463F" w:rsidRPr="00031F76">
              <w:rPr>
                <w:rFonts w:ascii="Times New Roman" w:hAnsi="Times New Roman" w:cs="Times New Roman"/>
                <w:noProof/>
                <w:color w:val="000000" w:themeColor="text1"/>
                <w:sz w:val="24"/>
                <w:szCs w:val="24"/>
              </w:rPr>
              <w:t>membuka detail aspirasi yang belum berstatus selesai atau ditolak</w:t>
            </w:r>
          </w:p>
        </w:tc>
      </w:tr>
      <w:tr w:rsidR="007D568A" w:rsidRPr="00031F76" w14:paraId="2D42BBA4" w14:textId="77777777" w:rsidTr="000968DD">
        <w:trPr>
          <w:trHeight w:val="3014"/>
        </w:trPr>
        <w:tc>
          <w:tcPr>
            <w:tcW w:w="2830" w:type="dxa"/>
          </w:tcPr>
          <w:p w14:paraId="751F6ED1" w14:textId="77777777" w:rsidR="007D568A" w:rsidRPr="00031F76" w:rsidRDefault="007D568A" w:rsidP="000968DD">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Alur normal</w:t>
            </w:r>
          </w:p>
        </w:tc>
        <w:tc>
          <w:tcPr>
            <w:tcW w:w="6186" w:type="dxa"/>
          </w:tcPr>
          <w:p w14:paraId="4283F698" w14:textId="77777777" w:rsidR="007D568A" w:rsidRPr="00031F76" w:rsidRDefault="002E463F" w:rsidP="00487377">
            <w:pPr>
              <w:pStyle w:val="ListParagraph"/>
              <w:numPr>
                <w:ilvl w:val="0"/>
                <w:numId w:val="20"/>
              </w:num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Aktor: Memilih tindakan (feedback / mulai / selesai / tolak).</w:t>
            </w:r>
          </w:p>
          <w:p w14:paraId="316E49CD" w14:textId="77777777" w:rsidR="002E463F" w:rsidRPr="00031F76" w:rsidRDefault="002E463F" w:rsidP="00487377">
            <w:pPr>
              <w:pStyle w:val="ListParagraph"/>
              <w:numPr>
                <w:ilvl w:val="0"/>
                <w:numId w:val="20"/>
              </w:num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Aktor: Mengisi keterangan dan (opsional) menggunggah foto bukti.</w:t>
            </w:r>
          </w:p>
          <w:p w14:paraId="4E751D60" w14:textId="77777777" w:rsidR="002E463F" w:rsidRPr="00031F76" w:rsidRDefault="002E463F" w:rsidP="00487377">
            <w:pPr>
              <w:pStyle w:val="ListParagraph"/>
              <w:numPr>
                <w:ilvl w:val="0"/>
                <w:numId w:val="20"/>
              </w:num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Aktor: Menekan tombol simpan.</w:t>
            </w:r>
          </w:p>
          <w:p w14:paraId="4A7EEA77" w14:textId="77777777" w:rsidR="002E463F" w:rsidRPr="00031F76" w:rsidRDefault="002E463F" w:rsidP="00487377">
            <w:pPr>
              <w:pStyle w:val="ListParagraph"/>
              <w:numPr>
                <w:ilvl w:val="0"/>
                <w:numId w:val="20"/>
              </w:num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Sistem: Mengambil status terakhir aspirasi.</w:t>
            </w:r>
          </w:p>
          <w:p w14:paraId="50B9DE9B" w14:textId="77777777" w:rsidR="002E463F" w:rsidRPr="00031F76" w:rsidRDefault="002E463F" w:rsidP="00487377">
            <w:pPr>
              <w:pStyle w:val="ListParagraph"/>
              <w:numPr>
                <w:ilvl w:val="0"/>
                <w:numId w:val="20"/>
              </w:num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Sistem: Memeriksa tindakan sesuai alur</w:t>
            </w:r>
            <w:r w:rsidR="000968DD" w:rsidRPr="00031F76">
              <w:rPr>
                <w:rFonts w:ascii="Times New Roman" w:hAnsi="Times New Roman" w:cs="Times New Roman"/>
                <w:noProof/>
                <w:color w:val="000000" w:themeColor="text1"/>
                <w:sz w:val="24"/>
                <w:szCs w:val="24"/>
              </w:rPr>
              <w:t>: feedback, mulai (Menunggu</w:t>
            </w:r>
            <w:r w:rsidR="000968DD" w:rsidRPr="00031F76">
              <w:rPr>
                <w:rFonts w:ascii="Times New Roman" w:hAnsi="Times New Roman" w:cs="Times New Roman"/>
                <w:color w:val="000000" w:themeColor="text1"/>
                <w:sz w:val="24"/>
                <w:szCs w:val="24"/>
              </w:rPr>
              <w:t>→D</w:t>
            </w:r>
            <w:r w:rsidR="005F4C0A" w:rsidRPr="00031F76">
              <w:rPr>
                <w:rFonts w:ascii="Times New Roman" w:hAnsi="Times New Roman" w:cs="Times New Roman"/>
                <w:color w:val="000000" w:themeColor="text1"/>
                <w:sz w:val="24"/>
                <w:szCs w:val="24"/>
              </w:rPr>
              <w:t>i</w:t>
            </w:r>
            <w:r w:rsidR="000968DD" w:rsidRPr="00031F76">
              <w:rPr>
                <w:rFonts w:ascii="Times New Roman" w:hAnsi="Times New Roman" w:cs="Times New Roman"/>
                <w:color w:val="000000" w:themeColor="text1"/>
                <w:sz w:val="24"/>
                <w:szCs w:val="24"/>
              </w:rPr>
              <w:t>kerjakan</w:t>
            </w:r>
            <w:r w:rsidR="005F4C0A" w:rsidRPr="00031F76">
              <w:rPr>
                <w:rFonts w:ascii="Times New Roman" w:hAnsi="Times New Roman" w:cs="Times New Roman"/>
                <w:color w:val="000000" w:themeColor="text1"/>
                <w:sz w:val="24"/>
                <w:szCs w:val="24"/>
              </w:rPr>
              <w:t xml:space="preserve">), selesai (Dikerjakan→ Selesai), tolak </w:t>
            </w:r>
            <w:r w:rsidR="005F4C0A" w:rsidRPr="00031F76">
              <w:rPr>
                <w:rFonts w:ascii="Times New Roman" w:hAnsi="Times New Roman" w:cs="Times New Roman"/>
                <w:noProof/>
                <w:color w:val="000000" w:themeColor="text1"/>
                <w:sz w:val="24"/>
                <w:szCs w:val="24"/>
              </w:rPr>
              <w:t>(Menunggu</w:t>
            </w:r>
            <w:r w:rsidR="005F4C0A" w:rsidRPr="00031F76">
              <w:rPr>
                <w:rFonts w:ascii="Times New Roman" w:hAnsi="Times New Roman" w:cs="Times New Roman"/>
                <w:color w:val="000000" w:themeColor="text1"/>
                <w:sz w:val="24"/>
                <w:szCs w:val="24"/>
              </w:rPr>
              <w:t>→Ditolak).</w:t>
            </w:r>
          </w:p>
          <w:p w14:paraId="7C9EBDA7" w14:textId="77777777" w:rsidR="005F4C0A" w:rsidRPr="00031F76" w:rsidRDefault="005F4C0A" w:rsidP="00487377">
            <w:pPr>
              <w:pStyle w:val="ListParagraph"/>
              <w:numPr>
                <w:ilvl w:val="0"/>
                <w:numId w:val="20"/>
              </w:num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Sistem: Menyimpan fotoke folder uploads (jika ada) dan progres baru ke tabel progres beserta id admin dan waktu.</w:t>
            </w:r>
          </w:p>
          <w:p w14:paraId="5AB001D2" w14:textId="6CC764F4" w:rsidR="005F4C0A" w:rsidRPr="00031F76" w:rsidRDefault="005F4C0A" w:rsidP="00487377">
            <w:pPr>
              <w:pStyle w:val="ListParagraph"/>
              <w:numPr>
                <w:ilvl w:val="0"/>
                <w:numId w:val="20"/>
              </w:num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Sistem: Menampilkan kembali detail aspirasi dengan riwayat baru.</w:t>
            </w:r>
          </w:p>
        </w:tc>
      </w:tr>
      <w:tr w:rsidR="007D568A" w:rsidRPr="00031F76" w14:paraId="5C47C11B" w14:textId="77777777" w:rsidTr="000968DD">
        <w:trPr>
          <w:trHeight w:val="840"/>
        </w:trPr>
        <w:tc>
          <w:tcPr>
            <w:tcW w:w="2830" w:type="dxa"/>
          </w:tcPr>
          <w:p w14:paraId="7425610F" w14:textId="77777777" w:rsidR="007D568A" w:rsidRPr="00031F76" w:rsidRDefault="007D568A" w:rsidP="000968DD">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Alur alternatif</w:t>
            </w:r>
          </w:p>
        </w:tc>
        <w:tc>
          <w:tcPr>
            <w:tcW w:w="6186" w:type="dxa"/>
          </w:tcPr>
          <w:p w14:paraId="59097E86" w14:textId="2EF33ECB" w:rsidR="007D568A" w:rsidRPr="00031F76" w:rsidRDefault="00235D78" w:rsidP="000968DD">
            <w:pPr>
              <w:rPr>
                <w:rFonts w:ascii="Times New Roman" w:hAnsi="Times New Roman" w:cs="Times New Roman"/>
                <w:noProof/>
                <w:color w:val="000000" w:themeColor="text1"/>
                <w:sz w:val="24"/>
                <w:szCs w:val="24"/>
              </w:rPr>
            </w:pPr>
            <w:r w:rsidRPr="00031F76">
              <w:rPr>
                <w:rFonts w:ascii="Times New Roman" w:hAnsi="Times New Roman" w:cs="Times New Roman"/>
                <w:color w:val="000000" w:themeColor="text1"/>
                <w:sz w:val="24"/>
                <w:szCs w:val="24"/>
              </w:rPr>
              <w:t>Keterangan kosong, tindakan tidak valid, atau tidak sesuai alur status: sistem membatalkan dan kembali ke detail tanpa menyimpan. Aspirasi yang sudah selesai atau ditolak tidak dapat diproses lagi. Format foto selain jpg, jpeg, png, gif, atau webp ditolak dengan pesan kesalahan.</w:t>
            </w:r>
          </w:p>
        </w:tc>
      </w:tr>
      <w:tr w:rsidR="007D568A" w:rsidRPr="00031F76" w14:paraId="584F4C43" w14:textId="77777777" w:rsidTr="000968DD">
        <w:trPr>
          <w:trHeight w:val="840"/>
        </w:trPr>
        <w:tc>
          <w:tcPr>
            <w:tcW w:w="2830" w:type="dxa"/>
          </w:tcPr>
          <w:p w14:paraId="47C80E43" w14:textId="77777777" w:rsidR="007D568A" w:rsidRPr="00031F76" w:rsidRDefault="007D568A" w:rsidP="000968DD">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Pascakondisi</w:t>
            </w:r>
          </w:p>
        </w:tc>
        <w:tc>
          <w:tcPr>
            <w:tcW w:w="6186" w:type="dxa"/>
          </w:tcPr>
          <w:p w14:paraId="60D7F7EE" w14:textId="3D973034" w:rsidR="007D568A" w:rsidRPr="00031F76" w:rsidRDefault="00235D78" w:rsidP="00623505">
            <w:pPr>
              <w:keepNext/>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Status aspirasi diperbarui dan dapat dilihat oleh siswa pelapor</w:t>
            </w:r>
          </w:p>
        </w:tc>
      </w:tr>
    </w:tbl>
    <w:p w14:paraId="300509C9" w14:textId="45B42220" w:rsidR="00F260CD" w:rsidRPr="00031F76" w:rsidRDefault="00623505" w:rsidP="008200F9">
      <w:pPr>
        <w:pStyle w:val="Caption"/>
        <w:jc w:val="center"/>
        <w:rPr>
          <w:rFonts w:ascii="Times New Roman" w:hAnsi="Times New Roman" w:cs="Times New Roman"/>
          <w:color w:val="000000" w:themeColor="text1"/>
          <w:sz w:val="24"/>
          <w:szCs w:val="24"/>
          <w:lang w:val="en-US"/>
        </w:rPr>
      </w:pPr>
      <w:bookmarkStart w:id="38" w:name="_Toc243681240"/>
      <w:r w:rsidRPr="00031F76">
        <w:rPr>
          <w:rFonts w:ascii="Times New Roman" w:hAnsi="Times New Roman" w:cs="Times New Roman"/>
          <w:color w:val="000000" w:themeColor="text1"/>
          <w:sz w:val="24"/>
          <w:szCs w:val="24"/>
        </w:rPr>
        <w:t xml:space="preserve">Tabel 2. </w:t>
      </w:r>
      <w:r w:rsidRPr="00031F76">
        <w:rPr>
          <w:rFonts w:ascii="Times New Roman" w:hAnsi="Times New Roman" w:cs="Times New Roman"/>
          <w:color w:val="000000" w:themeColor="text1"/>
          <w:sz w:val="24"/>
          <w:szCs w:val="24"/>
        </w:rPr>
        <w:fldChar w:fldCharType="begin"/>
      </w:r>
      <w:r w:rsidRPr="00031F76">
        <w:rPr>
          <w:rFonts w:ascii="Times New Roman" w:hAnsi="Times New Roman" w:cs="Times New Roman"/>
          <w:color w:val="000000" w:themeColor="text1"/>
          <w:sz w:val="24"/>
          <w:szCs w:val="24"/>
        </w:rPr>
        <w:instrText xml:space="preserve"> SEQ Tabel_2. \* ARABIC </w:instrText>
      </w:r>
      <w:r w:rsidRPr="00031F76">
        <w:rPr>
          <w:rFonts w:ascii="Times New Roman" w:hAnsi="Times New Roman" w:cs="Times New Roman"/>
          <w:color w:val="000000" w:themeColor="text1"/>
          <w:sz w:val="24"/>
          <w:szCs w:val="24"/>
        </w:rPr>
        <w:fldChar w:fldCharType="separate"/>
      </w:r>
      <w:r w:rsidR="00CD2F74" w:rsidRPr="00031F76">
        <w:rPr>
          <w:rFonts w:ascii="Times New Roman" w:hAnsi="Times New Roman" w:cs="Times New Roman"/>
          <w:noProof/>
          <w:color w:val="000000" w:themeColor="text1"/>
          <w:sz w:val="24"/>
          <w:szCs w:val="24"/>
        </w:rPr>
        <w:t>10</w:t>
      </w:r>
      <w:r w:rsidRPr="00031F76">
        <w:rPr>
          <w:rFonts w:ascii="Times New Roman" w:hAnsi="Times New Roman" w:cs="Times New Roman"/>
          <w:color w:val="000000" w:themeColor="text1"/>
          <w:sz w:val="24"/>
          <w:szCs w:val="24"/>
        </w:rPr>
        <w:fldChar w:fldCharType="end"/>
      </w:r>
      <w:r w:rsidRPr="00031F76">
        <w:rPr>
          <w:rFonts w:ascii="Times New Roman" w:hAnsi="Times New Roman" w:cs="Times New Roman"/>
          <w:color w:val="000000" w:themeColor="text1"/>
          <w:sz w:val="24"/>
          <w:szCs w:val="24"/>
          <w:lang w:val="en-US"/>
        </w:rPr>
        <w:t xml:space="preserve"> </w:t>
      </w:r>
      <w:proofErr w:type="spellStart"/>
      <w:r w:rsidRPr="00031F76">
        <w:rPr>
          <w:rFonts w:ascii="Times New Roman" w:hAnsi="Times New Roman" w:cs="Times New Roman"/>
          <w:color w:val="000000" w:themeColor="text1"/>
          <w:sz w:val="24"/>
          <w:szCs w:val="24"/>
          <w:lang w:val="en-US"/>
        </w:rPr>
        <w:t>Skenario</w:t>
      </w:r>
      <w:proofErr w:type="spellEnd"/>
      <w:r w:rsidRPr="00031F76">
        <w:rPr>
          <w:rFonts w:ascii="Times New Roman" w:hAnsi="Times New Roman" w:cs="Times New Roman"/>
          <w:color w:val="000000" w:themeColor="text1"/>
          <w:sz w:val="24"/>
          <w:szCs w:val="24"/>
          <w:lang w:val="en-US"/>
        </w:rPr>
        <w:t xml:space="preserve"> progress</w:t>
      </w:r>
      <w:bookmarkEnd w:id="38"/>
    </w:p>
    <w:p w14:paraId="77431E0F" w14:textId="68BDA06B" w:rsidR="00623505" w:rsidRPr="00031F76" w:rsidRDefault="00623505" w:rsidP="00623505">
      <w:pPr>
        <w:rPr>
          <w:rFonts w:ascii="Times New Roman" w:hAnsi="Times New Roman" w:cs="Times New Roman"/>
          <w:color w:val="000000" w:themeColor="text1"/>
          <w:sz w:val="24"/>
          <w:szCs w:val="24"/>
          <w:lang w:val="en-US"/>
        </w:rPr>
      </w:pPr>
      <w:r w:rsidRPr="00031F76">
        <w:rPr>
          <w:rFonts w:ascii="Times New Roman" w:hAnsi="Times New Roman" w:cs="Times New Roman"/>
          <w:color w:val="000000" w:themeColor="text1"/>
          <w:sz w:val="24"/>
          <w:szCs w:val="24"/>
        </w:rPr>
        <w:t>Perubahan status hanya dapat dilakukan sesuai alur, yaitu Menunggu ke Dikerjakan ke Selesai, atau Menunggu ke Ditolak. Aspirasi yang sudah selesai atau ditolak tidak dapat diproses kembali.</w:t>
      </w:r>
    </w:p>
    <w:p w14:paraId="79F437F7" w14:textId="4DD4422C" w:rsidR="00F260CD" w:rsidRPr="00031F76" w:rsidRDefault="00F260CD" w:rsidP="00D15764">
      <w:pPr>
        <w:rPr>
          <w:rFonts w:ascii="Times New Roman" w:hAnsi="Times New Roman" w:cs="Times New Roman"/>
          <w:b/>
          <w:bCs/>
          <w:noProof/>
          <w:color w:val="000000" w:themeColor="text1"/>
          <w:sz w:val="24"/>
          <w:szCs w:val="24"/>
        </w:rPr>
      </w:pPr>
    </w:p>
    <w:p w14:paraId="516C038E" w14:textId="081A7567" w:rsidR="00235D78" w:rsidRDefault="00235D78" w:rsidP="00D15764">
      <w:pPr>
        <w:rPr>
          <w:rFonts w:ascii="Times New Roman" w:hAnsi="Times New Roman" w:cs="Times New Roman"/>
          <w:b/>
          <w:bCs/>
          <w:noProof/>
          <w:color w:val="000000" w:themeColor="text1"/>
          <w:sz w:val="24"/>
          <w:szCs w:val="24"/>
        </w:rPr>
      </w:pPr>
    </w:p>
    <w:p w14:paraId="7A16A41E" w14:textId="51A2F979" w:rsidR="00031F76" w:rsidRDefault="00031F76" w:rsidP="00D15764">
      <w:pPr>
        <w:rPr>
          <w:rFonts w:ascii="Times New Roman" w:hAnsi="Times New Roman" w:cs="Times New Roman"/>
          <w:b/>
          <w:bCs/>
          <w:noProof/>
          <w:color w:val="000000" w:themeColor="text1"/>
          <w:sz w:val="24"/>
          <w:szCs w:val="24"/>
        </w:rPr>
      </w:pPr>
    </w:p>
    <w:p w14:paraId="74498A6B" w14:textId="4450278D" w:rsidR="00031F76" w:rsidRDefault="00031F76" w:rsidP="00D15764">
      <w:pPr>
        <w:rPr>
          <w:rFonts w:ascii="Times New Roman" w:hAnsi="Times New Roman" w:cs="Times New Roman"/>
          <w:b/>
          <w:bCs/>
          <w:noProof/>
          <w:color w:val="000000" w:themeColor="text1"/>
          <w:sz w:val="24"/>
          <w:szCs w:val="24"/>
        </w:rPr>
      </w:pPr>
    </w:p>
    <w:p w14:paraId="520A2FA7" w14:textId="6BD2F4EE" w:rsidR="00031F76" w:rsidRDefault="00031F76" w:rsidP="00D15764">
      <w:pPr>
        <w:rPr>
          <w:rFonts w:ascii="Times New Roman" w:hAnsi="Times New Roman" w:cs="Times New Roman"/>
          <w:b/>
          <w:bCs/>
          <w:noProof/>
          <w:color w:val="000000" w:themeColor="text1"/>
          <w:sz w:val="24"/>
          <w:szCs w:val="24"/>
        </w:rPr>
      </w:pPr>
    </w:p>
    <w:p w14:paraId="01BA23C9" w14:textId="161B0E95" w:rsidR="00031F76" w:rsidRDefault="00031F76" w:rsidP="00D15764">
      <w:pPr>
        <w:rPr>
          <w:rFonts w:ascii="Times New Roman" w:hAnsi="Times New Roman" w:cs="Times New Roman"/>
          <w:b/>
          <w:bCs/>
          <w:noProof/>
          <w:color w:val="000000" w:themeColor="text1"/>
          <w:sz w:val="24"/>
          <w:szCs w:val="24"/>
        </w:rPr>
      </w:pPr>
    </w:p>
    <w:p w14:paraId="270B2EC4" w14:textId="77777777" w:rsidR="00031F76" w:rsidRPr="00031F76" w:rsidRDefault="00031F76" w:rsidP="00D15764">
      <w:pPr>
        <w:rPr>
          <w:rFonts w:ascii="Times New Roman" w:hAnsi="Times New Roman" w:cs="Times New Roman"/>
          <w:b/>
          <w:bCs/>
          <w:noProof/>
          <w:color w:val="000000" w:themeColor="text1"/>
          <w:sz w:val="24"/>
          <w:szCs w:val="24"/>
        </w:rPr>
      </w:pPr>
    </w:p>
    <w:p w14:paraId="7B0B0335" w14:textId="77777777" w:rsidR="00623505" w:rsidRPr="00031F76" w:rsidRDefault="00623505" w:rsidP="00D15764">
      <w:pPr>
        <w:rPr>
          <w:rFonts w:ascii="Times New Roman" w:hAnsi="Times New Roman" w:cs="Times New Roman"/>
          <w:b/>
          <w:bCs/>
          <w:noProof/>
          <w:color w:val="000000" w:themeColor="text1"/>
          <w:sz w:val="24"/>
          <w:szCs w:val="24"/>
        </w:rPr>
      </w:pPr>
    </w:p>
    <w:p w14:paraId="71FB2D6B" w14:textId="23E84B7E" w:rsidR="00235D78" w:rsidRPr="00031F76" w:rsidRDefault="00235D78" w:rsidP="00D15764">
      <w:pPr>
        <w:rPr>
          <w:rFonts w:ascii="Times New Roman" w:hAnsi="Times New Roman" w:cs="Times New Roman"/>
          <w:b/>
          <w:bCs/>
          <w:noProof/>
          <w:color w:val="000000" w:themeColor="text1"/>
          <w:sz w:val="24"/>
          <w:szCs w:val="24"/>
        </w:rPr>
      </w:pPr>
      <w:r w:rsidRPr="00031F76">
        <w:rPr>
          <w:rFonts w:ascii="Times New Roman" w:hAnsi="Times New Roman" w:cs="Times New Roman"/>
          <w:b/>
          <w:bCs/>
          <w:noProof/>
          <w:color w:val="000000" w:themeColor="text1"/>
          <w:sz w:val="24"/>
          <w:szCs w:val="24"/>
        </w:rPr>
        <w:t>Tabel Skenario Usecase Melihat Histori (Admin)</w:t>
      </w:r>
    </w:p>
    <w:tbl>
      <w:tblPr>
        <w:tblStyle w:val="TableGrid"/>
        <w:tblW w:w="0" w:type="auto"/>
        <w:tblLook w:val="04A0" w:firstRow="1" w:lastRow="0" w:firstColumn="1" w:lastColumn="0" w:noHBand="0" w:noVBand="1"/>
      </w:tblPr>
      <w:tblGrid>
        <w:gridCol w:w="2830"/>
        <w:gridCol w:w="6186"/>
      </w:tblGrid>
      <w:tr w:rsidR="00235D78" w:rsidRPr="00031F76" w14:paraId="2F53D0CA" w14:textId="77777777" w:rsidTr="00235D78">
        <w:trPr>
          <w:trHeight w:val="373"/>
        </w:trPr>
        <w:tc>
          <w:tcPr>
            <w:tcW w:w="2830" w:type="dxa"/>
          </w:tcPr>
          <w:p w14:paraId="029C6864" w14:textId="78E15E03" w:rsidR="00235D78" w:rsidRPr="00031F76" w:rsidRDefault="00235D78" w:rsidP="00235D78">
            <w:pPr>
              <w:rPr>
                <w:rFonts w:ascii="Times New Roman" w:hAnsi="Times New Roman" w:cs="Times New Roman"/>
                <w:b/>
                <w:bCs/>
                <w:noProof/>
                <w:color w:val="000000" w:themeColor="text1"/>
                <w:sz w:val="24"/>
                <w:szCs w:val="24"/>
              </w:rPr>
            </w:pPr>
            <w:r w:rsidRPr="00031F76">
              <w:rPr>
                <w:rFonts w:ascii="Times New Roman" w:hAnsi="Times New Roman" w:cs="Times New Roman"/>
                <w:b/>
                <w:bCs/>
                <w:noProof/>
                <w:color w:val="000000" w:themeColor="text1"/>
                <w:sz w:val="24"/>
                <w:szCs w:val="24"/>
              </w:rPr>
              <w:t>Item</w:t>
            </w:r>
          </w:p>
        </w:tc>
        <w:tc>
          <w:tcPr>
            <w:tcW w:w="6186" w:type="dxa"/>
          </w:tcPr>
          <w:p w14:paraId="455D8212" w14:textId="77777777" w:rsidR="00235D78" w:rsidRPr="00031F76" w:rsidRDefault="00235D78" w:rsidP="00235D78">
            <w:pPr>
              <w:rPr>
                <w:rFonts w:ascii="Times New Roman" w:hAnsi="Times New Roman" w:cs="Times New Roman"/>
                <w:b/>
                <w:bCs/>
                <w:noProof/>
                <w:color w:val="000000" w:themeColor="text1"/>
                <w:sz w:val="24"/>
                <w:szCs w:val="24"/>
              </w:rPr>
            </w:pPr>
            <w:r w:rsidRPr="00031F76">
              <w:rPr>
                <w:rFonts w:ascii="Times New Roman" w:hAnsi="Times New Roman" w:cs="Times New Roman"/>
                <w:b/>
                <w:bCs/>
                <w:noProof/>
                <w:color w:val="000000" w:themeColor="text1"/>
                <w:sz w:val="24"/>
                <w:szCs w:val="24"/>
              </w:rPr>
              <w:t>Keterangan</w:t>
            </w:r>
          </w:p>
        </w:tc>
      </w:tr>
      <w:tr w:rsidR="00235D78" w:rsidRPr="00031F76" w14:paraId="114C76D1" w14:textId="77777777" w:rsidTr="00235D78">
        <w:trPr>
          <w:trHeight w:val="420"/>
        </w:trPr>
        <w:tc>
          <w:tcPr>
            <w:tcW w:w="2830" w:type="dxa"/>
          </w:tcPr>
          <w:p w14:paraId="3D7DA8EE" w14:textId="77777777" w:rsidR="00235D78" w:rsidRPr="00031F76" w:rsidRDefault="00235D78" w:rsidP="00235D78">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Nama usecase</w:t>
            </w:r>
          </w:p>
        </w:tc>
        <w:tc>
          <w:tcPr>
            <w:tcW w:w="6186" w:type="dxa"/>
          </w:tcPr>
          <w:p w14:paraId="18C67A3F" w14:textId="5E09F605" w:rsidR="00235D78" w:rsidRPr="00031F76" w:rsidRDefault="00235D78" w:rsidP="00235D78">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Melihat Histori</w:t>
            </w:r>
          </w:p>
        </w:tc>
      </w:tr>
      <w:tr w:rsidR="00235D78" w:rsidRPr="00031F76" w14:paraId="679514A2" w14:textId="77777777" w:rsidTr="00235D78">
        <w:trPr>
          <w:trHeight w:val="413"/>
        </w:trPr>
        <w:tc>
          <w:tcPr>
            <w:tcW w:w="2830" w:type="dxa"/>
          </w:tcPr>
          <w:p w14:paraId="3D76DEAE" w14:textId="77777777" w:rsidR="00235D78" w:rsidRPr="00031F76" w:rsidRDefault="00235D78" w:rsidP="00235D78">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Aktor</w:t>
            </w:r>
          </w:p>
        </w:tc>
        <w:tc>
          <w:tcPr>
            <w:tcW w:w="6186" w:type="dxa"/>
          </w:tcPr>
          <w:p w14:paraId="1449A03E" w14:textId="77777777" w:rsidR="00235D78" w:rsidRPr="00031F76" w:rsidRDefault="00235D78" w:rsidP="00235D78">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Admin</w:t>
            </w:r>
          </w:p>
        </w:tc>
      </w:tr>
      <w:tr w:rsidR="00235D78" w:rsidRPr="00031F76" w14:paraId="7943A840" w14:textId="77777777" w:rsidTr="00235D78">
        <w:trPr>
          <w:trHeight w:val="496"/>
        </w:trPr>
        <w:tc>
          <w:tcPr>
            <w:tcW w:w="2830" w:type="dxa"/>
          </w:tcPr>
          <w:p w14:paraId="5D4567D6" w14:textId="77777777" w:rsidR="00235D78" w:rsidRPr="00031F76" w:rsidRDefault="00235D78" w:rsidP="00235D78">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Deskripsi</w:t>
            </w:r>
          </w:p>
        </w:tc>
        <w:tc>
          <w:tcPr>
            <w:tcW w:w="61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889"/>
            </w:tblGrid>
            <w:tr w:rsidR="00235D78" w:rsidRPr="00031F76" w14:paraId="31E15D78" w14:textId="77777777" w:rsidTr="00235D78">
              <w:trPr>
                <w:tblCellSpacing w:w="15" w:type="dxa"/>
              </w:trPr>
              <w:tc>
                <w:tcPr>
                  <w:tcW w:w="0" w:type="auto"/>
                  <w:vAlign w:val="center"/>
                  <w:hideMark/>
                </w:tcPr>
                <w:p w14:paraId="0AAE82E6" w14:textId="77777777" w:rsidR="00235D78" w:rsidRPr="00031F76" w:rsidRDefault="00235D78" w:rsidP="00235D78">
                  <w:pPr>
                    <w:spacing w:after="0" w:line="240" w:lineRule="auto"/>
                    <w:rPr>
                      <w:rFonts w:ascii="Times New Roman" w:eastAsia="Times New Roman" w:hAnsi="Times New Roman" w:cs="Times New Roman"/>
                      <w:color w:val="000000" w:themeColor="text1"/>
                      <w:sz w:val="24"/>
                      <w:szCs w:val="24"/>
                      <w:lang w:eastAsia="en-ID"/>
                    </w:rPr>
                  </w:pPr>
                </w:p>
              </w:tc>
              <w:tc>
                <w:tcPr>
                  <w:tcW w:w="0" w:type="auto"/>
                  <w:vAlign w:val="center"/>
                  <w:hideMark/>
                </w:tcPr>
                <w:p w14:paraId="63E06075" w14:textId="77777777" w:rsidR="00235D78" w:rsidRPr="00031F76" w:rsidRDefault="00235D78" w:rsidP="00235D78">
                  <w:pPr>
                    <w:spacing w:after="0" w:line="240" w:lineRule="auto"/>
                    <w:rPr>
                      <w:rFonts w:ascii="Times New Roman" w:eastAsia="Times New Roman" w:hAnsi="Times New Roman" w:cs="Times New Roman"/>
                      <w:color w:val="000000" w:themeColor="text1"/>
                      <w:sz w:val="24"/>
                      <w:szCs w:val="24"/>
                      <w:lang w:eastAsia="en-ID"/>
                    </w:rPr>
                  </w:pPr>
                  <w:r w:rsidRPr="00031F76">
                    <w:rPr>
                      <w:rFonts w:ascii="Times New Roman" w:eastAsia="Times New Roman" w:hAnsi="Times New Roman" w:cs="Times New Roman"/>
                      <w:color w:val="000000" w:themeColor="text1"/>
                      <w:sz w:val="24"/>
                      <w:szCs w:val="24"/>
                      <w:lang w:eastAsia="en-ID"/>
                    </w:rPr>
                    <w:t>Admin melihat riwayat seluruh aspirasi beserta status dan keterangan terakhir</w:t>
                  </w:r>
                </w:p>
              </w:tc>
            </w:tr>
          </w:tbl>
          <w:p w14:paraId="4AAD668A" w14:textId="3F2FF93B" w:rsidR="00235D78" w:rsidRPr="00031F76" w:rsidRDefault="00235D78" w:rsidP="00235D78">
            <w:pPr>
              <w:rPr>
                <w:rFonts w:ascii="Times New Roman" w:hAnsi="Times New Roman" w:cs="Times New Roman"/>
                <w:noProof/>
                <w:color w:val="000000" w:themeColor="text1"/>
                <w:sz w:val="24"/>
                <w:szCs w:val="24"/>
              </w:rPr>
            </w:pPr>
          </w:p>
        </w:tc>
      </w:tr>
      <w:tr w:rsidR="00235D78" w:rsidRPr="00031F76" w14:paraId="6EA6E2AD" w14:textId="77777777" w:rsidTr="00235D78">
        <w:trPr>
          <w:trHeight w:val="429"/>
        </w:trPr>
        <w:tc>
          <w:tcPr>
            <w:tcW w:w="2830" w:type="dxa"/>
          </w:tcPr>
          <w:p w14:paraId="339AA393" w14:textId="77777777" w:rsidR="00235D78" w:rsidRPr="00031F76" w:rsidRDefault="00235D78" w:rsidP="00235D78">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Prakondisi</w:t>
            </w:r>
          </w:p>
        </w:tc>
        <w:tc>
          <w:tcPr>
            <w:tcW w:w="6186" w:type="dxa"/>
          </w:tcPr>
          <w:p w14:paraId="4E820FD9" w14:textId="2DCB8CD3" w:rsidR="00235D78" w:rsidRPr="00031F76" w:rsidRDefault="00235D78" w:rsidP="00235D78">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 xml:space="preserve">Admin sudah login </w:t>
            </w:r>
          </w:p>
        </w:tc>
      </w:tr>
      <w:tr w:rsidR="00235D78" w:rsidRPr="00031F76" w14:paraId="686AD280" w14:textId="77777777" w:rsidTr="00235D78">
        <w:trPr>
          <w:trHeight w:val="3014"/>
        </w:trPr>
        <w:tc>
          <w:tcPr>
            <w:tcW w:w="2830" w:type="dxa"/>
          </w:tcPr>
          <w:p w14:paraId="135307CD" w14:textId="77777777" w:rsidR="00235D78" w:rsidRPr="00031F76" w:rsidRDefault="00235D78" w:rsidP="00235D78">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Alur normal</w:t>
            </w:r>
          </w:p>
        </w:tc>
        <w:tc>
          <w:tcPr>
            <w:tcW w:w="6186" w:type="dxa"/>
          </w:tcPr>
          <w:p w14:paraId="4634EB30" w14:textId="77777777" w:rsidR="00235D78" w:rsidRPr="00031F76" w:rsidRDefault="00235D78" w:rsidP="00487377">
            <w:pPr>
              <w:pStyle w:val="ListParagraph"/>
              <w:numPr>
                <w:ilvl w:val="0"/>
                <w:numId w:val="21"/>
              </w:numPr>
              <w:rPr>
                <w:rFonts w:ascii="Times New Roman" w:hAnsi="Times New Roman" w:cs="Times New Roman"/>
                <w:noProof/>
                <w:color w:val="000000" w:themeColor="text1"/>
                <w:sz w:val="24"/>
                <w:szCs w:val="24"/>
              </w:rPr>
            </w:pPr>
            <w:r w:rsidRPr="00031F76">
              <w:rPr>
                <w:rFonts w:ascii="Times New Roman" w:hAnsi="Times New Roman" w:cs="Times New Roman"/>
                <w:color w:val="000000" w:themeColor="text1"/>
                <w:sz w:val="24"/>
                <w:szCs w:val="24"/>
              </w:rPr>
              <w:t>Aktor:  Membuka menu Histori.</w:t>
            </w:r>
          </w:p>
          <w:p w14:paraId="141E45DC" w14:textId="37783F32" w:rsidR="00235D78" w:rsidRPr="00031F76" w:rsidRDefault="00235D78" w:rsidP="00487377">
            <w:pPr>
              <w:pStyle w:val="ListParagraph"/>
              <w:numPr>
                <w:ilvl w:val="0"/>
                <w:numId w:val="21"/>
              </w:numPr>
              <w:rPr>
                <w:rFonts w:ascii="Times New Roman" w:hAnsi="Times New Roman" w:cs="Times New Roman"/>
                <w:noProof/>
                <w:color w:val="000000" w:themeColor="text1"/>
                <w:sz w:val="24"/>
                <w:szCs w:val="24"/>
              </w:rPr>
            </w:pPr>
            <w:r w:rsidRPr="00031F76">
              <w:rPr>
                <w:rFonts w:ascii="Times New Roman" w:hAnsi="Times New Roman" w:cs="Times New Roman"/>
                <w:color w:val="000000" w:themeColor="text1"/>
                <w:sz w:val="24"/>
                <w:szCs w:val="24"/>
              </w:rPr>
              <w:t>Sistem: Mengambil seluruh aspirasi beserta nama siswa, NIS, kategori, status terakhir, keterangan terakhir, dan tanggal progres terakhir.</w:t>
            </w:r>
            <w:r w:rsidRPr="00031F76">
              <w:rPr>
                <w:rFonts w:ascii="Times New Roman" w:hAnsi="Times New Roman" w:cs="Times New Roman"/>
                <w:color w:val="000000" w:themeColor="text1"/>
                <w:sz w:val="24"/>
                <w:szCs w:val="24"/>
              </w:rPr>
              <w:br/>
            </w:r>
            <w:r w:rsidRPr="00031F76">
              <w:rPr>
                <w:rStyle w:val="Strong"/>
                <w:rFonts w:ascii="Times New Roman" w:hAnsi="Times New Roman" w:cs="Times New Roman"/>
                <w:color w:val="000000" w:themeColor="text1"/>
                <w:sz w:val="24"/>
                <w:szCs w:val="24"/>
              </w:rPr>
              <w:t>Sistem:</w:t>
            </w:r>
            <w:r w:rsidRPr="00031F76">
              <w:rPr>
                <w:rFonts w:ascii="Times New Roman" w:hAnsi="Times New Roman" w:cs="Times New Roman"/>
                <w:color w:val="000000" w:themeColor="text1"/>
                <w:sz w:val="24"/>
                <w:szCs w:val="24"/>
              </w:rPr>
              <w:t xml:space="preserve"> 3. Menampilkan data dengan urutan terbaru di atas.</w:t>
            </w:r>
          </w:p>
        </w:tc>
      </w:tr>
      <w:tr w:rsidR="00235D78" w:rsidRPr="00031F76" w14:paraId="20750569" w14:textId="77777777" w:rsidTr="00235D78">
        <w:trPr>
          <w:trHeight w:val="840"/>
        </w:trPr>
        <w:tc>
          <w:tcPr>
            <w:tcW w:w="2830" w:type="dxa"/>
          </w:tcPr>
          <w:p w14:paraId="651A6093" w14:textId="77777777" w:rsidR="00235D78" w:rsidRPr="00031F76" w:rsidRDefault="00235D78" w:rsidP="00235D78">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Alur alternatif</w:t>
            </w:r>
          </w:p>
        </w:tc>
        <w:tc>
          <w:tcPr>
            <w:tcW w:w="6186" w:type="dxa"/>
          </w:tcPr>
          <w:p w14:paraId="3FF7CCB5" w14:textId="1D2EA642" w:rsidR="00235D78" w:rsidRPr="00031F76" w:rsidRDefault="00235D78" w:rsidP="00235D78">
            <w:pPr>
              <w:rPr>
                <w:rFonts w:ascii="Times New Roman" w:hAnsi="Times New Roman" w:cs="Times New Roman"/>
                <w:noProof/>
                <w:color w:val="000000" w:themeColor="text1"/>
                <w:sz w:val="24"/>
                <w:szCs w:val="24"/>
              </w:rPr>
            </w:pPr>
            <w:r w:rsidRPr="00031F76">
              <w:rPr>
                <w:rFonts w:ascii="Times New Roman" w:hAnsi="Times New Roman" w:cs="Times New Roman"/>
                <w:color w:val="000000" w:themeColor="text1"/>
                <w:sz w:val="24"/>
                <w:szCs w:val="24"/>
              </w:rPr>
              <w:t>Jika belum ada aspirasi, tabel tampil kosong.</w:t>
            </w:r>
          </w:p>
        </w:tc>
      </w:tr>
      <w:tr w:rsidR="00235D78" w:rsidRPr="00031F76" w14:paraId="1539BBC6" w14:textId="77777777" w:rsidTr="00235D78">
        <w:trPr>
          <w:trHeight w:val="840"/>
        </w:trPr>
        <w:tc>
          <w:tcPr>
            <w:tcW w:w="2830" w:type="dxa"/>
          </w:tcPr>
          <w:p w14:paraId="445D55D3" w14:textId="77777777" w:rsidR="00235D78" w:rsidRPr="00031F76" w:rsidRDefault="00235D78" w:rsidP="00235D78">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Pascakondisi</w:t>
            </w:r>
          </w:p>
        </w:tc>
        <w:tc>
          <w:tcPr>
            <w:tcW w:w="6186" w:type="dxa"/>
          </w:tcPr>
          <w:p w14:paraId="4BB260D5" w14:textId="3652AE60" w:rsidR="00235D78" w:rsidRPr="00031F76" w:rsidRDefault="00235D78" w:rsidP="00623505">
            <w:pPr>
              <w:keepNext/>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Histori seluruh pengaduan tampil</w:t>
            </w:r>
          </w:p>
        </w:tc>
      </w:tr>
    </w:tbl>
    <w:p w14:paraId="2D840CA4" w14:textId="51DC1163" w:rsidR="00235D78" w:rsidRPr="00031F76" w:rsidRDefault="00623505" w:rsidP="008200F9">
      <w:pPr>
        <w:pStyle w:val="Caption"/>
        <w:jc w:val="center"/>
        <w:rPr>
          <w:rFonts w:ascii="Times New Roman" w:hAnsi="Times New Roman" w:cs="Times New Roman"/>
          <w:color w:val="000000" w:themeColor="text1"/>
          <w:sz w:val="24"/>
          <w:szCs w:val="24"/>
          <w:lang w:val="en-US"/>
        </w:rPr>
      </w:pPr>
      <w:bookmarkStart w:id="39" w:name="_Toc243681241"/>
      <w:r w:rsidRPr="00031F76">
        <w:rPr>
          <w:rFonts w:ascii="Times New Roman" w:hAnsi="Times New Roman" w:cs="Times New Roman"/>
          <w:color w:val="000000" w:themeColor="text1"/>
          <w:sz w:val="24"/>
          <w:szCs w:val="24"/>
        </w:rPr>
        <w:t xml:space="preserve">Tabel 2. </w:t>
      </w:r>
      <w:r w:rsidRPr="00031F76">
        <w:rPr>
          <w:rFonts w:ascii="Times New Roman" w:hAnsi="Times New Roman" w:cs="Times New Roman"/>
          <w:color w:val="000000" w:themeColor="text1"/>
          <w:sz w:val="24"/>
          <w:szCs w:val="24"/>
        </w:rPr>
        <w:fldChar w:fldCharType="begin"/>
      </w:r>
      <w:r w:rsidRPr="00031F76">
        <w:rPr>
          <w:rFonts w:ascii="Times New Roman" w:hAnsi="Times New Roman" w:cs="Times New Roman"/>
          <w:color w:val="000000" w:themeColor="text1"/>
          <w:sz w:val="24"/>
          <w:szCs w:val="24"/>
        </w:rPr>
        <w:instrText xml:space="preserve"> SEQ Tabel_2. \* ARABIC </w:instrText>
      </w:r>
      <w:r w:rsidRPr="00031F76">
        <w:rPr>
          <w:rFonts w:ascii="Times New Roman" w:hAnsi="Times New Roman" w:cs="Times New Roman"/>
          <w:color w:val="000000" w:themeColor="text1"/>
          <w:sz w:val="24"/>
          <w:szCs w:val="24"/>
        </w:rPr>
        <w:fldChar w:fldCharType="separate"/>
      </w:r>
      <w:r w:rsidR="00CD2F74" w:rsidRPr="00031F76">
        <w:rPr>
          <w:rFonts w:ascii="Times New Roman" w:hAnsi="Times New Roman" w:cs="Times New Roman"/>
          <w:noProof/>
          <w:color w:val="000000" w:themeColor="text1"/>
          <w:sz w:val="24"/>
          <w:szCs w:val="24"/>
        </w:rPr>
        <w:t>11</w:t>
      </w:r>
      <w:r w:rsidRPr="00031F76">
        <w:rPr>
          <w:rFonts w:ascii="Times New Roman" w:hAnsi="Times New Roman" w:cs="Times New Roman"/>
          <w:color w:val="000000" w:themeColor="text1"/>
          <w:sz w:val="24"/>
          <w:szCs w:val="24"/>
        </w:rPr>
        <w:fldChar w:fldCharType="end"/>
      </w:r>
      <w:r w:rsidRPr="00031F76">
        <w:rPr>
          <w:rFonts w:ascii="Times New Roman" w:hAnsi="Times New Roman" w:cs="Times New Roman"/>
          <w:color w:val="000000" w:themeColor="text1"/>
          <w:sz w:val="24"/>
          <w:szCs w:val="24"/>
          <w:lang w:val="en-US"/>
        </w:rPr>
        <w:t xml:space="preserve"> </w:t>
      </w:r>
      <w:proofErr w:type="spellStart"/>
      <w:r w:rsidRPr="00031F76">
        <w:rPr>
          <w:rFonts w:ascii="Times New Roman" w:hAnsi="Times New Roman" w:cs="Times New Roman"/>
          <w:color w:val="000000" w:themeColor="text1"/>
          <w:sz w:val="24"/>
          <w:szCs w:val="24"/>
          <w:lang w:val="en-US"/>
        </w:rPr>
        <w:t>Skenario</w:t>
      </w:r>
      <w:proofErr w:type="spellEnd"/>
      <w:r w:rsidRPr="00031F76">
        <w:rPr>
          <w:rFonts w:ascii="Times New Roman" w:hAnsi="Times New Roman" w:cs="Times New Roman"/>
          <w:color w:val="000000" w:themeColor="text1"/>
          <w:sz w:val="24"/>
          <w:szCs w:val="24"/>
          <w:lang w:val="en-US"/>
        </w:rPr>
        <w:t xml:space="preserve"> </w:t>
      </w:r>
      <w:proofErr w:type="spellStart"/>
      <w:r w:rsidRPr="00031F76">
        <w:rPr>
          <w:rFonts w:ascii="Times New Roman" w:hAnsi="Times New Roman" w:cs="Times New Roman"/>
          <w:color w:val="000000" w:themeColor="text1"/>
          <w:sz w:val="24"/>
          <w:szCs w:val="24"/>
          <w:lang w:val="en-US"/>
        </w:rPr>
        <w:t>histori</w:t>
      </w:r>
      <w:bookmarkEnd w:id="39"/>
      <w:proofErr w:type="spellEnd"/>
    </w:p>
    <w:p w14:paraId="0E0517A2" w14:textId="33D9CC24" w:rsidR="00623505" w:rsidRPr="00031F76" w:rsidRDefault="00623505" w:rsidP="00623505">
      <w:pPr>
        <w:rPr>
          <w:rFonts w:ascii="Times New Roman" w:hAnsi="Times New Roman" w:cs="Times New Roman"/>
          <w:color w:val="000000" w:themeColor="text1"/>
          <w:sz w:val="24"/>
          <w:szCs w:val="24"/>
          <w:lang w:val="en-US"/>
        </w:rPr>
      </w:pPr>
      <w:r w:rsidRPr="00031F76">
        <w:rPr>
          <w:rFonts w:ascii="Times New Roman" w:hAnsi="Times New Roman" w:cs="Times New Roman"/>
          <w:color w:val="000000" w:themeColor="text1"/>
          <w:sz w:val="24"/>
          <w:szCs w:val="24"/>
        </w:rPr>
        <w:t>Histori menampilkan seluruh aspirasi beserta status dan keterangan terakhir sehingga admin dapat meninjau penanganan secara keseluruhan.</w:t>
      </w:r>
    </w:p>
    <w:p w14:paraId="7F58C64B" w14:textId="1CF86E98" w:rsidR="00F260CD" w:rsidRPr="00031F76" w:rsidRDefault="00F260CD" w:rsidP="00D15764">
      <w:pPr>
        <w:rPr>
          <w:rFonts w:ascii="Times New Roman" w:hAnsi="Times New Roman" w:cs="Times New Roman"/>
          <w:b/>
          <w:bCs/>
          <w:noProof/>
          <w:color w:val="000000" w:themeColor="text1"/>
          <w:sz w:val="24"/>
          <w:szCs w:val="24"/>
        </w:rPr>
      </w:pPr>
    </w:p>
    <w:p w14:paraId="01B78F45" w14:textId="79FFF991" w:rsidR="00235D78" w:rsidRPr="00031F76" w:rsidRDefault="00235D78" w:rsidP="00D15764">
      <w:pPr>
        <w:rPr>
          <w:rFonts w:ascii="Times New Roman" w:hAnsi="Times New Roman" w:cs="Times New Roman"/>
          <w:b/>
          <w:bCs/>
          <w:noProof/>
          <w:color w:val="000000" w:themeColor="text1"/>
          <w:sz w:val="24"/>
          <w:szCs w:val="24"/>
        </w:rPr>
      </w:pPr>
    </w:p>
    <w:p w14:paraId="6C163606" w14:textId="2B2368CF" w:rsidR="00235D78" w:rsidRPr="00031F76" w:rsidRDefault="00235D78" w:rsidP="00D15764">
      <w:pPr>
        <w:rPr>
          <w:rFonts w:ascii="Times New Roman" w:hAnsi="Times New Roman" w:cs="Times New Roman"/>
          <w:b/>
          <w:bCs/>
          <w:noProof/>
          <w:color w:val="000000" w:themeColor="text1"/>
          <w:sz w:val="24"/>
          <w:szCs w:val="24"/>
        </w:rPr>
      </w:pPr>
    </w:p>
    <w:p w14:paraId="0878A4F2" w14:textId="175C7FEE" w:rsidR="00235D78" w:rsidRPr="00031F76" w:rsidRDefault="00235D78" w:rsidP="00D15764">
      <w:pPr>
        <w:rPr>
          <w:rFonts w:ascii="Times New Roman" w:hAnsi="Times New Roman" w:cs="Times New Roman"/>
          <w:b/>
          <w:bCs/>
          <w:noProof/>
          <w:color w:val="000000" w:themeColor="text1"/>
          <w:sz w:val="24"/>
          <w:szCs w:val="24"/>
        </w:rPr>
      </w:pPr>
    </w:p>
    <w:p w14:paraId="70173E8E" w14:textId="2DD4DD98" w:rsidR="00031F76" w:rsidRDefault="00031F76" w:rsidP="00D15764">
      <w:pPr>
        <w:rPr>
          <w:rFonts w:ascii="Times New Roman" w:hAnsi="Times New Roman" w:cs="Times New Roman"/>
          <w:b/>
          <w:bCs/>
          <w:noProof/>
          <w:color w:val="000000" w:themeColor="text1"/>
          <w:sz w:val="24"/>
          <w:szCs w:val="24"/>
        </w:rPr>
      </w:pPr>
    </w:p>
    <w:p w14:paraId="5A45CB56" w14:textId="77777777" w:rsidR="00031F76" w:rsidRPr="00031F76" w:rsidRDefault="00031F76" w:rsidP="00D15764">
      <w:pPr>
        <w:rPr>
          <w:rFonts w:ascii="Times New Roman" w:hAnsi="Times New Roman" w:cs="Times New Roman"/>
          <w:b/>
          <w:bCs/>
          <w:noProof/>
          <w:color w:val="000000" w:themeColor="text1"/>
          <w:sz w:val="24"/>
          <w:szCs w:val="24"/>
        </w:rPr>
      </w:pPr>
    </w:p>
    <w:p w14:paraId="32B22588" w14:textId="77569FE1" w:rsidR="00235D78" w:rsidRPr="00031F76" w:rsidRDefault="00235D78" w:rsidP="00D15764">
      <w:pPr>
        <w:rPr>
          <w:rFonts w:ascii="Times New Roman" w:hAnsi="Times New Roman" w:cs="Times New Roman"/>
          <w:b/>
          <w:bCs/>
          <w:noProof/>
          <w:color w:val="000000" w:themeColor="text1"/>
          <w:sz w:val="24"/>
          <w:szCs w:val="24"/>
        </w:rPr>
      </w:pPr>
    </w:p>
    <w:p w14:paraId="514073E6" w14:textId="30AB0D75" w:rsidR="00235D78" w:rsidRPr="00031F76" w:rsidRDefault="00235D78" w:rsidP="00D15764">
      <w:pPr>
        <w:rPr>
          <w:rFonts w:ascii="Times New Roman" w:hAnsi="Times New Roman" w:cs="Times New Roman"/>
          <w:b/>
          <w:bCs/>
          <w:noProof/>
          <w:color w:val="000000" w:themeColor="text1"/>
          <w:sz w:val="24"/>
          <w:szCs w:val="24"/>
        </w:rPr>
      </w:pPr>
    </w:p>
    <w:p w14:paraId="2D2FFF3F" w14:textId="255FE124" w:rsidR="00235D78" w:rsidRPr="00031F76" w:rsidRDefault="00235D78" w:rsidP="00D15764">
      <w:pPr>
        <w:rPr>
          <w:rFonts w:ascii="Times New Roman" w:hAnsi="Times New Roman" w:cs="Times New Roman"/>
          <w:b/>
          <w:bCs/>
          <w:noProof/>
          <w:color w:val="000000" w:themeColor="text1"/>
          <w:sz w:val="24"/>
          <w:szCs w:val="24"/>
        </w:rPr>
      </w:pPr>
    </w:p>
    <w:p w14:paraId="3FF797A7" w14:textId="4283A7E0" w:rsidR="00235D78" w:rsidRPr="00031F76" w:rsidRDefault="00235D78" w:rsidP="00D15764">
      <w:pPr>
        <w:rPr>
          <w:rFonts w:ascii="Times New Roman" w:hAnsi="Times New Roman" w:cs="Times New Roman"/>
          <w:b/>
          <w:bCs/>
          <w:noProof/>
          <w:color w:val="000000" w:themeColor="text1"/>
          <w:sz w:val="24"/>
          <w:szCs w:val="24"/>
        </w:rPr>
      </w:pPr>
    </w:p>
    <w:p w14:paraId="4FCC0EB8" w14:textId="77777777" w:rsidR="00623505" w:rsidRPr="00031F76" w:rsidRDefault="00623505" w:rsidP="00D15764">
      <w:pPr>
        <w:rPr>
          <w:rFonts w:ascii="Times New Roman" w:hAnsi="Times New Roman" w:cs="Times New Roman"/>
          <w:b/>
          <w:bCs/>
          <w:noProof/>
          <w:color w:val="000000" w:themeColor="text1"/>
          <w:sz w:val="24"/>
          <w:szCs w:val="24"/>
        </w:rPr>
      </w:pPr>
    </w:p>
    <w:p w14:paraId="02DC27F0" w14:textId="30B3648B" w:rsidR="00235D78" w:rsidRPr="00031F76" w:rsidRDefault="00235D78" w:rsidP="00D15764">
      <w:pPr>
        <w:rPr>
          <w:rFonts w:ascii="Times New Roman" w:hAnsi="Times New Roman" w:cs="Times New Roman"/>
          <w:b/>
          <w:bCs/>
          <w:noProof/>
          <w:color w:val="000000" w:themeColor="text1"/>
          <w:sz w:val="24"/>
          <w:szCs w:val="24"/>
        </w:rPr>
      </w:pPr>
      <w:r w:rsidRPr="00031F76">
        <w:rPr>
          <w:rFonts w:ascii="Times New Roman" w:hAnsi="Times New Roman" w:cs="Times New Roman"/>
          <w:b/>
          <w:bCs/>
          <w:noProof/>
          <w:color w:val="000000" w:themeColor="text1"/>
          <w:sz w:val="24"/>
          <w:szCs w:val="24"/>
        </w:rPr>
        <w:t>Tabel Skenario Usecase Mengirim Laporan</w:t>
      </w:r>
    </w:p>
    <w:tbl>
      <w:tblPr>
        <w:tblStyle w:val="TableGrid"/>
        <w:tblW w:w="0" w:type="auto"/>
        <w:tblLook w:val="04A0" w:firstRow="1" w:lastRow="0" w:firstColumn="1" w:lastColumn="0" w:noHBand="0" w:noVBand="1"/>
      </w:tblPr>
      <w:tblGrid>
        <w:gridCol w:w="2830"/>
        <w:gridCol w:w="6186"/>
      </w:tblGrid>
      <w:tr w:rsidR="00235D78" w:rsidRPr="00031F76" w14:paraId="5F4D741F" w14:textId="77777777" w:rsidTr="00235D78">
        <w:trPr>
          <w:trHeight w:val="373"/>
        </w:trPr>
        <w:tc>
          <w:tcPr>
            <w:tcW w:w="2830" w:type="dxa"/>
          </w:tcPr>
          <w:p w14:paraId="6937B1A6" w14:textId="77777777" w:rsidR="00235D78" w:rsidRPr="00031F76" w:rsidRDefault="00235D78" w:rsidP="00235D78">
            <w:pPr>
              <w:rPr>
                <w:rFonts w:ascii="Times New Roman" w:hAnsi="Times New Roman" w:cs="Times New Roman"/>
                <w:b/>
                <w:bCs/>
                <w:noProof/>
                <w:color w:val="000000" w:themeColor="text1"/>
                <w:sz w:val="24"/>
                <w:szCs w:val="24"/>
              </w:rPr>
            </w:pPr>
            <w:r w:rsidRPr="00031F76">
              <w:rPr>
                <w:rFonts w:ascii="Times New Roman" w:hAnsi="Times New Roman" w:cs="Times New Roman"/>
                <w:b/>
                <w:bCs/>
                <w:noProof/>
                <w:color w:val="000000" w:themeColor="text1"/>
                <w:sz w:val="24"/>
                <w:szCs w:val="24"/>
              </w:rPr>
              <w:t>Item</w:t>
            </w:r>
          </w:p>
        </w:tc>
        <w:tc>
          <w:tcPr>
            <w:tcW w:w="6186" w:type="dxa"/>
          </w:tcPr>
          <w:p w14:paraId="18A72545" w14:textId="77777777" w:rsidR="00235D78" w:rsidRPr="00031F76" w:rsidRDefault="00235D78" w:rsidP="00235D78">
            <w:pPr>
              <w:rPr>
                <w:rFonts w:ascii="Times New Roman" w:hAnsi="Times New Roman" w:cs="Times New Roman"/>
                <w:b/>
                <w:bCs/>
                <w:noProof/>
                <w:color w:val="000000" w:themeColor="text1"/>
                <w:sz w:val="24"/>
                <w:szCs w:val="24"/>
              </w:rPr>
            </w:pPr>
            <w:r w:rsidRPr="00031F76">
              <w:rPr>
                <w:rFonts w:ascii="Times New Roman" w:hAnsi="Times New Roman" w:cs="Times New Roman"/>
                <w:b/>
                <w:bCs/>
                <w:noProof/>
                <w:color w:val="000000" w:themeColor="text1"/>
                <w:sz w:val="24"/>
                <w:szCs w:val="24"/>
              </w:rPr>
              <w:t>Keterangan</w:t>
            </w:r>
          </w:p>
        </w:tc>
      </w:tr>
      <w:tr w:rsidR="00235D78" w:rsidRPr="00031F76" w14:paraId="4C43393E" w14:textId="77777777" w:rsidTr="00235D78">
        <w:trPr>
          <w:trHeight w:val="420"/>
        </w:trPr>
        <w:tc>
          <w:tcPr>
            <w:tcW w:w="2830" w:type="dxa"/>
          </w:tcPr>
          <w:p w14:paraId="396CC1F9" w14:textId="77777777" w:rsidR="00235D78" w:rsidRPr="00031F76" w:rsidRDefault="00235D78" w:rsidP="00235D78">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Nama usecase</w:t>
            </w:r>
          </w:p>
        </w:tc>
        <w:tc>
          <w:tcPr>
            <w:tcW w:w="6186" w:type="dxa"/>
          </w:tcPr>
          <w:p w14:paraId="1C5A38D6" w14:textId="68E0EA0B" w:rsidR="00235D78" w:rsidRPr="00031F76" w:rsidRDefault="00235D78" w:rsidP="00235D78">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Mengirim Laporan</w:t>
            </w:r>
          </w:p>
        </w:tc>
      </w:tr>
      <w:tr w:rsidR="00235D78" w:rsidRPr="00031F76" w14:paraId="48F5B987" w14:textId="77777777" w:rsidTr="00235D78">
        <w:trPr>
          <w:trHeight w:val="413"/>
        </w:trPr>
        <w:tc>
          <w:tcPr>
            <w:tcW w:w="2830" w:type="dxa"/>
          </w:tcPr>
          <w:p w14:paraId="49F7CEA6" w14:textId="77777777" w:rsidR="00235D78" w:rsidRPr="00031F76" w:rsidRDefault="00235D78" w:rsidP="00235D78">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Aktor</w:t>
            </w:r>
          </w:p>
        </w:tc>
        <w:tc>
          <w:tcPr>
            <w:tcW w:w="6186" w:type="dxa"/>
          </w:tcPr>
          <w:p w14:paraId="42BF88F3" w14:textId="55823142" w:rsidR="00235D78" w:rsidRPr="00031F76" w:rsidRDefault="00235D78" w:rsidP="00235D78">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 xml:space="preserve">Siswa </w:t>
            </w:r>
          </w:p>
        </w:tc>
      </w:tr>
      <w:tr w:rsidR="00235D78" w:rsidRPr="00031F76" w14:paraId="4AC192D3" w14:textId="77777777" w:rsidTr="00235D78">
        <w:trPr>
          <w:trHeight w:val="496"/>
        </w:trPr>
        <w:tc>
          <w:tcPr>
            <w:tcW w:w="2830" w:type="dxa"/>
          </w:tcPr>
          <w:p w14:paraId="15DB556D" w14:textId="77777777" w:rsidR="00235D78" w:rsidRPr="00031F76" w:rsidRDefault="00235D78" w:rsidP="00235D78">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Deskripsi</w:t>
            </w:r>
          </w:p>
        </w:tc>
        <w:tc>
          <w:tcPr>
            <w:tcW w:w="61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889"/>
            </w:tblGrid>
            <w:tr w:rsidR="00235D78" w:rsidRPr="00031F76" w14:paraId="0E5C7C3E" w14:textId="77777777" w:rsidTr="00235D78">
              <w:trPr>
                <w:tblCellSpacing w:w="15" w:type="dxa"/>
              </w:trPr>
              <w:tc>
                <w:tcPr>
                  <w:tcW w:w="0" w:type="auto"/>
                  <w:vAlign w:val="center"/>
                  <w:hideMark/>
                </w:tcPr>
                <w:p w14:paraId="1A68E0DC" w14:textId="77777777" w:rsidR="00235D78" w:rsidRPr="00031F76" w:rsidRDefault="00235D78" w:rsidP="00235D78">
                  <w:pPr>
                    <w:spacing w:after="0" w:line="240" w:lineRule="auto"/>
                    <w:rPr>
                      <w:rFonts w:ascii="Times New Roman" w:eastAsia="Times New Roman" w:hAnsi="Times New Roman" w:cs="Times New Roman"/>
                      <w:color w:val="000000" w:themeColor="text1"/>
                      <w:sz w:val="24"/>
                      <w:szCs w:val="24"/>
                      <w:lang w:eastAsia="en-ID"/>
                    </w:rPr>
                  </w:pPr>
                </w:p>
              </w:tc>
              <w:tc>
                <w:tcPr>
                  <w:tcW w:w="0" w:type="auto"/>
                  <w:vAlign w:val="center"/>
                  <w:hideMark/>
                </w:tcPr>
                <w:p w14:paraId="44871C7B" w14:textId="0A136703" w:rsidR="00235D78" w:rsidRPr="00031F76" w:rsidRDefault="00235D78" w:rsidP="00235D78">
                  <w:pPr>
                    <w:spacing w:after="0" w:line="240" w:lineRule="auto"/>
                    <w:rPr>
                      <w:rFonts w:ascii="Times New Roman" w:eastAsia="Times New Roman" w:hAnsi="Times New Roman" w:cs="Times New Roman"/>
                      <w:color w:val="000000" w:themeColor="text1"/>
                      <w:sz w:val="24"/>
                      <w:szCs w:val="24"/>
                      <w:lang w:eastAsia="en-ID"/>
                    </w:rPr>
                  </w:pPr>
                  <w:r w:rsidRPr="00031F76">
                    <w:rPr>
                      <w:rFonts w:ascii="Times New Roman" w:hAnsi="Times New Roman" w:cs="Times New Roman"/>
                      <w:color w:val="000000" w:themeColor="text1"/>
                      <w:sz w:val="24"/>
                      <w:szCs w:val="24"/>
                    </w:rPr>
                    <w:t>Siswa menyampaikan aspirasi atau pengaduan tentang sarana dan prasarana sekolah</w:t>
                  </w:r>
                </w:p>
              </w:tc>
            </w:tr>
          </w:tbl>
          <w:p w14:paraId="0D171D09" w14:textId="77777777" w:rsidR="00235D78" w:rsidRPr="00031F76" w:rsidRDefault="00235D78" w:rsidP="00235D78">
            <w:pPr>
              <w:rPr>
                <w:rFonts w:ascii="Times New Roman" w:hAnsi="Times New Roman" w:cs="Times New Roman"/>
                <w:noProof/>
                <w:color w:val="000000" w:themeColor="text1"/>
                <w:sz w:val="24"/>
                <w:szCs w:val="24"/>
              </w:rPr>
            </w:pPr>
          </w:p>
        </w:tc>
      </w:tr>
      <w:tr w:rsidR="00235D78" w:rsidRPr="00031F76" w14:paraId="68BF2892" w14:textId="77777777" w:rsidTr="00235D78">
        <w:trPr>
          <w:trHeight w:val="429"/>
        </w:trPr>
        <w:tc>
          <w:tcPr>
            <w:tcW w:w="2830" w:type="dxa"/>
          </w:tcPr>
          <w:p w14:paraId="7F2A7719" w14:textId="77777777" w:rsidR="00235D78" w:rsidRPr="00031F76" w:rsidRDefault="00235D78" w:rsidP="00235D78">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Prakondisi</w:t>
            </w:r>
          </w:p>
        </w:tc>
        <w:tc>
          <w:tcPr>
            <w:tcW w:w="6186" w:type="dxa"/>
          </w:tcPr>
          <w:p w14:paraId="1B28011B" w14:textId="371B7EAE" w:rsidR="00235D78" w:rsidRPr="00031F76" w:rsidRDefault="00535E8A" w:rsidP="00235D78">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 xml:space="preserve">Siswa </w:t>
            </w:r>
            <w:r w:rsidR="00235D78" w:rsidRPr="00031F76">
              <w:rPr>
                <w:rFonts w:ascii="Times New Roman" w:hAnsi="Times New Roman" w:cs="Times New Roman"/>
                <w:noProof/>
                <w:color w:val="000000" w:themeColor="text1"/>
                <w:sz w:val="24"/>
                <w:szCs w:val="24"/>
              </w:rPr>
              <w:t xml:space="preserve">sudah login </w:t>
            </w:r>
          </w:p>
        </w:tc>
      </w:tr>
      <w:tr w:rsidR="00235D78" w:rsidRPr="00031F76" w14:paraId="4D65BDCF" w14:textId="77777777" w:rsidTr="00235D78">
        <w:trPr>
          <w:trHeight w:val="3014"/>
        </w:trPr>
        <w:tc>
          <w:tcPr>
            <w:tcW w:w="2830" w:type="dxa"/>
          </w:tcPr>
          <w:p w14:paraId="088458FC" w14:textId="77777777" w:rsidR="00235D78" w:rsidRPr="00031F76" w:rsidRDefault="00235D78" w:rsidP="00235D78">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Alur normal</w:t>
            </w:r>
          </w:p>
        </w:tc>
        <w:tc>
          <w:tcPr>
            <w:tcW w:w="61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889"/>
            </w:tblGrid>
            <w:tr w:rsidR="00235D78" w:rsidRPr="00031F76" w14:paraId="36A93EDB" w14:textId="77777777" w:rsidTr="00235D78">
              <w:trPr>
                <w:tblCellSpacing w:w="15" w:type="dxa"/>
              </w:trPr>
              <w:tc>
                <w:tcPr>
                  <w:tcW w:w="0" w:type="auto"/>
                  <w:vAlign w:val="center"/>
                  <w:hideMark/>
                </w:tcPr>
                <w:p w14:paraId="33A7C72C" w14:textId="77777777" w:rsidR="00235D78" w:rsidRPr="00031F76" w:rsidRDefault="00235D78" w:rsidP="00235D78">
                  <w:pPr>
                    <w:spacing w:after="0" w:line="240" w:lineRule="auto"/>
                    <w:rPr>
                      <w:rFonts w:ascii="Times New Roman" w:eastAsia="Times New Roman" w:hAnsi="Times New Roman" w:cs="Times New Roman"/>
                      <w:color w:val="000000" w:themeColor="text1"/>
                      <w:sz w:val="24"/>
                      <w:szCs w:val="24"/>
                      <w:lang w:eastAsia="en-ID"/>
                    </w:rPr>
                  </w:pPr>
                </w:p>
              </w:tc>
              <w:tc>
                <w:tcPr>
                  <w:tcW w:w="0" w:type="auto"/>
                  <w:vAlign w:val="center"/>
                  <w:hideMark/>
                </w:tcPr>
                <w:p w14:paraId="661790C7" w14:textId="77777777" w:rsidR="00235D78" w:rsidRPr="00031F76" w:rsidRDefault="00235D78" w:rsidP="00487377">
                  <w:pPr>
                    <w:pStyle w:val="ListParagraph"/>
                    <w:numPr>
                      <w:ilvl w:val="0"/>
                      <w:numId w:val="22"/>
                    </w:numPr>
                    <w:spacing w:after="0" w:line="240" w:lineRule="auto"/>
                    <w:rPr>
                      <w:rFonts w:ascii="Times New Roman" w:eastAsia="Times New Roman" w:hAnsi="Times New Roman" w:cs="Times New Roman"/>
                      <w:color w:val="000000" w:themeColor="text1"/>
                      <w:sz w:val="24"/>
                      <w:szCs w:val="24"/>
                      <w:lang w:eastAsia="en-ID"/>
                    </w:rPr>
                  </w:pPr>
                  <w:r w:rsidRPr="00031F76">
                    <w:rPr>
                      <w:rFonts w:ascii="Times New Roman" w:eastAsia="Times New Roman" w:hAnsi="Times New Roman" w:cs="Times New Roman"/>
                      <w:color w:val="000000" w:themeColor="text1"/>
                      <w:sz w:val="24"/>
                      <w:szCs w:val="24"/>
                      <w:lang w:eastAsia="en-ID"/>
                    </w:rPr>
                    <w:t>Aktor: Menekan Tambah Laporan.</w:t>
                  </w:r>
                </w:p>
                <w:p w14:paraId="088B020C" w14:textId="1210DDC4" w:rsidR="00235D78" w:rsidRPr="00031F76" w:rsidRDefault="00235D78" w:rsidP="00487377">
                  <w:pPr>
                    <w:pStyle w:val="ListParagraph"/>
                    <w:numPr>
                      <w:ilvl w:val="0"/>
                      <w:numId w:val="22"/>
                    </w:numPr>
                    <w:spacing w:after="0" w:line="240" w:lineRule="auto"/>
                    <w:rPr>
                      <w:rFonts w:ascii="Times New Roman" w:eastAsia="Times New Roman" w:hAnsi="Times New Roman" w:cs="Times New Roman"/>
                      <w:color w:val="000000" w:themeColor="text1"/>
                      <w:sz w:val="24"/>
                      <w:szCs w:val="24"/>
                      <w:lang w:eastAsia="en-ID"/>
                    </w:rPr>
                  </w:pPr>
                  <w:r w:rsidRPr="00031F76">
                    <w:rPr>
                      <w:rFonts w:ascii="Times New Roman" w:eastAsia="Times New Roman" w:hAnsi="Times New Roman" w:cs="Times New Roman"/>
                      <w:color w:val="000000" w:themeColor="text1"/>
                      <w:sz w:val="24"/>
                      <w:szCs w:val="24"/>
                      <w:lang w:eastAsia="en-ID"/>
                    </w:rPr>
                    <w:t>Sistem: Menampilkan form dengan daftar kategori.</w:t>
                  </w:r>
                </w:p>
                <w:p w14:paraId="4C1330E0" w14:textId="77777777" w:rsidR="00235D78" w:rsidRPr="00031F76" w:rsidRDefault="00235D78" w:rsidP="00487377">
                  <w:pPr>
                    <w:pStyle w:val="ListParagraph"/>
                    <w:numPr>
                      <w:ilvl w:val="0"/>
                      <w:numId w:val="22"/>
                    </w:numPr>
                    <w:spacing w:after="0" w:line="240" w:lineRule="auto"/>
                    <w:rPr>
                      <w:rFonts w:ascii="Times New Roman" w:eastAsia="Times New Roman" w:hAnsi="Times New Roman" w:cs="Times New Roman"/>
                      <w:color w:val="000000" w:themeColor="text1"/>
                      <w:sz w:val="24"/>
                      <w:szCs w:val="24"/>
                      <w:lang w:eastAsia="en-ID"/>
                    </w:rPr>
                  </w:pPr>
                  <w:r w:rsidRPr="00031F76">
                    <w:rPr>
                      <w:rFonts w:ascii="Times New Roman" w:eastAsia="Times New Roman" w:hAnsi="Times New Roman" w:cs="Times New Roman"/>
                      <w:color w:val="000000" w:themeColor="text1"/>
                      <w:sz w:val="24"/>
                      <w:szCs w:val="24"/>
                      <w:lang w:eastAsia="en-ID"/>
                    </w:rPr>
                    <w:t>Aktor:  Mengisi judul, kategori, lokasi, isi aspirasi, dan (opsional) foto pendukung, lalu mengirim.</w:t>
                  </w:r>
                </w:p>
                <w:p w14:paraId="003C3CEB" w14:textId="77777777" w:rsidR="00235D78" w:rsidRPr="00031F76" w:rsidRDefault="00235D78" w:rsidP="00487377">
                  <w:pPr>
                    <w:pStyle w:val="ListParagraph"/>
                    <w:numPr>
                      <w:ilvl w:val="0"/>
                      <w:numId w:val="22"/>
                    </w:numPr>
                    <w:spacing w:after="0" w:line="240" w:lineRule="auto"/>
                    <w:rPr>
                      <w:rFonts w:ascii="Times New Roman" w:eastAsia="Times New Roman" w:hAnsi="Times New Roman" w:cs="Times New Roman"/>
                      <w:color w:val="000000" w:themeColor="text1"/>
                      <w:sz w:val="24"/>
                      <w:szCs w:val="24"/>
                      <w:lang w:eastAsia="en-ID"/>
                    </w:rPr>
                  </w:pPr>
                  <w:r w:rsidRPr="00031F76">
                    <w:rPr>
                      <w:rFonts w:ascii="Times New Roman" w:eastAsia="Times New Roman" w:hAnsi="Times New Roman" w:cs="Times New Roman"/>
                      <w:color w:val="000000" w:themeColor="text1"/>
                      <w:sz w:val="24"/>
                      <w:szCs w:val="24"/>
                      <w:lang w:eastAsia="en-ID"/>
                    </w:rPr>
                    <w:t>Sistem: Mengambil ID siswa dari session.</w:t>
                  </w:r>
                </w:p>
                <w:p w14:paraId="1C4CE1E0" w14:textId="77777777" w:rsidR="00235D78" w:rsidRPr="00031F76" w:rsidRDefault="00235D78" w:rsidP="00487377">
                  <w:pPr>
                    <w:pStyle w:val="ListParagraph"/>
                    <w:numPr>
                      <w:ilvl w:val="0"/>
                      <w:numId w:val="22"/>
                    </w:numPr>
                    <w:spacing w:after="0" w:line="240" w:lineRule="auto"/>
                    <w:rPr>
                      <w:rFonts w:ascii="Times New Roman" w:eastAsia="Times New Roman" w:hAnsi="Times New Roman" w:cs="Times New Roman"/>
                      <w:color w:val="000000" w:themeColor="text1"/>
                      <w:sz w:val="24"/>
                      <w:szCs w:val="24"/>
                      <w:lang w:eastAsia="en-ID"/>
                    </w:rPr>
                  </w:pPr>
                  <w:r w:rsidRPr="00031F76">
                    <w:rPr>
                      <w:rFonts w:ascii="Times New Roman" w:eastAsia="Times New Roman" w:hAnsi="Times New Roman" w:cs="Times New Roman"/>
                      <w:color w:val="000000" w:themeColor="text1"/>
                      <w:sz w:val="24"/>
                      <w:szCs w:val="24"/>
                      <w:lang w:eastAsia="en-ID"/>
                    </w:rPr>
                    <w:t>Sistem : Memvalidasi foto (jpg, jpeg, png, webp; maksimal 5 MB) dan menyimpannya dengan nama unik di folder uploads.</w:t>
                  </w:r>
                </w:p>
                <w:p w14:paraId="0BB015FF" w14:textId="77777777" w:rsidR="00235D78" w:rsidRPr="00031F76" w:rsidRDefault="00235D78" w:rsidP="00487377">
                  <w:pPr>
                    <w:pStyle w:val="ListParagraph"/>
                    <w:numPr>
                      <w:ilvl w:val="0"/>
                      <w:numId w:val="22"/>
                    </w:numPr>
                    <w:spacing w:after="0" w:line="240" w:lineRule="auto"/>
                    <w:rPr>
                      <w:rFonts w:ascii="Times New Roman" w:eastAsia="Times New Roman" w:hAnsi="Times New Roman" w:cs="Times New Roman"/>
                      <w:color w:val="000000" w:themeColor="text1"/>
                      <w:sz w:val="24"/>
                      <w:szCs w:val="24"/>
                      <w:lang w:eastAsia="en-ID"/>
                    </w:rPr>
                  </w:pPr>
                  <w:r w:rsidRPr="00031F76">
                    <w:rPr>
                      <w:rFonts w:ascii="Times New Roman" w:eastAsia="Times New Roman" w:hAnsi="Times New Roman" w:cs="Times New Roman"/>
                      <w:color w:val="000000" w:themeColor="text1"/>
                      <w:sz w:val="24"/>
                      <w:szCs w:val="24"/>
                      <w:lang w:eastAsia="en-ID"/>
                    </w:rPr>
                    <w:t>Sistem : Menyimpan laporan ke tabel aspirasi dengan status awal “Menunggu” dan waktu saat ini.</w:t>
                  </w:r>
                </w:p>
                <w:p w14:paraId="4690A8D1" w14:textId="630186FC" w:rsidR="00235D78" w:rsidRPr="00031F76" w:rsidRDefault="00235D78" w:rsidP="00487377">
                  <w:pPr>
                    <w:pStyle w:val="ListParagraph"/>
                    <w:numPr>
                      <w:ilvl w:val="0"/>
                      <w:numId w:val="22"/>
                    </w:numPr>
                    <w:spacing w:after="0" w:line="240" w:lineRule="auto"/>
                    <w:rPr>
                      <w:rFonts w:ascii="Times New Roman" w:eastAsia="Times New Roman" w:hAnsi="Times New Roman" w:cs="Times New Roman"/>
                      <w:color w:val="000000" w:themeColor="text1"/>
                      <w:sz w:val="24"/>
                      <w:szCs w:val="24"/>
                      <w:lang w:eastAsia="en-ID"/>
                    </w:rPr>
                  </w:pPr>
                  <w:r w:rsidRPr="00031F76">
                    <w:rPr>
                      <w:rFonts w:ascii="Times New Roman" w:eastAsia="Times New Roman" w:hAnsi="Times New Roman" w:cs="Times New Roman"/>
                      <w:color w:val="000000" w:themeColor="text1"/>
                      <w:sz w:val="24"/>
                      <w:szCs w:val="24"/>
                      <w:lang w:eastAsia="en-ID"/>
                    </w:rPr>
                    <w:t>Sistem:  Mengarahkan ke halaman Laporan Saya.</w:t>
                  </w:r>
                </w:p>
              </w:tc>
            </w:tr>
          </w:tbl>
          <w:p w14:paraId="09103249" w14:textId="4E5BF564" w:rsidR="00235D78" w:rsidRPr="00031F76" w:rsidRDefault="00235D78" w:rsidP="00235D78">
            <w:pPr>
              <w:rPr>
                <w:rFonts w:ascii="Times New Roman" w:hAnsi="Times New Roman" w:cs="Times New Roman"/>
                <w:noProof/>
                <w:color w:val="000000" w:themeColor="text1"/>
                <w:sz w:val="24"/>
                <w:szCs w:val="24"/>
              </w:rPr>
            </w:pPr>
          </w:p>
        </w:tc>
      </w:tr>
      <w:tr w:rsidR="00235D78" w:rsidRPr="00031F76" w14:paraId="56E2CDC8" w14:textId="77777777" w:rsidTr="00235D78">
        <w:trPr>
          <w:trHeight w:val="840"/>
        </w:trPr>
        <w:tc>
          <w:tcPr>
            <w:tcW w:w="2830" w:type="dxa"/>
          </w:tcPr>
          <w:p w14:paraId="532F9D3E" w14:textId="77777777" w:rsidR="00235D78" w:rsidRPr="00031F76" w:rsidRDefault="00235D78" w:rsidP="00235D78">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Alur alternatif</w:t>
            </w:r>
          </w:p>
        </w:tc>
        <w:tc>
          <w:tcPr>
            <w:tcW w:w="6186" w:type="dxa"/>
          </w:tcPr>
          <w:p w14:paraId="64B034B4" w14:textId="5C0977AE" w:rsidR="00235D78" w:rsidRPr="00031F76" w:rsidRDefault="00235D78" w:rsidP="00235D78">
            <w:pPr>
              <w:rPr>
                <w:rFonts w:ascii="Times New Roman" w:hAnsi="Times New Roman" w:cs="Times New Roman"/>
                <w:noProof/>
                <w:color w:val="000000" w:themeColor="text1"/>
                <w:sz w:val="24"/>
                <w:szCs w:val="24"/>
              </w:rPr>
            </w:pPr>
            <w:r w:rsidRPr="00031F76">
              <w:rPr>
                <w:rFonts w:ascii="Times New Roman" w:hAnsi="Times New Roman" w:cs="Times New Roman"/>
                <w:color w:val="000000" w:themeColor="text1"/>
                <w:sz w:val="24"/>
                <w:szCs w:val="24"/>
              </w:rPr>
              <w:t>Format foto tidak diizinkan: sistem menampilkan pesan “Format foto tidak diperbolehkan.” Ukuran lebih dari 5 MB: “Ukuran foto maksimal 5 MB.” Foto gagal diunggah atau data gagal disimpan: sistem menampilkan pesan kegagalan.</w:t>
            </w:r>
          </w:p>
        </w:tc>
      </w:tr>
      <w:tr w:rsidR="00235D78" w:rsidRPr="00031F76" w14:paraId="521C34C9" w14:textId="77777777" w:rsidTr="00235D78">
        <w:trPr>
          <w:trHeight w:val="840"/>
        </w:trPr>
        <w:tc>
          <w:tcPr>
            <w:tcW w:w="2830" w:type="dxa"/>
          </w:tcPr>
          <w:p w14:paraId="55FD5D2D" w14:textId="77777777" w:rsidR="00235D78" w:rsidRPr="00031F76" w:rsidRDefault="00235D78" w:rsidP="00235D78">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Pascakondisi</w:t>
            </w:r>
          </w:p>
        </w:tc>
        <w:tc>
          <w:tcPr>
            <w:tcW w:w="6186" w:type="dxa"/>
          </w:tcPr>
          <w:p w14:paraId="73EC7A49" w14:textId="30BE2B2A" w:rsidR="00235D78" w:rsidRPr="00031F76" w:rsidRDefault="00235D78" w:rsidP="00623505">
            <w:pPr>
              <w:keepNext/>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Laporan tersimpan dan terlihat oleh admin</w:t>
            </w:r>
          </w:p>
        </w:tc>
      </w:tr>
    </w:tbl>
    <w:p w14:paraId="6D250541" w14:textId="0ADAB300" w:rsidR="00235D78" w:rsidRPr="00031F76" w:rsidRDefault="00623505" w:rsidP="008200F9">
      <w:pPr>
        <w:pStyle w:val="Caption"/>
        <w:jc w:val="center"/>
        <w:rPr>
          <w:rFonts w:ascii="Times New Roman" w:hAnsi="Times New Roman" w:cs="Times New Roman"/>
          <w:color w:val="000000" w:themeColor="text1"/>
          <w:sz w:val="24"/>
          <w:szCs w:val="24"/>
          <w:lang w:val="en-US"/>
        </w:rPr>
      </w:pPr>
      <w:bookmarkStart w:id="40" w:name="_Toc243681242"/>
      <w:r w:rsidRPr="00031F76">
        <w:rPr>
          <w:rFonts w:ascii="Times New Roman" w:hAnsi="Times New Roman" w:cs="Times New Roman"/>
          <w:color w:val="000000" w:themeColor="text1"/>
          <w:sz w:val="24"/>
          <w:szCs w:val="24"/>
        </w:rPr>
        <w:t xml:space="preserve">Tabel 2. </w:t>
      </w:r>
      <w:r w:rsidRPr="00031F76">
        <w:rPr>
          <w:rFonts w:ascii="Times New Roman" w:hAnsi="Times New Roman" w:cs="Times New Roman"/>
          <w:color w:val="000000" w:themeColor="text1"/>
          <w:sz w:val="24"/>
          <w:szCs w:val="24"/>
        </w:rPr>
        <w:fldChar w:fldCharType="begin"/>
      </w:r>
      <w:r w:rsidRPr="00031F76">
        <w:rPr>
          <w:rFonts w:ascii="Times New Roman" w:hAnsi="Times New Roman" w:cs="Times New Roman"/>
          <w:color w:val="000000" w:themeColor="text1"/>
          <w:sz w:val="24"/>
          <w:szCs w:val="24"/>
        </w:rPr>
        <w:instrText xml:space="preserve"> SEQ Tabel_2. \* ARABIC </w:instrText>
      </w:r>
      <w:r w:rsidRPr="00031F76">
        <w:rPr>
          <w:rFonts w:ascii="Times New Roman" w:hAnsi="Times New Roman" w:cs="Times New Roman"/>
          <w:color w:val="000000" w:themeColor="text1"/>
          <w:sz w:val="24"/>
          <w:szCs w:val="24"/>
        </w:rPr>
        <w:fldChar w:fldCharType="separate"/>
      </w:r>
      <w:r w:rsidR="00CD2F74" w:rsidRPr="00031F76">
        <w:rPr>
          <w:rFonts w:ascii="Times New Roman" w:hAnsi="Times New Roman" w:cs="Times New Roman"/>
          <w:noProof/>
          <w:color w:val="000000" w:themeColor="text1"/>
          <w:sz w:val="24"/>
          <w:szCs w:val="24"/>
        </w:rPr>
        <w:t>12</w:t>
      </w:r>
      <w:r w:rsidRPr="00031F76">
        <w:rPr>
          <w:rFonts w:ascii="Times New Roman" w:hAnsi="Times New Roman" w:cs="Times New Roman"/>
          <w:color w:val="000000" w:themeColor="text1"/>
          <w:sz w:val="24"/>
          <w:szCs w:val="24"/>
        </w:rPr>
        <w:fldChar w:fldCharType="end"/>
      </w:r>
      <w:r w:rsidRPr="00031F76">
        <w:rPr>
          <w:rFonts w:ascii="Times New Roman" w:hAnsi="Times New Roman" w:cs="Times New Roman"/>
          <w:color w:val="000000" w:themeColor="text1"/>
          <w:sz w:val="24"/>
          <w:szCs w:val="24"/>
          <w:lang w:val="en-US"/>
        </w:rPr>
        <w:t xml:space="preserve"> </w:t>
      </w:r>
      <w:proofErr w:type="spellStart"/>
      <w:r w:rsidRPr="00031F76">
        <w:rPr>
          <w:rFonts w:ascii="Times New Roman" w:hAnsi="Times New Roman" w:cs="Times New Roman"/>
          <w:color w:val="000000" w:themeColor="text1"/>
          <w:sz w:val="24"/>
          <w:szCs w:val="24"/>
          <w:lang w:val="en-US"/>
        </w:rPr>
        <w:t>Skenario</w:t>
      </w:r>
      <w:proofErr w:type="spellEnd"/>
      <w:r w:rsidRPr="00031F76">
        <w:rPr>
          <w:rFonts w:ascii="Times New Roman" w:hAnsi="Times New Roman" w:cs="Times New Roman"/>
          <w:color w:val="000000" w:themeColor="text1"/>
          <w:sz w:val="24"/>
          <w:szCs w:val="24"/>
          <w:lang w:val="en-US"/>
        </w:rPr>
        <w:t xml:space="preserve"> </w:t>
      </w:r>
      <w:proofErr w:type="spellStart"/>
      <w:r w:rsidRPr="00031F76">
        <w:rPr>
          <w:rFonts w:ascii="Times New Roman" w:hAnsi="Times New Roman" w:cs="Times New Roman"/>
          <w:color w:val="000000" w:themeColor="text1"/>
          <w:sz w:val="24"/>
          <w:szCs w:val="24"/>
          <w:lang w:val="en-US"/>
        </w:rPr>
        <w:t>laporan</w:t>
      </w:r>
      <w:bookmarkEnd w:id="40"/>
      <w:proofErr w:type="spellEnd"/>
    </w:p>
    <w:p w14:paraId="3DD517C5" w14:textId="36D92ACB" w:rsidR="00623505" w:rsidRPr="00031F76" w:rsidRDefault="00623505" w:rsidP="00623505">
      <w:pPr>
        <w:rPr>
          <w:rFonts w:ascii="Times New Roman" w:hAnsi="Times New Roman" w:cs="Times New Roman"/>
          <w:color w:val="000000" w:themeColor="text1"/>
          <w:sz w:val="24"/>
          <w:szCs w:val="24"/>
          <w:lang w:val="en-US"/>
        </w:rPr>
      </w:pPr>
      <w:r w:rsidRPr="00031F76">
        <w:rPr>
          <w:rFonts w:ascii="Times New Roman" w:hAnsi="Times New Roman" w:cs="Times New Roman"/>
          <w:color w:val="000000" w:themeColor="text1"/>
          <w:sz w:val="24"/>
          <w:szCs w:val="24"/>
        </w:rPr>
        <w:t>Sistem memvalidasi format foto dan ukuran maksimal 5 MB sebelum laporan disimpan dengan status awal “Menunggu”.</w:t>
      </w:r>
    </w:p>
    <w:p w14:paraId="08C453EE" w14:textId="6ED47B6B" w:rsidR="00235D78" w:rsidRPr="00031F76" w:rsidRDefault="00235D78" w:rsidP="00D15764">
      <w:pPr>
        <w:rPr>
          <w:rFonts w:ascii="Times New Roman" w:hAnsi="Times New Roman" w:cs="Times New Roman"/>
          <w:b/>
          <w:bCs/>
          <w:noProof/>
          <w:color w:val="000000" w:themeColor="text1"/>
          <w:sz w:val="24"/>
          <w:szCs w:val="24"/>
        </w:rPr>
      </w:pPr>
    </w:p>
    <w:p w14:paraId="688FAD48" w14:textId="6AF79545" w:rsidR="00235D78" w:rsidRPr="00031F76" w:rsidRDefault="00235D78" w:rsidP="00D15764">
      <w:pPr>
        <w:rPr>
          <w:rFonts w:ascii="Times New Roman" w:hAnsi="Times New Roman" w:cs="Times New Roman"/>
          <w:b/>
          <w:bCs/>
          <w:noProof/>
          <w:color w:val="000000" w:themeColor="text1"/>
          <w:sz w:val="24"/>
          <w:szCs w:val="24"/>
        </w:rPr>
      </w:pPr>
    </w:p>
    <w:p w14:paraId="5539EA1D" w14:textId="2DE8D2D8" w:rsidR="00235D78" w:rsidRPr="00031F76" w:rsidRDefault="00235D78" w:rsidP="00D15764">
      <w:pPr>
        <w:rPr>
          <w:rFonts w:ascii="Times New Roman" w:hAnsi="Times New Roman" w:cs="Times New Roman"/>
          <w:b/>
          <w:bCs/>
          <w:noProof/>
          <w:color w:val="000000" w:themeColor="text1"/>
          <w:sz w:val="24"/>
          <w:szCs w:val="24"/>
        </w:rPr>
      </w:pPr>
    </w:p>
    <w:p w14:paraId="57ED8275" w14:textId="4DB2A21D" w:rsidR="00535E8A" w:rsidRPr="00031F76" w:rsidRDefault="00535E8A" w:rsidP="00D15764">
      <w:pPr>
        <w:rPr>
          <w:rFonts w:ascii="Times New Roman" w:hAnsi="Times New Roman" w:cs="Times New Roman"/>
          <w:b/>
          <w:bCs/>
          <w:noProof/>
          <w:color w:val="000000" w:themeColor="text1"/>
          <w:sz w:val="24"/>
          <w:szCs w:val="24"/>
        </w:rPr>
      </w:pPr>
    </w:p>
    <w:p w14:paraId="590203AE" w14:textId="3D541F8D" w:rsidR="00535E8A" w:rsidRPr="00031F76" w:rsidRDefault="00535E8A" w:rsidP="00D15764">
      <w:pPr>
        <w:rPr>
          <w:rFonts w:ascii="Times New Roman" w:hAnsi="Times New Roman" w:cs="Times New Roman"/>
          <w:b/>
          <w:bCs/>
          <w:noProof/>
          <w:color w:val="000000" w:themeColor="text1"/>
          <w:sz w:val="24"/>
          <w:szCs w:val="24"/>
        </w:rPr>
      </w:pPr>
    </w:p>
    <w:p w14:paraId="5F4B28EE" w14:textId="616E21F4" w:rsidR="00535E8A" w:rsidRPr="00031F76" w:rsidRDefault="00535E8A" w:rsidP="00D15764">
      <w:pPr>
        <w:rPr>
          <w:rFonts w:ascii="Times New Roman" w:hAnsi="Times New Roman" w:cs="Times New Roman"/>
          <w:b/>
          <w:bCs/>
          <w:noProof/>
          <w:color w:val="000000" w:themeColor="text1"/>
          <w:sz w:val="24"/>
          <w:szCs w:val="24"/>
        </w:rPr>
      </w:pPr>
    </w:p>
    <w:p w14:paraId="59197245" w14:textId="404198BC" w:rsidR="00535E8A" w:rsidRPr="00031F76" w:rsidRDefault="00535E8A" w:rsidP="00D15764">
      <w:pPr>
        <w:rPr>
          <w:rFonts w:ascii="Times New Roman" w:hAnsi="Times New Roman" w:cs="Times New Roman"/>
          <w:b/>
          <w:bCs/>
          <w:noProof/>
          <w:color w:val="000000" w:themeColor="text1"/>
          <w:sz w:val="24"/>
          <w:szCs w:val="24"/>
        </w:rPr>
      </w:pPr>
    </w:p>
    <w:p w14:paraId="2F8D2BB4" w14:textId="42968825" w:rsidR="00535E8A" w:rsidRDefault="00535E8A" w:rsidP="00D15764">
      <w:pPr>
        <w:rPr>
          <w:rFonts w:ascii="Times New Roman" w:hAnsi="Times New Roman" w:cs="Times New Roman"/>
          <w:b/>
          <w:bCs/>
          <w:noProof/>
          <w:color w:val="000000" w:themeColor="text1"/>
          <w:sz w:val="24"/>
          <w:szCs w:val="24"/>
        </w:rPr>
      </w:pPr>
    </w:p>
    <w:p w14:paraId="23F1CE7B" w14:textId="77777777" w:rsidR="00031F76" w:rsidRPr="00031F76" w:rsidRDefault="00031F76" w:rsidP="00D15764">
      <w:pPr>
        <w:rPr>
          <w:rFonts w:ascii="Times New Roman" w:hAnsi="Times New Roman" w:cs="Times New Roman"/>
          <w:b/>
          <w:bCs/>
          <w:noProof/>
          <w:color w:val="000000" w:themeColor="text1"/>
          <w:sz w:val="24"/>
          <w:szCs w:val="24"/>
        </w:rPr>
      </w:pPr>
    </w:p>
    <w:p w14:paraId="6ECAC267" w14:textId="77777777" w:rsidR="00623505" w:rsidRPr="00031F76" w:rsidRDefault="00623505" w:rsidP="00D15764">
      <w:pPr>
        <w:rPr>
          <w:rFonts w:ascii="Times New Roman" w:hAnsi="Times New Roman" w:cs="Times New Roman"/>
          <w:b/>
          <w:bCs/>
          <w:noProof/>
          <w:color w:val="000000" w:themeColor="text1"/>
          <w:sz w:val="24"/>
          <w:szCs w:val="24"/>
        </w:rPr>
      </w:pPr>
    </w:p>
    <w:p w14:paraId="70328E51" w14:textId="5AFE7491" w:rsidR="00535E8A" w:rsidRPr="00031F76" w:rsidRDefault="00535E8A" w:rsidP="00D15764">
      <w:pPr>
        <w:rPr>
          <w:rFonts w:ascii="Times New Roman" w:hAnsi="Times New Roman" w:cs="Times New Roman"/>
          <w:b/>
          <w:bCs/>
          <w:noProof/>
          <w:color w:val="000000" w:themeColor="text1"/>
          <w:sz w:val="24"/>
          <w:szCs w:val="24"/>
        </w:rPr>
      </w:pPr>
      <w:r w:rsidRPr="00031F76">
        <w:rPr>
          <w:rFonts w:ascii="Times New Roman" w:hAnsi="Times New Roman" w:cs="Times New Roman"/>
          <w:b/>
          <w:bCs/>
          <w:noProof/>
          <w:color w:val="000000" w:themeColor="text1"/>
          <w:sz w:val="24"/>
          <w:szCs w:val="24"/>
        </w:rPr>
        <w:t>Tabel Skenario Usecase Melihat Laporan Saya</w:t>
      </w:r>
    </w:p>
    <w:tbl>
      <w:tblPr>
        <w:tblStyle w:val="TableGrid"/>
        <w:tblW w:w="0" w:type="auto"/>
        <w:tblLook w:val="04A0" w:firstRow="1" w:lastRow="0" w:firstColumn="1" w:lastColumn="0" w:noHBand="0" w:noVBand="1"/>
      </w:tblPr>
      <w:tblGrid>
        <w:gridCol w:w="2830"/>
        <w:gridCol w:w="6186"/>
      </w:tblGrid>
      <w:tr w:rsidR="00535E8A" w:rsidRPr="00031F76" w14:paraId="5B2A5C0C" w14:textId="77777777" w:rsidTr="0056182E">
        <w:trPr>
          <w:trHeight w:val="373"/>
        </w:trPr>
        <w:tc>
          <w:tcPr>
            <w:tcW w:w="2830" w:type="dxa"/>
          </w:tcPr>
          <w:p w14:paraId="001EF123" w14:textId="77777777" w:rsidR="00535E8A" w:rsidRPr="00031F76" w:rsidRDefault="00535E8A" w:rsidP="0056182E">
            <w:pPr>
              <w:rPr>
                <w:rFonts w:ascii="Times New Roman" w:hAnsi="Times New Roman" w:cs="Times New Roman"/>
                <w:b/>
                <w:bCs/>
                <w:noProof/>
                <w:color w:val="000000" w:themeColor="text1"/>
                <w:sz w:val="24"/>
                <w:szCs w:val="24"/>
              </w:rPr>
            </w:pPr>
            <w:r w:rsidRPr="00031F76">
              <w:rPr>
                <w:rFonts w:ascii="Times New Roman" w:hAnsi="Times New Roman" w:cs="Times New Roman"/>
                <w:b/>
                <w:bCs/>
                <w:noProof/>
                <w:color w:val="000000" w:themeColor="text1"/>
                <w:sz w:val="24"/>
                <w:szCs w:val="24"/>
              </w:rPr>
              <w:t>Item</w:t>
            </w:r>
          </w:p>
        </w:tc>
        <w:tc>
          <w:tcPr>
            <w:tcW w:w="6186" w:type="dxa"/>
          </w:tcPr>
          <w:p w14:paraId="3E1588B5" w14:textId="77777777" w:rsidR="00535E8A" w:rsidRPr="00031F76" w:rsidRDefault="00535E8A" w:rsidP="0056182E">
            <w:pPr>
              <w:rPr>
                <w:rFonts w:ascii="Times New Roman" w:hAnsi="Times New Roman" w:cs="Times New Roman"/>
                <w:b/>
                <w:bCs/>
                <w:noProof/>
                <w:color w:val="000000" w:themeColor="text1"/>
                <w:sz w:val="24"/>
                <w:szCs w:val="24"/>
              </w:rPr>
            </w:pPr>
            <w:r w:rsidRPr="00031F76">
              <w:rPr>
                <w:rFonts w:ascii="Times New Roman" w:hAnsi="Times New Roman" w:cs="Times New Roman"/>
                <w:b/>
                <w:bCs/>
                <w:noProof/>
                <w:color w:val="000000" w:themeColor="text1"/>
                <w:sz w:val="24"/>
                <w:szCs w:val="24"/>
              </w:rPr>
              <w:t>Keterangan</w:t>
            </w:r>
          </w:p>
        </w:tc>
      </w:tr>
      <w:tr w:rsidR="00535E8A" w:rsidRPr="00031F76" w14:paraId="0B481F94" w14:textId="77777777" w:rsidTr="0056182E">
        <w:trPr>
          <w:trHeight w:val="420"/>
        </w:trPr>
        <w:tc>
          <w:tcPr>
            <w:tcW w:w="2830" w:type="dxa"/>
          </w:tcPr>
          <w:p w14:paraId="031A2DDA" w14:textId="77777777" w:rsidR="00535E8A" w:rsidRPr="00031F76" w:rsidRDefault="00535E8A" w:rsidP="0056182E">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Nama usecase</w:t>
            </w:r>
          </w:p>
        </w:tc>
        <w:tc>
          <w:tcPr>
            <w:tcW w:w="6186" w:type="dxa"/>
          </w:tcPr>
          <w:p w14:paraId="1E5DB07B" w14:textId="55E091FF" w:rsidR="00535E8A" w:rsidRPr="00031F76" w:rsidRDefault="00535E8A" w:rsidP="0056182E">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Melihat Laporan Saya</w:t>
            </w:r>
          </w:p>
        </w:tc>
      </w:tr>
      <w:tr w:rsidR="00535E8A" w:rsidRPr="00031F76" w14:paraId="4D5DAF21" w14:textId="77777777" w:rsidTr="0056182E">
        <w:trPr>
          <w:trHeight w:val="413"/>
        </w:trPr>
        <w:tc>
          <w:tcPr>
            <w:tcW w:w="2830" w:type="dxa"/>
          </w:tcPr>
          <w:p w14:paraId="68F0206B" w14:textId="77777777" w:rsidR="00535E8A" w:rsidRPr="00031F76" w:rsidRDefault="00535E8A" w:rsidP="0056182E">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Aktor</w:t>
            </w:r>
          </w:p>
        </w:tc>
        <w:tc>
          <w:tcPr>
            <w:tcW w:w="6186" w:type="dxa"/>
          </w:tcPr>
          <w:p w14:paraId="5F1896CA" w14:textId="77777777" w:rsidR="00535E8A" w:rsidRPr="00031F76" w:rsidRDefault="00535E8A" w:rsidP="0056182E">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 xml:space="preserve">Siswa </w:t>
            </w:r>
          </w:p>
        </w:tc>
      </w:tr>
      <w:tr w:rsidR="00535E8A" w:rsidRPr="00031F76" w14:paraId="4CB217BA" w14:textId="77777777" w:rsidTr="0056182E">
        <w:trPr>
          <w:trHeight w:val="496"/>
        </w:trPr>
        <w:tc>
          <w:tcPr>
            <w:tcW w:w="2830" w:type="dxa"/>
          </w:tcPr>
          <w:p w14:paraId="1E146679" w14:textId="77777777" w:rsidR="00535E8A" w:rsidRPr="00031F76" w:rsidRDefault="00535E8A" w:rsidP="0056182E">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Deskripsi</w:t>
            </w:r>
          </w:p>
        </w:tc>
        <w:tc>
          <w:tcPr>
            <w:tcW w:w="61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889"/>
            </w:tblGrid>
            <w:tr w:rsidR="00535E8A" w:rsidRPr="00031F76" w14:paraId="3FCCAA6C" w14:textId="77777777" w:rsidTr="0056182E">
              <w:trPr>
                <w:tblCellSpacing w:w="15" w:type="dxa"/>
              </w:trPr>
              <w:tc>
                <w:tcPr>
                  <w:tcW w:w="0" w:type="auto"/>
                  <w:vAlign w:val="center"/>
                  <w:hideMark/>
                </w:tcPr>
                <w:p w14:paraId="0FABEF80" w14:textId="77777777" w:rsidR="00535E8A" w:rsidRPr="00031F76" w:rsidRDefault="00535E8A" w:rsidP="0056182E">
                  <w:pPr>
                    <w:spacing w:after="0" w:line="240" w:lineRule="auto"/>
                    <w:rPr>
                      <w:rFonts w:ascii="Times New Roman" w:eastAsia="Times New Roman" w:hAnsi="Times New Roman" w:cs="Times New Roman"/>
                      <w:color w:val="000000" w:themeColor="text1"/>
                      <w:sz w:val="24"/>
                      <w:szCs w:val="24"/>
                      <w:lang w:eastAsia="en-ID"/>
                    </w:rPr>
                  </w:pPr>
                </w:p>
              </w:tc>
              <w:tc>
                <w:tcPr>
                  <w:tcW w:w="0" w:type="auto"/>
                  <w:vAlign w:val="center"/>
                  <w:hideMark/>
                </w:tcPr>
                <w:p w14:paraId="520FB62C" w14:textId="6BF5AD12" w:rsidR="00535E8A" w:rsidRPr="00031F76" w:rsidRDefault="00535E8A" w:rsidP="0056182E">
                  <w:pPr>
                    <w:spacing w:after="0" w:line="240" w:lineRule="auto"/>
                    <w:rPr>
                      <w:rFonts w:ascii="Times New Roman" w:eastAsia="Times New Roman" w:hAnsi="Times New Roman" w:cs="Times New Roman"/>
                      <w:color w:val="000000" w:themeColor="text1"/>
                      <w:sz w:val="24"/>
                      <w:szCs w:val="24"/>
                      <w:lang w:eastAsia="en-ID"/>
                    </w:rPr>
                  </w:pPr>
                  <w:r w:rsidRPr="00031F76">
                    <w:rPr>
                      <w:rFonts w:ascii="Times New Roman" w:hAnsi="Times New Roman" w:cs="Times New Roman"/>
                      <w:color w:val="000000" w:themeColor="text1"/>
                      <w:sz w:val="24"/>
                      <w:szCs w:val="24"/>
                    </w:rPr>
                    <w:t>Siswa melihat daftar laporan yang pernah ia kirim beserta statusnya</w:t>
                  </w:r>
                </w:p>
              </w:tc>
            </w:tr>
          </w:tbl>
          <w:p w14:paraId="29B2D56A" w14:textId="77777777" w:rsidR="00535E8A" w:rsidRPr="00031F76" w:rsidRDefault="00535E8A" w:rsidP="0056182E">
            <w:pPr>
              <w:rPr>
                <w:rFonts w:ascii="Times New Roman" w:hAnsi="Times New Roman" w:cs="Times New Roman"/>
                <w:noProof/>
                <w:color w:val="000000" w:themeColor="text1"/>
                <w:sz w:val="24"/>
                <w:szCs w:val="24"/>
              </w:rPr>
            </w:pPr>
          </w:p>
        </w:tc>
      </w:tr>
      <w:tr w:rsidR="00535E8A" w:rsidRPr="00031F76" w14:paraId="6194D721" w14:textId="77777777" w:rsidTr="0056182E">
        <w:trPr>
          <w:trHeight w:val="429"/>
        </w:trPr>
        <w:tc>
          <w:tcPr>
            <w:tcW w:w="2830" w:type="dxa"/>
          </w:tcPr>
          <w:p w14:paraId="67451AB4" w14:textId="77777777" w:rsidR="00535E8A" w:rsidRPr="00031F76" w:rsidRDefault="00535E8A" w:rsidP="0056182E">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Prakondisi</w:t>
            </w:r>
          </w:p>
        </w:tc>
        <w:tc>
          <w:tcPr>
            <w:tcW w:w="6186" w:type="dxa"/>
          </w:tcPr>
          <w:p w14:paraId="611E46F4" w14:textId="5CA06199" w:rsidR="00535E8A" w:rsidRPr="00031F76" w:rsidRDefault="00535E8A" w:rsidP="0056182E">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Siswa sudah login</w:t>
            </w:r>
          </w:p>
        </w:tc>
      </w:tr>
      <w:tr w:rsidR="00535E8A" w:rsidRPr="00031F76" w14:paraId="3B13A385" w14:textId="77777777" w:rsidTr="0056182E">
        <w:trPr>
          <w:trHeight w:val="3014"/>
        </w:trPr>
        <w:tc>
          <w:tcPr>
            <w:tcW w:w="2830" w:type="dxa"/>
          </w:tcPr>
          <w:p w14:paraId="260DFAAF" w14:textId="77777777" w:rsidR="00535E8A" w:rsidRPr="00031F76" w:rsidRDefault="00535E8A" w:rsidP="0056182E">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Alur normal</w:t>
            </w:r>
          </w:p>
        </w:tc>
        <w:tc>
          <w:tcPr>
            <w:tcW w:w="61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889"/>
            </w:tblGrid>
            <w:tr w:rsidR="00535E8A" w:rsidRPr="00031F76" w14:paraId="24C98091" w14:textId="77777777" w:rsidTr="0056182E">
              <w:trPr>
                <w:tblCellSpacing w:w="15" w:type="dxa"/>
              </w:trPr>
              <w:tc>
                <w:tcPr>
                  <w:tcW w:w="0" w:type="auto"/>
                  <w:vAlign w:val="center"/>
                  <w:hideMark/>
                </w:tcPr>
                <w:p w14:paraId="0156E26C" w14:textId="77777777" w:rsidR="00535E8A" w:rsidRPr="00031F76" w:rsidRDefault="00535E8A" w:rsidP="0056182E">
                  <w:pPr>
                    <w:spacing w:after="0" w:line="240" w:lineRule="auto"/>
                    <w:rPr>
                      <w:rFonts w:ascii="Times New Roman" w:eastAsia="Times New Roman" w:hAnsi="Times New Roman" w:cs="Times New Roman"/>
                      <w:color w:val="000000" w:themeColor="text1"/>
                      <w:sz w:val="24"/>
                      <w:szCs w:val="24"/>
                      <w:lang w:eastAsia="en-ID"/>
                    </w:rPr>
                  </w:pPr>
                </w:p>
              </w:tc>
              <w:tc>
                <w:tcPr>
                  <w:tcW w:w="0" w:type="auto"/>
                  <w:vAlign w:val="center"/>
                  <w:hideMark/>
                </w:tcPr>
                <w:p w14:paraId="4B242AF0" w14:textId="325BA0E9" w:rsidR="00535E8A" w:rsidRPr="00031F76" w:rsidRDefault="00535E8A" w:rsidP="00487377">
                  <w:pPr>
                    <w:pStyle w:val="ListParagraph"/>
                    <w:numPr>
                      <w:ilvl w:val="0"/>
                      <w:numId w:val="23"/>
                    </w:numPr>
                    <w:spacing w:after="0" w:line="240" w:lineRule="auto"/>
                    <w:rPr>
                      <w:rFonts w:ascii="Times New Roman" w:eastAsia="Times New Roman" w:hAnsi="Times New Roman" w:cs="Times New Roman"/>
                      <w:color w:val="000000" w:themeColor="text1"/>
                      <w:sz w:val="24"/>
                      <w:szCs w:val="24"/>
                      <w:lang w:eastAsia="en-ID"/>
                    </w:rPr>
                  </w:pPr>
                  <w:r w:rsidRPr="00031F76">
                    <w:rPr>
                      <w:rFonts w:ascii="Times New Roman" w:hAnsi="Times New Roman" w:cs="Times New Roman"/>
                      <w:color w:val="000000" w:themeColor="text1"/>
                      <w:sz w:val="24"/>
                      <w:szCs w:val="24"/>
                    </w:rPr>
                    <w:t>Aktor:  Membuka menu Laporan Saya.</w:t>
                  </w:r>
                </w:p>
                <w:p w14:paraId="313602BC" w14:textId="20A5461A" w:rsidR="00535E8A" w:rsidRPr="00031F76" w:rsidRDefault="00535E8A" w:rsidP="00487377">
                  <w:pPr>
                    <w:pStyle w:val="ListParagraph"/>
                    <w:numPr>
                      <w:ilvl w:val="0"/>
                      <w:numId w:val="23"/>
                    </w:numPr>
                    <w:spacing w:after="0" w:line="240" w:lineRule="auto"/>
                    <w:rPr>
                      <w:rFonts w:ascii="Times New Roman" w:eastAsia="Times New Roman" w:hAnsi="Times New Roman" w:cs="Times New Roman"/>
                      <w:color w:val="000000" w:themeColor="text1"/>
                      <w:sz w:val="24"/>
                      <w:szCs w:val="24"/>
                      <w:lang w:eastAsia="en-ID"/>
                    </w:rPr>
                  </w:pPr>
                  <w:r w:rsidRPr="00031F76">
                    <w:rPr>
                      <w:rFonts w:ascii="Times New Roman" w:hAnsi="Times New Roman" w:cs="Times New Roman"/>
                      <w:color w:val="000000" w:themeColor="text1"/>
                      <w:sz w:val="24"/>
                      <w:szCs w:val="24"/>
                    </w:rPr>
                    <w:t>Sistem:  Mengambil laporan milik siswa yang sedang login beserta kategori dan status terakhir.</w:t>
                  </w:r>
                </w:p>
                <w:p w14:paraId="3ECEF63E" w14:textId="2C48CA33" w:rsidR="00535E8A" w:rsidRPr="00031F76" w:rsidRDefault="00535E8A" w:rsidP="00487377">
                  <w:pPr>
                    <w:pStyle w:val="ListParagraph"/>
                    <w:numPr>
                      <w:ilvl w:val="0"/>
                      <w:numId w:val="23"/>
                    </w:numPr>
                    <w:spacing w:after="0" w:line="240" w:lineRule="auto"/>
                    <w:rPr>
                      <w:rFonts w:ascii="Times New Roman" w:eastAsia="Times New Roman" w:hAnsi="Times New Roman" w:cs="Times New Roman"/>
                      <w:color w:val="000000" w:themeColor="text1"/>
                      <w:sz w:val="24"/>
                      <w:szCs w:val="24"/>
                      <w:lang w:eastAsia="en-ID"/>
                    </w:rPr>
                  </w:pPr>
                  <w:r w:rsidRPr="00031F76">
                    <w:rPr>
                      <w:rFonts w:ascii="Times New Roman" w:hAnsi="Times New Roman" w:cs="Times New Roman"/>
                      <w:color w:val="000000" w:themeColor="text1"/>
                      <w:sz w:val="24"/>
                      <w:szCs w:val="24"/>
                    </w:rPr>
                    <w:t>Sistem:  Menampilkan daftar (judul, kategori, lokasi, status, tanggal).</w:t>
                  </w:r>
                </w:p>
              </w:tc>
            </w:tr>
          </w:tbl>
          <w:p w14:paraId="6155FE8F" w14:textId="77777777" w:rsidR="00535E8A" w:rsidRPr="00031F76" w:rsidRDefault="00535E8A" w:rsidP="0056182E">
            <w:pPr>
              <w:rPr>
                <w:rFonts w:ascii="Times New Roman" w:hAnsi="Times New Roman" w:cs="Times New Roman"/>
                <w:noProof/>
                <w:color w:val="000000" w:themeColor="text1"/>
                <w:sz w:val="24"/>
                <w:szCs w:val="24"/>
              </w:rPr>
            </w:pPr>
          </w:p>
        </w:tc>
      </w:tr>
      <w:tr w:rsidR="00535E8A" w:rsidRPr="00031F76" w14:paraId="5645AB6C" w14:textId="77777777" w:rsidTr="0056182E">
        <w:trPr>
          <w:trHeight w:val="840"/>
        </w:trPr>
        <w:tc>
          <w:tcPr>
            <w:tcW w:w="2830" w:type="dxa"/>
          </w:tcPr>
          <w:p w14:paraId="7B74EA8C" w14:textId="77777777" w:rsidR="00535E8A" w:rsidRPr="00031F76" w:rsidRDefault="00535E8A" w:rsidP="0056182E">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Alur alternatif</w:t>
            </w:r>
          </w:p>
        </w:tc>
        <w:tc>
          <w:tcPr>
            <w:tcW w:w="6186" w:type="dxa"/>
          </w:tcPr>
          <w:p w14:paraId="4F56F6C4" w14:textId="462BC2EF" w:rsidR="00535E8A" w:rsidRPr="00031F76" w:rsidRDefault="00535E8A" w:rsidP="0056182E">
            <w:pPr>
              <w:rPr>
                <w:rFonts w:ascii="Times New Roman" w:hAnsi="Times New Roman" w:cs="Times New Roman"/>
                <w:noProof/>
                <w:color w:val="000000" w:themeColor="text1"/>
                <w:sz w:val="24"/>
                <w:szCs w:val="24"/>
              </w:rPr>
            </w:pPr>
            <w:r w:rsidRPr="00031F76">
              <w:rPr>
                <w:rFonts w:ascii="Times New Roman" w:hAnsi="Times New Roman" w:cs="Times New Roman"/>
                <w:color w:val="000000" w:themeColor="text1"/>
                <w:sz w:val="24"/>
                <w:szCs w:val="24"/>
              </w:rPr>
              <w:t>Jika siswa belum pernah mengirim laporan, sistem menampilkan keterangan data kosong.</w:t>
            </w:r>
          </w:p>
        </w:tc>
      </w:tr>
      <w:tr w:rsidR="00535E8A" w:rsidRPr="00031F76" w14:paraId="66AFFDF7" w14:textId="77777777" w:rsidTr="0056182E">
        <w:trPr>
          <w:trHeight w:val="840"/>
        </w:trPr>
        <w:tc>
          <w:tcPr>
            <w:tcW w:w="2830" w:type="dxa"/>
          </w:tcPr>
          <w:p w14:paraId="49CE2F7E" w14:textId="77777777" w:rsidR="00535E8A" w:rsidRPr="00031F76" w:rsidRDefault="00535E8A" w:rsidP="0056182E">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Pascakondisi</w:t>
            </w:r>
          </w:p>
        </w:tc>
        <w:tc>
          <w:tcPr>
            <w:tcW w:w="6186" w:type="dxa"/>
          </w:tcPr>
          <w:p w14:paraId="0600C5C6" w14:textId="32E79B82" w:rsidR="00535E8A" w:rsidRPr="00031F76" w:rsidRDefault="00535E8A" w:rsidP="00623505">
            <w:pPr>
              <w:keepNext/>
              <w:rPr>
                <w:rFonts w:ascii="Times New Roman" w:hAnsi="Times New Roman" w:cs="Times New Roman"/>
                <w:noProof/>
                <w:color w:val="000000" w:themeColor="text1"/>
                <w:sz w:val="24"/>
                <w:szCs w:val="24"/>
              </w:rPr>
            </w:pPr>
            <w:r w:rsidRPr="00031F76">
              <w:rPr>
                <w:rFonts w:ascii="Times New Roman" w:hAnsi="Times New Roman" w:cs="Times New Roman"/>
                <w:color w:val="000000" w:themeColor="text1"/>
                <w:sz w:val="24"/>
                <w:szCs w:val="24"/>
              </w:rPr>
              <w:t>Siswa dapat memilih laporan untuk melihat detailnya</w:t>
            </w:r>
          </w:p>
        </w:tc>
      </w:tr>
    </w:tbl>
    <w:p w14:paraId="6360B497" w14:textId="4B89D996" w:rsidR="00235D78" w:rsidRPr="00031F76" w:rsidRDefault="00623505" w:rsidP="008200F9">
      <w:pPr>
        <w:pStyle w:val="Caption"/>
        <w:jc w:val="center"/>
        <w:rPr>
          <w:rFonts w:ascii="Times New Roman" w:hAnsi="Times New Roman" w:cs="Times New Roman"/>
          <w:color w:val="000000" w:themeColor="text1"/>
          <w:sz w:val="24"/>
          <w:szCs w:val="24"/>
          <w:lang w:val="en-US"/>
        </w:rPr>
      </w:pPr>
      <w:bookmarkStart w:id="41" w:name="_Toc243681243"/>
      <w:r w:rsidRPr="00031F76">
        <w:rPr>
          <w:rFonts w:ascii="Times New Roman" w:hAnsi="Times New Roman" w:cs="Times New Roman"/>
          <w:color w:val="000000" w:themeColor="text1"/>
          <w:sz w:val="24"/>
          <w:szCs w:val="24"/>
        </w:rPr>
        <w:t xml:space="preserve">Tabel 2. </w:t>
      </w:r>
      <w:r w:rsidRPr="00031F76">
        <w:rPr>
          <w:rFonts w:ascii="Times New Roman" w:hAnsi="Times New Roman" w:cs="Times New Roman"/>
          <w:color w:val="000000" w:themeColor="text1"/>
          <w:sz w:val="24"/>
          <w:szCs w:val="24"/>
        </w:rPr>
        <w:fldChar w:fldCharType="begin"/>
      </w:r>
      <w:r w:rsidRPr="00031F76">
        <w:rPr>
          <w:rFonts w:ascii="Times New Roman" w:hAnsi="Times New Roman" w:cs="Times New Roman"/>
          <w:color w:val="000000" w:themeColor="text1"/>
          <w:sz w:val="24"/>
          <w:szCs w:val="24"/>
        </w:rPr>
        <w:instrText xml:space="preserve"> SEQ Tabel_2. \* ARABIC </w:instrText>
      </w:r>
      <w:r w:rsidRPr="00031F76">
        <w:rPr>
          <w:rFonts w:ascii="Times New Roman" w:hAnsi="Times New Roman" w:cs="Times New Roman"/>
          <w:color w:val="000000" w:themeColor="text1"/>
          <w:sz w:val="24"/>
          <w:szCs w:val="24"/>
        </w:rPr>
        <w:fldChar w:fldCharType="separate"/>
      </w:r>
      <w:r w:rsidR="00CD2F74" w:rsidRPr="00031F76">
        <w:rPr>
          <w:rFonts w:ascii="Times New Roman" w:hAnsi="Times New Roman" w:cs="Times New Roman"/>
          <w:noProof/>
          <w:color w:val="000000" w:themeColor="text1"/>
          <w:sz w:val="24"/>
          <w:szCs w:val="24"/>
        </w:rPr>
        <w:t>13</w:t>
      </w:r>
      <w:r w:rsidRPr="00031F76">
        <w:rPr>
          <w:rFonts w:ascii="Times New Roman" w:hAnsi="Times New Roman" w:cs="Times New Roman"/>
          <w:color w:val="000000" w:themeColor="text1"/>
          <w:sz w:val="24"/>
          <w:szCs w:val="24"/>
        </w:rPr>
        <w:fldChar w:fldCharType="end"/>
      </w:r>
      <w:r w:rsidRPr="00031F76">
        <w:rPr>
          <w:rFonts w:ascii="Times New Roman" w:hAnsi="Times New Roman" w:cs="Times New Roman"/>
          <w:color w:val="000000" w:themeColor="text1"/>
          <w:sz w:val="24"/>
          <w:szCs w:val="24"/>
          <w:lang w:val="en-US"/>
        </w:rPr>
        <w:t xml:space="preserve"> </w:t>
      </w:r>
      <w:proofErr w:type="spellStart"/>
      <w:r w:rsidRPr="00031F76">
        <w:rPr>
          <w:rFonts w:ascii="Times New Roman" w:hAnsi="Times New Roman" w:cs="Times New Roman"/>
          <w:color w:val="000000" w:themeColor="text1"/>
          <w:sz w:val="24"/>
          <w:szCs w:val="24"/>
          <w:lang w:val="en-US"/>
        </w:rPr>
        <w:t>Skenario</w:t>
      </w:r>
      <w:proofErr w:type="spellEnd"/>
      <w:r w:rsidRPr="00031F76">
        <w:rPr>
          <w:rFonts w:ascii="Times New Roman" w:hAnsi="Times New Roman" w:cs="Times New Roman"/>
          <w:color w:val="000000" w:themeColor="text1"/>
          <w:sz w:val="24"/>
          <w:szCs w:val="24"/>
          <w:lang w:val="en-US"/>
        </w:rPr>
        <w:t xml:space="preserve"> </w:t>
      </w:r>
      <w:proofErr w:type="spellStart"/>
      <w:r w:rsidRPr="00031F76">
        <w:rPr>
          <w:rFonts w:ascii="Times New Roman" w:hAnsi="Times New Roman" w:cs="Times New Roman"/>
          <w:color w:val="000000" w:themeColor="text1"/>
          <w:sz w:val="24"/>
          <w:szCs w:val="24"/>
          <w:lang w:val="en-US"/>
        </w:rPr>
        <w:t>melihat</w:t>
      </w:r>
      <w:proofErr w:type="spellEnd"/>
      <w:r w:rsidRPr="00031F76">
        <w:rPr>
          <w:rFonts w:ascii="Times New Roman" w:hAnsi="Times New Roman" w:cs="Times New Roman"/>
          <w:color w:val="000000" w:themeColor="text1"/>
          <w:sz w:val="24"/>
          <w:szCs w:val="24"/>
          <w:lang w:val="en-US"/>
        </w:rPr>
        <w:t xml:space="preserve"> </w:t>
      </w:r>
      <w:proofErr w:type="spellStart"/>
      <w:r w:rsidRPr="00031F76">
        <w:rPr>
          <w:rFonts w:ascii="Times New Roman" w:hAnsi="Times New Roman" w:cs="Times New Roman"/>
          <w:color w:val="000000" w:themeColor="text1"/>
          <w:sz w:val="24"/>
          <w:szCs w:val="24"/>
          <w:lang w:val="en-US"/>
        </w:rPr>
        <w:t>laporan</w:t>
      </w:r>
      <w:bookmarkEnd w:id="41"/>
      <w:proofErr w:type="spellEnd"/>
    </w:p>
    <w:p w14:paraId="455CEB4E" w14:textId="1F4E7A2C" w:rsidR="00623505" w:rsidRPr="00031F76" w:rsidRDefault="00623505" w:rsidP="00623505">
      <w:pPr>
        <w:rPr>
          <w:rFonts w:ascii="Times New Roman" w:hAnsi="Times New Roman" w:cs="Times New Roman"/>
          <w:color w:val="000000" w:themeColor="text1"/>
          <w:sz w:val="24"/>
          <w:szCs w:val="24"/>
          <w:lang w:val="en-US"/>
        </w:rPr>
      </w:pPr>
      <w:r w:rsidRPr="00031F76">
        <w:rPr>
          <w:rFonts w:ascii="Times New Roman" w:hAnsi="Times New Roman" w:cs="Times New Roman"/>
          <w:color w:val="000000" w:themeColor="text1"/>
          <w:sz w:val="24"/>
          <w:szCs w:val="24"/>
        </w:rPr>
        <w:t xml:space="preserve">Siswa hanya dapat melihat laporan miliknya sendiri, dengan identitas </w:t>
      </w:r>
      <w:r w:rsidRPr="00031F76">
        <w:rPr>
          <w:rFonts w:ascii="Times New Roman" w:hAnsi="Times New Roman" w:cs="Times New Roman"/>
          <w:color w:val="000000" w:themeColor="text1"/>
          <w:sz w:val="24"/>
          <w:szCs w:val="24"/>
          <w:lang w:val="en-US"/>
        </w:rPr>
        <w:t xml:space="preserve">yang </w:t>
      </w:r>
      <w:r w:rsidRPr="00031F76">
        <w:rPr>
          <w:rFonts w:ascii="Times New Roman" w:hAnsi="Times New Roman" w:cs="Times New Roman"/>
          <w:color w:val="000000" w:themeColor="text1"/>
          <w:sz w:val="24"/>
          <w:szCs w:val="24"/>
        </w:rPr>
        <w:t>diambil dari session login.</w:t>
      </w:r>
    </w:p>
    <w:p w14:paraId="7428D6A0" w14:textId="7A458A83" w:rsidR="00235D78" w:rsidRPr="00031F76" w:rsidRDefault="00235D78" w:rsidP="00D15764">
      <w:pPr>
        <w:rPr>
          <w:rFonts w:ascii="Times New Roman" w:hAnsi="Times New Roman" w:cs="Times New Roman"/>
          <w:b/>
          <w:bCs/>
          <w:noProof/>
          <w:color w:val="000000" w:themeColor="text1"/>
          <w:sz w:val="24"/>
          <w:szCs w:val="24"/>
        </w:rPr>
      </w:pPr>
    </w:p>
    <w:p w14:paraId="58DFBDF2" w14:textId="1A86DE95" w:rsidR="00535E8A" w:rsidRPr="00031F76" w:rsidRDefault="00535E8A" w:rsidP="00D15764">
      <w:pPr>
        <w:rPr>
          <w:rFonts w:ascii="Times New Roman" w:hAnsi="Times New Roman" w:cs="Times New Roman"/>
          <w:b/>
          <w:bCs/>
          <w:noProof/>
          <w:color w:val="000000" w:themeColor="text1"/>
          <w:sz w:val="24"/>
          <w:szCs w:val="24"/>
        </w:rPr>
      </w:pPr>
    </w:p>
    <w:p w14:paraId="4315C2A9" w14:textId="34D9A0A4" w:rsidR="00535E8A" w:rsidRPr="00031F76" w:rsidRDefault="00535E8A" w:rsidP="00D15764">
      <w:pPr>
        <w:rPr>
          <w:rFonts w:ascii="Times New Roman" w:hAnsi="Times New Roman" w:cs="Times New Roman"/>
          <w:b/>
          <w:bCs/>
          <w:noProof/>
          <w:color w:val="000000" w:themeColor="text1"/>
          <w:sz w:val="24"/>
          <w:szCs w:val="24"/>
        </w:rPr>
      </w:pPr>
    </w:p>
    <w:p w14:paraId="1BF485DA" w14:textId="0EBFC09C" w:rsidR="00535E8A" w:rsidRPr="00031F76" w:rsidRDefault="00535E8A" w:rsidP="00D15764">
      <w:pPr>
        <w:rPr>
          <w:rFonts w:ascii="Times New Roman" w:hAnsi="Times New Roman" w:cs="Times New Roman"/>
          <w:b/>
          <w:bCs/>
          <w:noProof/>
          <w:color w:val="000000" w:themeColor="text1"/>
          <w:sz w:val="24"/>
          <w:szCs w:val="24"/>
        </w:rPr>
      </w:pPr>
    </w:p>
    <w:p w14:paraId="6D4CCDED" w14:textId="3684F236" w:rsidR="00535E8A" w:rsidRPr="00031F76" w:rsidRDefault="00535E8A" w:rsidP="00D15764">
      <w:pPr>
        <w:rPr>
          <w:rFonts w:ascii="Times New Roman" w:hAnsi="Times New Roman" w:cs="Times New Roman"/>
          <w:b/>
          <w:bCs/>
          <w:noProof/>
          <w:color w:val="000000" w:themeColor="text1"/>
          <w:sz w:val="24"/>
          <w:szCs w:val="24"/>
        </w:rPr>
      </w:pPr>
    </w:p>
    <w:p w14:paraId="254CD7DD" w14:textId="1001EF63" w:rsidR="00535E8A" w:rsidRPr="00031F76" w:rsidRDefault="00535E8A" w:rsidP="00D15764">
      <w:pPr>
        <w:rPr>
          <w:rFonts w:ascii="Times New Roman" w:hAnsi="Times New Roman" w:cs="Times New Roman"/>
          <w:b/>
          <w:bCs/>
          <w:noProof/>
          <w:color w:val="000000" w:themeColor="text1"/>
          <w:sz w:val="24"/>
          <w:szCs w:val="24"/>
        </w:rPr>
      </w:pPr>
    </w:p>
    <w:p w14:paraId="354961FC" w14:textId="5B40E327" w:rsidR="00535E8A" w:rsidRPr="00031F76" w:rsidRDefault="00535E8A" w:rsidP="00D15764">
      <w:pPr>
        <w:rPr>
          <w:rFonts w:ascii="Times New Roman" w:hAnsi="Times New Roman" w:cs="Times New Roman"/>
          <w:b/>
          <w:bCs/>
          <w:noProof/>
          <w:color w:val="000000" w:themeColor="text1"/>
          <w:sz w:val="24"/>
          <w:szCs w:val="24"/>
        </w:rPr>
      </w:pPr>
    </w:p>
    <w:p w14:paraId="63572A81" w14:textId="220680D0" w:rsidR="00535E8A" w:rsidRPr="00031F76" w:rsidRDefault="00535E8A" w:rsidP="00D15764">
      <w:pPr>
        <w:rPr>
          <w:rFonts w:ascii="Times New Roman" w:hAnsi="Times New Roman" w:cs="Times New Roman"/>
          <w:b/>
          <w:bCs/>
          <w:noProof/>
          <w:color w:val="000000" w:themeColor="text1"/>
          <w:sz w:val="24"/>
          <w:szCs w:val="24"/>
        </w:rPr>
      </w:pPr>
    </w:p>
    <w:p w14:paraId="6E887F41" w14:textId="0586DCB3" w:rsidR="00535E8A" w:rsidRPr="00031F76" w:rsidRDefault="00535E8A" w:rsidP="00D15764">
      <w:pPr>
        <w:rPr>
          <w:rFonts w:ascii="Times New Roman" w:hAnsi="Times New Roman" w:cs="Times New Roman"/>
          <w:b/>
          <w:bCs/>
          <w:noProof/>
          <w:color w:val="000000" w:themeColor="text1"/>
          <w:sz w:val="24"/>
          <w:szCs w:val="24"/>
        </w:rPr>
      </w:pPr>
    </w:p>
    <w:p w14:paraId="21CD6AB6" w14:textId="60839DFC" w:rsidR="00535E8A" w:rsidRPr="00031F76" w:rsidRDefault="00535E8A" w:rsidP="00D15764">
      <w:pPr>
        <w:rPr>
          <w:rFonts w:ascii="Times New Roman" w:hAnsi="Times New Roman" w:cs="Times New Roman"/>
          <w:b/>
          <w:bCs/>
          <w:noProof/>
          <w:color w:val="000000" w:themeColor="text1"/>
          <w:sz w:val="24"/>
          <w:szCs w:val="24"/>
        </w:rPr>
      </w:pPr>
    </w:p>
    <w:p w14:paraId="3450AC88" w14:textId="15F7AB09" w:rsidR="00535E8A" w:rsidRPr="00031F76" w:rsidRDefault="00535E8A" w:rsidP="00D15764">
      <w:pPr>
        <w:rPr>
          <w:rFonts w:ascii="Times New Roman" w:hAnsi="Times New Roman" w:cs="Times New Roman"/>
          <w:b/>
          <w:bCs/>
          <w:noProof/>
          <w:color w:val="000000" w:themeColor="text1"/>
          <w:sz w:val="24"/>
          <w:szCs w:val="24"/>
        </w:rPr>
      </w:pPr>
    </w:p>
    <w:p w14:paraId="596932A3" w14:textId="2FE2CA0C" w:rsidR="00535E8A" w:rsidRPr="00031F76" w:rsidRDefault="00535E8A" w:rsidP="00D15764">
      <w:pPr>
        <w:rPr>
          <w:rFonts w:ascii="Times New Roman" w:hAnsi="Times New Roman" w:cs="Times New Roman"/>
          <w:b/>
          <w:bCs/>
          <w:noProof/>
          <w:color w:val="000000" w:themeColor="text1"/>
          <w:sz w:val="24"/>
          <w:szCs w:val="24"/>
        </w:rPr>
      </w:pPr>
      <w:r w:rsidRPr="00031F76">
        <w:rPr>
          <w:rFonts w:ascii="Times New Roman" w:hAnsi="Times New Roman" w:cs="Times New Roman"/>
          <w:b/>
          <w:bCs/>
          <w:noProof/>
          <w:color w:val="000000" w:themeColor="text1"/>
          <w:sz w:val="24"/>
          <w:szCs w:val="24"/>
        </w:rPr>
        <w:t>Tabel Skenario Usecase Melihat Detail dan Progres Laporan</w:t>
      </w:r>
    </w:p>
    <w:tbl>
      <w:tblPr>
        <w:tblStyle w:val="TableGrid"/>
        <w:tblW w:w="0" w:type="auto"/>
        <w:tblLook w:val="04A0" w:firstRow="1" w:lastRow="0" w:firstColumn="1" w:lastColumn="0" w:noHBand="0" w:noVBand="1"/>
      </w:tblPr>
      <w:tblGrid>
        <w:gridCol w:w="2830"/>
        <w:gridCol w:w="6186"/>
      </w:tblGrid>
      <w:tr w:rsidR="00535E8A" w:rsidRPr="00031F76" w14:paraId="4483A951" w14:textId="77777777" w:rsidTr="0056182E">
        <w:trPr>
          <w:trHeight w:val="373"/>
        </w:trPr>
        <w:tc>
          <w:tcPr>
            <w:tcW w:w="2830" w:type="dxa"/>
          </w:tcPr>
          <w:p w14:paraId="02BED0E9" w14:textId="77777777" w:rsidR="00535E8A" w:rsidRPr="00031F76" w:rsidRDefault="00535E8A" w:rsidP="0056182E">
            <w:pPr>
              <w:rPr>
                <w:rFonts w:ascii="Times New Roman" w:hAnsi="Times New Roman" w:cs="Times New Roman"/>
                <w:b/>
                <w:bCs/>
                <w:noProof/>
                <w:color w:val="000000" w:themeColor="text1"/>
                <w:sz w:val="24"/>
                <w:szCs w:val="24"/>
              </w:rPr>
            </w:pPr>
            <w:r w:rsidRPr="00031F76">
              <w:rPr>
                <w:rFonts w:ascii="Times New Roman" w:hAnsi="Times New Roman" w:cs="Times New Roman"/>
                <w:b/>
                <w:bCs/>
                <w:noProof/>
                <w:color w:val="000000" w:themeColor="text1"/>
                <w:sz w:val="24"/>
                <w:szCs w:val="24"/>
              </w:rPr>
              <w:t>Item</w:t>
            </w:r>
          </w:p>
        </w:tc>
        <w:tc>
          <w:tcPr>
            <w:tcW w:w="6186" w:type="dxa"/>
          </w:tcPr>
          <w:p w14:paraId="6D613037" w14:textId="77777777" w:rsidR="00535E8A" w:rsidRPr="00031F76" w:rsidRDefault="00535E8A" w:rsidP="0056182E">
            <w:pPr>
              <w:rPr>
                <w:rFonts w:ascii="Times New Roman" w:hAnsi="Times New Roman" w:cs="Times New Roman"/>
                <w:b/>
                <w:bCs/>
                <w:noProof/>
                <w:color w:val="000000" w:themeColor="text1"/>
                <w:sz w:val="24"/>
                <w:szCs w:val="24"/>
              </w:rPr>
            </w:pPr>
            <w:r w:rsidRPr="00031F76">
              <w:rPr>
                <w:rFonts w:ascii="Times New Roman" w:hAnsi="Times New Roman" w:cs="Times New Roman"/>
                <w:b/>
                <w:bCs/>
                <w:noProof/>
                <w:color w:val="000000" w:themeColor="text1"/>
                <w:sz w:val="24"/>
                <w:szCs w:val="24"/>
              </w:rPr>
              <w:t>Keterangan</w:t>
            </w:r>
          </w:p>
        </w:tc>
      </w:tr>
      <w:tr w:rsidR="00535E8A" w:rsidRPr="00031F76" w14:paraId="27E863AA" w14:textId="77777777" w:rsidTr="0056182E">
        <w:trPr>
          <w:trHeight w:val="420"/>
        </w:trPr>
        <w:tc>
          <w:tcPr>
            <w:tcW w:w="2830" w:type="dxa"/>
          </w:tcPr>
          <w:p w14:paraId="0A03523C" w14:textId="77777777" w:rsidR="00535E8A" w:rsidRPr="00031F76" w:rsidRDefault="00535E8A" w:rsidP="0056182E">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Nama usecase</w:t>
            </w:r>
          </w:p>
        </w:tc>
        <w:tc>
          <w:tcPr>
            <w:tcW w:w="6186" w:type="dxa"/>
          </w:tcPr>
          <w:p w14:paraId="3C76780D" w14:textId="4409A303" w:rsidR="00535E8A" w:rsidRPr="00031F76" w:rsidRDefault="00535E8A" w:rsidP="0056182E">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Melihat Detail dan Progres Laporan</w:t>
            </w:r>
          </w:p>
        </w:tc>
      </w:tr>
      <w:tr w:rsidR="00535E8A" w:rsidRPr="00031F76" w14:paraId="2763EFFB" w14:textId="77777777" w:rsidTr="0056182E">
        <w:trPr>
          <w:trHeight w:val="413"/>
        </w:trPr>
        <w:tc>
          <w:tcPr>
            <w:tcW w:w="2830" w:type="dxa"/>
          </w:tcPr>
          <w:p w14:paraId="19443B8A" w14:textId="77777777" w:rsidR="00535E8A" w:rsidRPr="00031F76" w:rsidRDefault="00535E8A" w:rsidP="0056182E">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Aktor</w:t>
            </w:r>
          </w:p>
        </w:tc>
        <w:tc>
          <w:tcPr>
            <w:tcW w:w="6186" w:type="dxa"/>
          </w:tcPr>
          <w:p w14:paraId="69ACDB3F" w14:textId="77777777" w:rsidR="00535E8A" w:rsidRPr="00031F76" w:rsidRDefault="00535E8A" w:rsidP="0056182E">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 xml:space="preserve">Siswa </w:t>
            </w:r>
          </w:p>
        </w:tc>
      </w:tr>
      <w:tr w:rsidR="00535E8A" w:rsidRPr="00031F76" w14:paraId="3475C32D" w14:textId="77777777" w:rsidTr="0056182E">
        <w:trPr>
          <w:trHeight w:val="496"/>
        </w:trPr>
        <w:tc>
          <w:tcPr>
            <w:tcW w:w="2830" w:type="dxa"/>
          </w:tcPr>
          <w:p w14:paraId="3FFA3FD5" w14:textId="77777777" w:rsidR="00535E8A" w:rsidRPr="00031F76" w:rsidRDefault="00535E8A" w:rsidP="0056182E">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Deskripsi</w:t>
            </w:r>
          </w:p>
        </w:tc>
        <w:tc>
          <w:tcPr>
            <w:tcW w:w="61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513"/>
            </w:tblGrid>
            <w:tr w:rsidR="00031F76" w:rsidRPr="00031F76" w14:paraId="2A4CC238" w14:textId="77777777" w:rsidTr="0056182E">
              <w:trPr>
                <w:tblCellSpacing w:w="15" w:type="dxa"/>
              </w:trPr>
              <w:tc>
                <w:tcPr>
                  <w:tcW w:w="0" w:type="auto"/>
                  <w:vAlign w:val="center"/>
                  <w:hideMark/>
                </w:tcPr>
                <w:p w14:paraId="7E6FAB70" w14:textId="77777777" w:rsidR="00535E8A" w:rsidRPr="00031F76" w:rsidRDefault="00535E8A" w:rsidP="0056182E">
                  <w:pPr>
                    <w:spacing w:after="0" w:line="240" w:lineRule="auto"/>
                    <w:rPr>
                      <w:rFonts w:ascii="Times New Roman" w:eastAsia="Times New Roman" w:hAnsi="Times New Roman" w:cs="Times New Roman"/>
                      <w:color w:val="000000" w:themeColor="text1"/>
                      <w:sz w:val="24"/>
                      <w:szCs w:val="24"/>
                      <w:lang w:eastAsia="en-ID"/>
                    </w:rPr>
                  </w:pPr>
                </w:p>
              </w:tc>
              <w:tc>
                <w:tcPr>
                  <w:tcW w:w="0" w:type="auto"/>
                  <w:vAlign w:val="center"/>
                  <w:hideMark/>
                </w:tcPr>
                <w:p w14:paraId="1D10D875" w14:textId="6F041183" w:rsidR="00535E8A" w:rsidRPr="00031F76" w:rsidRDefault="00535E8A" w:rsidP="0056182E">
                  <w:pPr>
                    <w:spacing w:after="0" w:line="240" w:lineRule="auto"/>
                    <w:rPr>
                      <w:rFonts w:ascii="Times New Roman" w:eastAsia="Times New Roman" w:hAnsi="Times New Roman" w:cs="Times New Roman"/>
                      <w:color w:val="000000" w:themeColor="text1"/>
                      <w:sz w:val="24"/>
                      <w:szCs w:val="24"/>
                      <w:lang w:eastAsia="en-ID"/>
                    </w:rPr>
                  </w:pPr>
                  <w:r w:rsidRPr="00031F76">
                    <w:rPr>
                      <w:rFonts w:ascii="Times New Roman" w:hAnsi="Times New Roman" w:cs="Times New Roman"/>
                      <w:color w:val="000000" w:themeColor="text1"/>
                      <w:sz w:val="24"/>
                      <w:szCs w:val="24"/>
                    </w:rPr>
                    <w:t>Siswa memantau perkembangan penanganan laporannya</w:t>
                  </w:r>
                </w:p>
              </w:tc>
            </w:tr>
          </w:tbl>
          <w:p w14:paraId="5DC39D48" w14:textId="77777777" w:rsidR="00535E8A" w:rsidRPr="00031F76" w:rsidRDefault="00535E8A" w:rsidP="0056182E">
            <w:pPr>
              <w:rPr>
                <w:rFonts w:ascii="Times New Roman" w:hAnsi="Times New Roman" w:cs="Times New Roman"/>
                <w:noProof/>
                <w:color w:val="000000" w:themeColor="text1"/>
                <w:sz w:val="24"/>
                <w:szCs w:val="24"/>
              </w:rPr>
            </w:pPr>
          </w:p>
        </w:tc>
      </w:tr>
      <w:tr w:rsidR="00535E8A" w:rsidRPr="00031F76" w14:paraId="260A909A" w14:textId="77777777" w:rsidTr="0056182E">
        <w:trPr>
          <w:trHeight w:val="429"/>
        </w:trPr>
        <w:tc>
          <w:tcPr>
            <w:tcW w:w="2830" w:type="dxa"/>
          </w:tcPr>
          <w:p w14:paraId="24CD5E08" w14:textId="77777777" w:rsidR="00535E8A" w:rsidRPr="00031F76" w:rsidRDefault="00535E8A" w:rsidP="0056182E">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Prakondisi</w:t>
            </w:r>
          </w:p>
        </w:tc>
        <w:tc>
          <w:tcPr>
            <w:tcW w:w="6186" w:type="dxa"/>
          </w:tcPr>
          <w:p w14:paraId="759D13B9" w14:textId="13E970A9" w:rsidR="00535E8A" w:rsidRPr="00031F76" w:rsidRDefault="00535E8A" w:rsidP="0056182E">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Siswa sudah login dan memilih salah satu laporannya</w:t>
            </w:r>
          </w:p>
        </w:tc>
      </w:tr>
      <w:tr w:rsidR="00535E8A" w:rsidRPr="00031F76" w14:paraId="49CE5CEE" w14:textId="77777777" w:rsidTr="0056182E">
        <w:trPr>
          <w:trHeight w:val="3014"/>
        </w:trPr>
        <w:tc>
          <w:tcPr>
            <w:tcW w:w="2830" w:type="dxa"/>
          </w:tcPr>
          <w:p w14:paraId="7E5A291A" w14:textId="77777777" w:rsidR="00535E8A" w:rsidRPr="00031F76" w:rsidRDefault="00535E8A" w:rsidP="0056182E">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Alur normal</w:t>
            </w:r>
          </w:p>
        </w:tc>
        <w:tc>
          <w:tcPr>
            <w:tcW w:w="61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889"/>
            </w:tblGrid>
            <w:tr w:rsidR="00535E8A" w:rsidRPr="00031F76" w14:paraId="1C3D4251" w14:textId="77777777" w:rsidTr="0056182E">
              <w:trPr>
                <w:tblCellSpacing w:w="15" w:type="dxa"/>
              </w:trPr>
              <w:tc>
                <w:tcPr>
                  <w:tcW w:w="0" w:type="auto"/>
                  <w:vAlign w:val="center"/>
                  <w:hideMark/>
                </w:tcPr>
                <w:p w14:paraId="63E7BD62" w14:textId="77777777" w:rsidR="00535E8A" w:rsidRPr="00031F76" w:rsidRDefault="00535E8A" w:rsidP="0056182E">
                  <w:pPr>
                    <w:spacing w:after="0" w:line="240" w:lineRule="auto"/>
                    <w:rPr>
                      <w:rFonts w:ascii="Times New Roman" w:eastAsia="Times New Roman" w:hAnsi="Times New Roman" w:cs="Times New Roman"/>
                      <w:color w:val="000000" w:themeColor="text1"/>
                      <w:sz w:val="24"/>
                      <w:szCs w:val="24"/>
                      <w:lang w:eastAsia="en-ID"/>
                    </w:rPr>
                  </w:pP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733"/>
                  </w:tblGrid>
                  <w:tr w:rsidR="00535E8A" w:rsidRPr="00031F76" w14:paraId="74EAE962" w14:textId="77777777" w:rsidTr="00535E8A">
                    <w:trPr>
                      <w:tblCellSpacing w:w="15" w:type="dxa"/>
                    </w:trPr>
                    <w:tc>
                      <w:tcPr>
                        <w:tcW w:w="0" w:type="auto"/>
                        <w:vAlign w:val="center"/>
                        <w:hideMark/>
                      </w:tcPr>
                      <w:p w14:paraId="51A8BB81" w14:textId="77777777" w:rsidR="00535E8A" w:rsidRPr="00031F76" w:rsidRDefault="00535E8A" w:rsidP="00535E8A">
                        <w:pPr>
                          <w:spacing w:after="0" w:line="240" w:lineRule="auto"/>
                          <w:rPr>
                            <w:rFonts w:ascii="Times New Roman" w:eastAsia="Times New Roman" w:hAnsi="Times New Roman" w:cs="Times New Roman"/>
                            <w:color w:val="000000" w:themeColor="text1"/>
                            <w:sz w:val="24"/>
                            <w:szCs w:val="24"/>
                            <w:lang w:eastAsia="en-ID"/>
                          </w:rPr>
                        </w:pPr>
                      </w:p>
                    </w:tc>
                    <w:tc>
                      <w:tcPr>
                        <w:tcW w:w="0" w:type="auto"/>
                        <w:vAlign w:val="center"/>
                        <w:hideMark/>
                      </w:tcPr>
                      <w:p w14:paraId="5E1683C9" w14:textId="77777777" w:rsidR="00535E8A" w:rsidRPr="00031F76" w:rsidRDefault="00535E8A" w:rsidP="00487377">
                        <w:pPr>
                          <w:pStyle w:val="ListParagraph"/>
                          <w:numPr>
                            <w:ilvl w:val="0"/>
                            <w:numId w:val="24"/>
                          </w:numPr>
                          <w:spacing w:after="0" w:line="240" w:lineRule="auto"/>
                          <w:rPr>
                            <w:rFonts w:ascii="Times New Roman" w:eastAsia="Times New Roman" w:hAnsi="Times New Roman" w:cs="Times New Roman"/>
                            <w:color w:val="000000" w:themeColor="text1"/>
                            <w:sz w:val="24"/>
                            <w:szCs w:val="24"/>
                            <w:lang w:eastAsia="en-ID"/>
                          </w:rPr>
                        </w:pPr>
                        <w:r w:rsidRPr="00031F76">
                          <w:rPr>
                            <w:rFonts w:ascii="Times New Roman" w:eastAsia="Times New Roman" w:hAnsi="Times New Roman" w:cs="Times New Roman"/>
                            <w:b/>
                            <w:bCs/>
                            <w:color w:val="000000" w:themeColor="text1"/>
                            <w:sz w:val="24"/>
                            <w:szCs w:val="24"/>
                            <w:lang w:eastAsia="en-ID"/>
                          </w:rPr>
                          <w:t>Aktor:</w:t>
                        </w:r>
                        <w:r w:rsidRPr="00031F76">
                          <w:rPr>
                            <w:rFonts w:ascii="Times New Roman" w:eastAsia="Times New Roman" w:hAnsi="Times New Roman" w:cs="Times New Roman"/>
                            <w:color w:val="000000" w:themeColor="text1"/>
                            <w:sz w:val="24"/>
                            <w:szCs w:val="24"/>
                            <w:lang w:eastAsia="en-ID"/>
                          </w:rPr>
                          <w:t xml:space="preserve"> Memilih laporan dari daftar Laporan Saya.</w:t>
                        </w:r>
                      </w:p>
                      <w:p w14:paraId="4FC76345" w14:textId="77777777" w:rsidR="00535E8A" w:rsidRPr="00031F76" w:rsidRDefault="00535E8A" w:rsidP="00487377">
                        <w:pPr>
                          <w:pStyle w:val="ListParagraph"/>
                          <w:numPr>
                            <w:ilvl w:val="0"/>
                            <w:numId w:val="24"/>
                          </w:numPr>
                          <w:spacing w:after="0" w:line="240" w:lineRule="auto"/>
                          <w:rPr>
                            <w:rFonts w:ascii="Times New Roman" w:eastAsia="Times New Roman" w:hAnsi="Times New Roman" w:cs="Times New Roman"/>
                            <w:color w:val="000000" w:themeColor="text1"/>
                            <w:sz w:val="24"/>
                            <w:szCs w:val="24"/>
                            <w:lang w:eastAsia="en-ID"/>
                          </w:rPr>
                        </w:pPr>
                        <w:r w:rsidRPr="00031F76">
                          <w:rPr>
                            <w:rFonts w:ascii="Times New Roman" w:eastAsia="Times New Roman" w:hAnsi="Times New Roman" w:cs="Times New Roman"/>
                            <w:b/>
                            <w:bCs/>
                            <w:color w:val="000000" w:themeColor="text1"/>
                            <w:sz w:val="24"/>
                            <w:szCs w:val="24"/>
                            <w:lang w:eastAsia="en-ID"/>
                          </w:rPr>
                          <w:t>Sistem:</w:t>
                        </w:r>
                        <w:r w:rsidRPr="00031F76">
                          <w:rPr>
                            <w:rFonts w:ascii="Times New Roman" w:eastAsia="Times New Roman" w:hAnsi="Times New Roman" w:cs="Times New Roman"/>
                            <w:color w:val="000000" w:themeColor="text1"/>
                            <w:sz w:val="24"/>
                            <w:szCs w:val="24"/>
                            <w:lang w:eastAsia="en-ID"/>
                          </w:rPr>
                          <w:t xml:space="preserve"> Mengambil data laporan milik siswa tersebut.</w:t>
                        </w:r>
                      </w:p>
                      <w:p w14:paraId="1ECC9644" w14:textId="77777777" w:rsidR="00535E8A" w:rsidRPr="00031F76" w:rsidRDefault="00535E8A" w:rsidP="00487377">
                        <w:pPr>
                          <w:pStyle w:val="ListParagraph"/>
                          <w:numPr>
                            <w:ilvl w:val="0"/>
                            <w:numId w:val="24"/>
                          </w:numPr>
                          <w:spacing w:after="0" w:line="240" w:lineRule="auto"/>
                          <w:rPr>
                            <w:rFonts w:ascii="Times New Roman" w:eastAsia="Times New Roman" w:hAnsi="Times New Roman" w:cs="Times New Roman"/>
                            <w:color w:val="000000" w:themeColor="text1"/>
                            <w:sz w:val="24"/>
                            <w:szCs w:val="24"/>
                            <w:lang w:eastAsia="en-ID"/>
                          </w:rPr>
                        </w:pPr>
                        <w:r w:rsidRPr="00031F76">
                          <w:rPr>
                            <w:rFonts w:ascii="Times New Roman" w:eastAsia="Times New Roman" w:hAnsi="Times New Roman" w:cs="Times New Roman"/>
                            <w:b/>
                            <w:bCs/>
                            <w:color w:val="000000" w:themeColor="text1"/>
                            <w:sz w:val="24"/>
                            <w:szCs w:val="24"/>
                            <w:lang w:eastAsia="en-ID"/>
                          </w:rPr>
                          <w:t>Sistem:</w:t>
                        </w:r>
                        <w:r w:rsidRPr="00031F76">
                          <w:rPr>
                            <w:rFonts w:ascii="Times New Roman" w:eastAsia="Times New Roman" w:hAnsi="Times New Roman" w:cs="Times New Roman"/>
                            <w:color w:val="000000" w:themeColor="text1"/>
                            <w:sz w:val="24"/>
                            <w:szCs w:val="24"/>
                            <w:lang w:eastAsia="en-ID"/>
                          </w:rPr>
                          <w:t xml:space="preserve">  Mengambil status terakhir dan riwayat progres.</w:t>
                        </w:r>
                      </w:p>
                      <w:p w14:paraId="512E366E" w14:textId="17BBE854" w:rsidR="00535E8A" w:rsidRPr="00031F76" w:rsidRDefault="00535E8A" w:rsidP="00487377">
                        <w:pPr>
                          <w:pStyle w:val="ListParagraph"/>
                          <w:numPr>
                            <w:ilvl w:val="0"/>
                            <w:numId w:val="24"/>
                          </w:numPr>
                          <w:spacing w:after="0" w:line="240" w:lineRule="auto"/>
                          <w:rPr>
                            <w:rFonts w:ascii="Times New Roman" w:eastAsia="Times New Roman" w:hAnsi="Times New Roman" w:cs="Times New Roman"/>
                            <w:color w:val="000000" w:themeColor="text1"/>
                            <w:sz w:val="24"/>
                            <w:szCs w:val="24"/>
                            <w:lang w:eastAsia="en-ID"/>
                          </w:rPr>
                        </w:pPr>
                        <w:r w:rsidRPr="00031F76">
                          <w:rPr>
                            <w:rFonts w:ascii="Times New Roman" w:eastAsia="Times New Roman" w:hAnsi="Times New Roman" w:cs="Times New Roman"/>
                            <w:b/>
                            <w:bCs/>
                            <w:color w:val="000000" w:themeColor="text1"/>
                            <w:sz w:val="24"/>
                            <w:szCs w:val="24"/>
                            <w:lang w:eastAsia="en-ID"/>
                          </w:rPr>
                          <w:t>Sistem:</w:t>
                        </w:r>
                        <w:r w:rsidRPr="00031F76">
                          <w:rPr>
                            <w:rFonts w:ascii="Times New Roman" w:eastAsia="Times New Roman" w:hAnsi="Times New Roman" w:cs="Times New Roman"/>
                            <w:color w:val="000000" w:themeColor="text1"/>
                            <w:sz w:val="24"/>
                            <w:szCs w:val="24"/>
                            <w:lang w:eastAsia="en-ID"/>
                          </w:rPr>
                          <w:t xml:space="preserve">  Menampilkan detail, foto, stepper status (Menunggu, Dikerjakan, Selesai), dan riwayat progres dari admin.</w:t>
                        </w:r>
                      </w:p>
                    </w:tc>
                  </w:tr>
                </w:tbl>
                <w:p w14:paraId="43A140BC" w14:textId="268FE639" w:rsidR="00535E8A" w:rsidRPr="00031F76" w:rsidRDefault="00535E8A" w:rsidP="00535E8A">
                  <w:pPr>
                    <w:spacing w:after="0" w:line="240" w:lineRule="auto"/>
                    <w:rPr>
                      <w:rFonts w:ascii="Times New Roman" w:eastAsia="Times New Roman" w:hAnsi="Times New Roman" w:cs="Times New Roman"/>
                      <w:color w:val="000000" w:themeColor="text1"/>
                      <w:sz w:val="24"/>
                      <w:szCs w:val="24"/>
                      <w:lang w:eastAsia="en-ID"/>
                    </w:rPr>
                  </w:pPr>
                </w:p>
              </w:tc>
            </w:tr>
          </w:tbl>
          <w:p w14:paraId="7525E4FB" w14:textId="77777777" w:rsidR="00535E8A" w:rsidRPr="00031F76" w:rsidRDefault="00535E8A" w:rsidP="0056182E">
            <w:pPr>
              <w:rPr>
                <w:rFonts w:ascii="Times New Roman" w:hAnsi="Times New Roman" w:cs="Times New Roman"/>
                <w:noProof/>
                <w:color w:val="000000" w:themeColor="text1"/>
                <w:sz w:val="24"/>
                <w:szCs w:val="24"/>
              </w:rPr>
            </w:pPr>
          </w:p>
        </w:tc>
      </w:tr>
      <w:tr w:rsidR="00535E8A" w:rsidRPr="00031F76" w14:paraId="008F16F7" w14:textId="77777777" w:rsidTr="0056182E">
        <w:trPr>
          <w:trHeight w:val="840"/>
        </w:trPr>
        <w:tc>
          <w:tcPr>
            <w:tcW w:w="2830" w:type="dxa"/>
          </w:tcPr>
          <w:p w14:paraId="0CCFF819" w14:textId="77777777" w:rsidR="00535E8A" w:rsidRPr="00031F76" w:rsidRDefault="00535E8A" w:rsidP="0056182E">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Alur alternatif</w:t>
            </w:r>
          </w:p>
        </w:tc>
        <w:tc>
          <w:tcPr>
            <w:tcW w:w="6186" w:type="dxa"/>
          </w:tcPr>
          <w:p w14:paraId="216D7E32" w14:textId="688F5A22" w:rsidR="00535E8A" w:rsidRPr="00031F76" w:rsidRDefault="00535E8A" w:rsidP="0056182E">
            <w:pPr>
              <w:rPr>
                <w:rFonts w:ascii="Times New Roman" w:hAnsi="Times New Roman" w:cs="Times New Roman"/>
                <w:noProof/>
                <w:color w:val="000000" w:themeColor="text1"/>
                <w:sz w:val="24"/>
                <w:szCs w:val="24"/>
              </w:rPr>
            </w:pPr>
            <w:r w:rsidRPr="00031F76">
              <w:rPr>
                <w:rFonts w:ascii="Times New Roman" w:hAnsi="Times New Roman" w:cs="Times New Roman"/>
                <w:color w:val="000000" w:themeColor="text1"/>
                <w:sz w:val="24"/>
                <w:szCs w:val="24"/>
              </w:rPr>
              <w:t>ID kosong atau laporan bukan milik siswa yang login: sistem kembali ke daftar laporan.</w:t>
            </w:r>
          </w:p>
        </w:tc>
      </w:tr>
      <w:tr w:rsidR="00535E8A" w:rsidRPr="00031F76" w14:paraId="39373210" w14:textId="77777777" w:rsidTr="0056182E">
        <w:trPr>
          <w:trHeight w:val="840"/>
        </w:trPr>
        <w:tc>
          <w:tcPr>
            <w:tcW w:w="2830" w:type="dxa"/>
          </w:tcPr>
          <w:p w14:paraId="0C70AA32" w14:textId="77777777" w:rsidR="00535E8A" w:rsidRPr="00031F76" w:rsidRDefault="00535E8A" w:rsidP="0056182E">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Pascakondisi</w:t>
            </w:r>
          </w:p>
        </w:tc>
        <w:tc>
          <w:tcPr>
            <w:tcW w:w="6186" w:type="dxa"/>
          </w:tcPr>
          <w:p w14:paraId="593DF6F0" w14:textId="1A2730BF" w:rsidR="00535E8A" w:rsidRPr="00031F76" w:rsidRDefault="00535E8A" w:rsidP="00623505">
            <w:pPr>
              <w:keepNext/>
              <w:rPr>
                <w:rFonts w:ascii="Times New Roman" w:hAnsi="Times New Roman" w:cs="Times New Roman"/>
                <w:noProof/>
                <w:color w:val="000000" w:themeColor="text1"/>
                <w:sz w:val="24"/>
                <w:szCs w:val="24"/>
              </w:rPr>
            </w:pPr>
            <w:r w:rsidRPr="00031F76">
              <w:rPr>
                <w:rFonts w:ascii="Times New Roman" w:hAnsi="Times New Roman" w:cs="Times New Roman"/>
                <w:color w:val="000000" w:themeColor="text1"/>
                <w:sz w:val="24"/>
                <w:szCs w:val="24"/>
              </w:rPr>
              <w:t>Siswa mengetahui status dan tanggapan admin</w:t>
            </w:r>
          </w:p>
        </w:tc>
      </w:tr>
    </w:tbl>
    <w:p w14:paraId="2A6DFB76" w14:textId="48F18AD9" w:rsidR="00535E8A" w:rsidRPr="00031F76" w:rsidRDefault="00623505" w:rsidP="008200F9">
      <w:pPr>
        <w:pStyle w:val="Caption"/>
        <w:jc w:val="center"/>
        <w:rPr>
          <w:rFonts w:ascii="Times New Roman" w:hAnsi="Times New Roman" w:cs="Times New Roman"/>
          <w:color w:val="000000" w:themeColor="text1"/>
          <w:sz w:val="24"/>
          <w:szCs w:val="24"/>
          <w:lang w:val="en-US"/>
        </w:rPr>
      </w:pPr>
      <w:bookmarkStart w:id="42" w:name="_Toc243681244"/>
      <w:r w:rsidRPr="00031F76">
        <w:rPr>
          <w:rFonts w:ascii="Times New Roman" w:hAnsi="Times New Roman" w:cs="Times New Roman"/>
          <w:color w:val="000000" w:themeColor="text1"/>
          <w:sz w:val="24"/>
          <w:szCs w:val="24"/>
        </w:rPr>
        <w:t xml:space="preserve">Tabel 2. </w:t>
      </w:r>
      <w:r w:rsidRPr="00031F76">
        <w:rPr>
          <w:rFonts w:ascii="Times New Roman" w:hAnsi="Times New Roman" w:cs="Times New Roman"/>
          <w:color w:val="000000" w:themeColor="text1"/>
          <w:sz w:val="24"/>
          <w:szCs w:val="24"/>
        </w:rPr>
        <w:fldChar w:fldCharType="begin"/>
      </w:r>
      <w:r w:rsidRPr="00031F76">
        <w:rPr>
          <w:rFonts w:ascii="Times New Roman" w:hAnsi="Times New Roman" w:cs="Times New Roman"/>
          <w:color w:val="000000" w:themeColor="text1"/>
          <w:sz w:val="24"/>
          <w:szCs w:val="24"/>
        </w:rPr>
        <w:instrText xml:space="preserve"> SEQ Tabel_2. \* ARABIC </w:instrText>
      </w:r>
      <w:r w:rsidRPr="00031F76">
        <w:rPr>
          <w:rFonts w:ascii="Times New Roman" w:hAnsi="Times New Roman" w:cs="Times New Roman"/>
          <w:color w:val="000000" w:themeColor="text1"/>
          <w:sz w:val="24"/>
          <w:szCs w:val="24"/>
        </w:rPr>
        <w:fldChar w:fldCharType="separate"/>
      </w:r>
      <w:r w:rsidR="00CD2F74" w:rsidRPr="00031F76">
        <w:rPr>
          <w:rFonts w:ascii="Times New Roman" w:hAnsi="Times New Roman" w:cs="Times New Roman"/>
          <w:noProof/>
          <w:color w:val="000000" w:themeColor="text1"/>
          <w:sz w:val="24"/>
          <w:szCs w:val="24"/>
        </w:rPr>
        <w:t>14</w:t>
      </w:r>
      <w:r w:rsidRPr="00031F76">
        <w:rPr>
          <w:rFonts w:ascii="Times New Roman" w:hAnsi="Times New Roman" w:cs="Times New Roman"/>
          <w:color w:val="000000" w:themeColor="text1"/>
          <w:sz w:val="24"/>
          <w:szCs w:val="24"/>
        </w:rPr>
        <w:fldChar w:fldCharType="end"/>
      </w:r>
      <w:r w:rsidRPr="00031F76">
        <w:rPr>
          <w:rFonts w:ascii="Times New Roman" w:hAnsi="Times New Roman" w:cs="Times New Roman"/>
          <w:color w:val="000000" w:themeColor="text1"/>
          <w:sz w:val="24"/>
          <w:szCs w:val="24"/>
          <w:lang w:val="en-US"/>
        </w:rPr>
        <w:t xml:space="preserve"> </w:t>
      </w:r>
      <w:proofErr w:type="spellStart"/>
      <w:r w:rsidRPr="00031F76">
        <w:rPr>
          <w:rFonts w:ascii="Times New Roman" w:hAnsi="Times New Roman" w:cs="Times New Roman"/>
          <w:color w:val="000000" w:themeColor="text1"/>
          <w:sz w:val="24"/>
          <w:szCs w:val="24"/>
          <w:lang w:val="en-US"/>
        </w:rPr>
        <w:t>Skenario</w:t>
      </w:r>
      <w:proofErr w:type="spellEnd"/>
      <w:r w:rsidRPr="00031F76">
        <w:rPr>
          <w:rFonts w:ascii="Times New Roman" w:hAnsi="Times New Roman" w:cs="Times New Roman"/>
          <w:color w:val="000000" w:themeColor="text1"/>
          <w:sz w:val="24"/>
          <w:szCs w:val="24"/>
          <w:lang w:val="en-US"/>
        </w:rPr>
        <w:t xml:space="preserve"> detail dan progress</w:t>
      </w:r>
      <w:bookmarkEnd w:id="42"/>
    </w:p>
    <w:p w14:paraId="398A3E16" w14:textId="0E58CBB8" w:rsidR="00623505" w:rsidRPr="00031F76" w:rsidRDefault="00623505" w:rsidP="00623505">
      <w:pPr>
        <w:rPr>
          <w:rFonts w:ascii="Times New Roman" w:hAnsi="Times New Roman" w:cs="Times New Roman"/>
          <w:color w:val="000000" w:themeColor="text1"/>
          <w:sz w:val="24"/>
          <w:szCs w:val="24"/>
          <w:lang w:val="en-US"/>
        </w:rPr>
      </w:pPr>
      <w:r w:rsidRPr="00031F76">
        <w:rPr>
          <w:rFonts w:ascii="Times New Roman" w:hAnsi="Times New Roman" w:cs="Times New Roman"/>
          <w:color w:val="000000" w:themeColor="text1"/>
          <w:sz w:val="24"/>
          <w:szCs w:val="24"/>
        </w:rPr>
        <w:t>Siswa dapat memantau status laporan melalui stepper dan membaca tanggapan admin pada riwayat progres.</w:t>
      </w:r>
    </w:p>
    <w:p w14:paraId="61796EC1" w14:textId="0A9ACC84" w:rsidR="00535E8A" w:rsidRPr="00031F76" w:rsidRDefault="00535E8A" w:rsidP="00D15764">
      <w:pPr>
        <w:rPr>
          <w:rFonts w:ascii="Times New Roman" w:hAnsi="Times New Roman" w:cs="Times New Roman"/>
          <w:b/>
          <w:bCs/>
          <w:noProof/>
          <w:color w:val="000000" w:themeColor="text1"/>
          <w:sz w:val="24"/>
          <w:szCs w:val="24"/>
        </w:rPr>
      </w:pPr>
    </w:p>
    <w:p w14:paraId="6FA494BB" w14:textId="17EAAD4B" w:rsidR="00535E8A" w:rsidRPr="00031F76" w:rsidRDefault="00535E8A" w:rsidP="00D15764">
      <w:pPr>
        <w:rPr>
          <w:rFonts w:ascii="Times New Roman" w:hAnsi="Times New Roman" w:cs="Times New Roman"/>
          <w:b/>
          <w:bCs/>
          <w:noProof/>
          <w:color w:val="000000" w:themeColor="text1"/>
          <w:sz w:val="24"/>
          <w:szCs w:val="24"/>
        </w:rPr>
      </w:pPr>
    </w:p>
    <w:p w14:paraId="2106C454" w14:textId="1BA69931" w:rsidR="00535E8A" w:rsidRPr="00031F76" w:rsidRDefault="00535E8A" w:rsidP="00D15764">
      <w:pPr>
        <w:rPr>
          <w:rFonts w:ascii="Times New Roman" w:hAnsi="Times New Roman" w:cs="Times New Roman"/>
          <w:b/>
          <w:bCs/>
          <w:noProof/>
          <w:color w:val="000000" w:themeColor="text1"/>
          <w:sz w:val="24"/>
          <w:szCs w:val="24"/>
        </w:rPr>
      </w:pPr>
    </w:p>
    <w:p w14:paraId="614FBC00" w14:textId="4AEC259D" w:rsidR="00535E8A" w:rsidRPr="00031F76" w:rsidRDefault="00535E8A" w:rsidP="00D15764">
      <w:pPr>
        <w:rPr>
          <w:rFonts w:ascii="Times New Roman" w:hAnsi="Times New Roman" w:cs="Times New Roman"/>
          <w:b/>
          <w:bCs/>
          <w:noProof/>
          <w:color w:val="000000" w:themeColor="text1"/>
          <w:sz w:val="24"/>
          <w:szCs w:val="24"/>
        </w:rPr>
      </w:pPr>
    </w:p>
    <w:p w14:paraId="606BDB2A" w14:textId="24C3C003" w:rsidR="00535E8A" w:rsidRPr="00031F76" w:rsidRDefault="00535E8A" w:rsidP="00D15764">
      <w:pPr>
        <w:rPr>
          <w:rFonts w:ascii="Times New Roman" w:hAnsi="Times New Roman" w:cs="Times New Roman"/>
          <w:b/>
          <w:bCs/>
          <w:noProof/>
          <w:color w:val="000000" w:themeColor="text1"/>
          <w:sz w:val="24"/>
          <w:szCs w:val="24"/>
        </w:rPr>
      </w:pPr>
    </w:p>
    <w:p w14:paraId="04AA0032" w14:textId="08D62E1F" w:rsidR="00535E8A" w:rsidRPr="00031F76" w:rsidRDefault="00535E8A" w:rsidP="00D15764">
      <w:pPr>
        <w:rPr>
          <w:rFonts w:ascii="Times New Roman" w:hAnsi="Times New Roman" w:cs="Times New Roman"/>
          <w:b/>
          <w:bCs/>
          <w:noProof/>
          <w:color w:val="000000" w:themeColor="text1"/>
          <w:sz w:val="24"/>
          <w:szCs w:val="24"/>
        </w:rPr>
      </w:pPr>
    </w:p>
    <w:p w14:paraId="1BB41855" w14:textId="671629C7" w:rsidR="00535E8A" w:rsidRPr="00031F76" w:rsidRDefault="00535E8A" w:rsidP="00D15764">
      <w:pPr>
        <w:rPr>
          <w:rFonts w:ascii="Times New Roman" w:hAnsi="Times New Roman" w:cs="Times New Roman"/>
          <w:b/>
          <w:bCs/>
          <w:noProof/>
          <w:color w:val="000000" w:themeColor="text1"/>
          <w:sz w:val="24"/>
          <w:szCs w:val="24"/>
        </w:rPr>
      </w:pPr>
    </w:p>
    <w:p w14:paraId="584D9A46" w14:textId="0E8B12C3" w:rsidR="00535E8A" w:rsidRDefault="00535E8A" w:rsidP="00D15764">
      <w:pPr>
        <w:rPr>
          <w:rFonts w:ascii="Times New Roman" w:hAnsi="Times New Roman" w:cs="Times New Roman"/>
          <w:b/>
          <w:bCs/>
          <w:noProof/>
          <w:color w:val="000000" w:themeColor="text1"/>
          <w:sz w:val="24"/>
          <w:szCs w:val="24"/>
        </w:rPr>
      </w:pPr>
    </w:p>
    <w:p w14:paraId="085B80A9" w14:textId="39638140" w:rsidR="00031F76" w:rsidRDefault="00031F76" w:rsidP="00D15764">
      <w:pPr>
        <w:rPr>
          <w:rFonts w:ascii="Times New Roman" w:hAnsi="Times New Roman" w:cs="Times New Roman"/>
          <w:b/>
          <w:bCs/>
          <w:noProof/>
          <w:color w:val="000000" w:themeColor="text1"/>
          <w:sz w:val="24"/>
          <w:szCs w:val="24"/>
        </w:rPr>
      </w:pPr>
    </w:p>
    <w:p w14:paraId="39625462" w14:textId="77777777" w:rsidR="00031F76" w:rsidRPr="00031F76" w:rsidRDefault="00031F76" w:rsidP="00D15764">
      <w:pPr>
        <w:rPr>
          <w:rFonts w:ascii="Times New Roman" w:hAnsi="Times New Roman" w:cs="Times New Roman"/>
          <w:b/>
          <w:bCs/>
          <w:noProof/>
          <w:color w:val="000000" w:themeColor="text1"/>
          <w:sz w:val="24"/>
          <w:szCs w:val="24"/>
        </w:rPr>
      </w:pPr>
    </w:p>
    <w:p w14:paraId="546F1B23" w14:textId="6DD12E3E" w:rsidR="00535E8A" w:rsidRPr="00031F76" w:rsidRDefault="00535E8A" w:rsidP="00D15764">
      <w:pPr>
        <w:rPr>
          <w:rFonts w:ascii="Times New Roman" w:hAnsi="Times New Roman" w:cs="Times New Roman"/>
          <w:b/>
          <w:bCs/>
          <w:noProof/>
          <w:color w:val="000000" w:themeColor="text1"/>
          <w:sz w:val="24"/>
          <w:szCs w:val="24"/>
        </w:rPr>
      </w:pPr>
    </w:p>
    <w:p w14:paraId="0CE7FD35" w14:textId="77777777" w:rsidR="00623505" w:rsidRPr="00031F76" w:rsidRDefault="00623505" w:rsidP="00D15764">
      <w:pPr>
        <w:rPr>
          <w:rFonts w:ascii="Times New Roman" w:hAnsi="Times New Roman" w:cs="Times New Roman"/>
          <w:b/>
          <w:bCs/>
          <w:noProof/>
          <w:color w:val="000000" w:themeColor="text1"/>
          <w:sz w:val="24"/>
          <w:szCs w:val="24"/>
        </w:rPr>
      </w:pPr>
    </w:p>
    <w:p w14:paraId="1733A6FA" w14:textId="5B7DC46D" w:rsidR="00535E8A" w:rsidRPr="00031F76" w:rsidRDefault="00535E8A" w:rsidP="00D15764">
      <w:pPr>
        <w:rPr>
          <w:rFonts w:ascii="Times New Roman" w:hAnsi="Times New Roman" w:cs="Times New Roman"/>
          <w:b/>
          <w:bCs/>
          <w:noProof/>
          <w:color w:val="000000" w:themeColor="text1"/>
          <w:sz w:val="24"/>
          <w:szCs w:val="24"/>
        </w:rPr>
      </w:pPr>
      <w:r w:rsidRPr="00031F76">
        <w:rPr>
          <w:rFonts w:ascii="Times New Roman" w:hAnsi="Times New Roman" w:cs="Times New Roman"/>
          <w:b/>
          <w:bCs/>
          <w:noProof/>
          <w:color w:val="000000" w:themeColor="text1"/>
          <w:sz w:val="24"/>
          <w:szCs w:val="24"/>
        </w:rPr>
        <w:t>Tabel Skenario Usecase Melihat Histori (Siswa)</w:t>
      </w:r>
    </w:p>
    <w:tbl>
      <w:tblPr>
        <w:tblStyle w:val="TableGrid"/>
        <w:tblW w:w="0" w:type="auto"/>
        <w:tblLook w:val="04A0" w:firstRow="1" w:lastRow="0" w:firstColumn="1" w:lastColumn="0" w:noHBand="0" w:noVBand="1"/>
      </w:tblPr>
      <w:tblGrid>
        <w:gridCol w:w="2830"/>
        <w:gridCol w:w="6186"/>
      </w:tblGrid>
      <w:tr w:rsidR="00535E8A" w:rsidRPr="00031F76" w14:paraId="0C0F41DF" w14:textId="77777777" w:rsidTr="0056182E">
        <w:trPr>
          <w:trHeight w:val="373"/>
        </w:trPr>
        <w:tc>
          <w:tcPr>
            <w:tcW w:w="2830" w:type="dxa"/>
          </w:tcPr>
          <w:p w14:paraId="3C39D0E1" w14:textId="77777777" w:rsidR="00535E8A" w:rsidRPr="00031F76" w:rsidRDefault="00535E8A" w:rsidP="0056182E">
            <w:pPr>
              <w:rPr>
                <w:rFonts w:ascii="Times New Roman" w:hAnsi="Times New Roman" w:cs="Times New Roman"/>
                <w:b/>
                <w:bCs/>
                <w:noProof/>
                <w:color w:val="000000" w:themeColor="text1"/>
                <w:sz w:val="24"/>
                <w:szCs w:val="24"/>
              </w:rPr>
            </w:pPr>
            <w:r w:rsidRPr="00031F76">
              <w:rPr>
                <w:rFonts w:ascii="Times New Roman" w:hAnsi="Times New Roman" w:cs="Times New Roman"/>
                <w:b/>
                <w:bCs/>
                <w:noProof/>
                <w:color w:val="000000" w:themeColor="text1"/>
                <w:sz w:val="24"/>
                <w:szCs w:val="24"/>
              </w:rPr>
              <w:t>Item</w:t>
            </w:r>
          </w:p>
        </w:tc>
        <w:tc>
          <w:tcPr>
            <w:tcW w:w="6186" w:type="dxa"/>
          </w:tcPr>
          <w:p w14:paraId="110F1E6F" w14:textId="77777777" w:rsidR="00535E8A" w:rsidRPr="00031F76" w:rsidRDefault="00535E8A" w:rsidP="0056182E">
            <w:pPr>
              <w:rPr>
                <w:rFonts w:ascii="Times New Roman" w:hAnsi="Times New Roman" w:cs="Times New Roman"/>
                <w:b/>
                <w:bCs/>
                <w:noProof/>
                <w:color w:val="000000" w:themeColor="text1"/>
                <w:sz w:val="24"/>
                <w:szCs w:val="24"/>
              </w:rPr>
            </w:pPr>
            <w:r w:rsidRPr="00031F76">
              <w:rPr>
                <w:rFonts w:ascii="Times New Roman" w:hAnsi="Times New Roman" w:cs="Times New Roman"/>
                <w:b/>
                <w:bCs/>
                <w:noProof/>
                <w:color w:val="000000" w:themeColor="text1"/>
                <w:sz w:val="24"/>
                <w:szCs w:val="24"/>
              </w:rPr>
              <w:t>Keterangan</w:t>
            </w:r>
          </w:p>
        </w:tc>
      </w:tr>
      <w:tr w:rsidR="00535E8A" w:rsidRPr="00031F76" w14:paraId="6A4DEF07" w14:textId="77777777" w:rsidTr="0056182E">
        <w:trPr>
          <w:trHeight w:val="420"/>
        </w:trPr>
        <w:tc>
          <w:tcPr>
            <w:tcW w:w="2830" w:type="dxa"/>
          </w:tcPr>
          <w:p w14:paraId="405ECEAB" w14:textId="77777777" w:rsidR="00535E8A" w:rsidRPr="00031F76" w:rsidRDefault="00535E8A" w:rsidP="0056182E">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Nama usecase</w:t>
            </w:r>
          </w:p>
        </w:tc>
        <w:tc>
          <w:tcPr>
            <w:tcW w:w="6186" w:type="dxa"/>
          </w:tcPr>
          <w:p w14:paraId="102B5AFA" w14:textId="1335E6A6" w:rsidR="00535E8A" w:rsidRPr="00031F76" w:rsidRDefault="00535E8A" w:rsidP="0056182E">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Melihat Histori</w:t>
            </w:r>
          </w:p>
        </w:tc>
      </w:tr>
      <w:tr w:rsidR="00535E8A" w:rsidRPr="00031F76" w14:paraId="18F83BC7" w14:textId="77777777" w:rsidTr="0056182E">
        <w:trPr>
          <w:trHeight w:val="413"/>
        </w:trPr>
        <w:tc>
          <w:tcPr>
            <w:tcW w:w="2830" w:type="dxa"/>
          </w:tcPr>
          <w:p w14:paraId="4AD7C0F3" w14:textId="77777777" w:rsidR="00535E8A" w:rsidRPr="00031F76" w:rsidRDefault="00535E8A" w:rsidP="0056182E">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Aktor</w:t>
            </w:r>
          </w:p>
        </w:tc>
        <w:tc>
          <w:tcPr>
            <w:tcW w:w="6186" w:type="dxa"/>
          </w:tcPr>
          <w:p w14:paraId="52120936" w14:textId="77777777" w:rsidR="00535E8A" w:rsidRPr="00031F76" w:rsidRDefault="00535E8A" w:rsidP="0056182E">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 xml:space="preserve">Siswa </w:t>
            </w:r>
          </w:p>
        </w:tc>
      </w:tr>
      <w:tr w:rsidR="00535E8A" w:rsidRPr="00031F76" w14:paraId="71D9B4A3" w14:textId="77777777" w:rsidTr="0056182E">
        <w:trPr>
          <w:trHeight w:val="496"/>
        </w:trPr>
        <w:tc>
          <w:tcPr>
            <w:tcW w:w="2830" w:type="dxa"/>
          </w:tcPr>
          <w:p w14:paraId="061A0EFF" w14:textId="77777777" w:rsidR="00535E8A" w:rsidRPr="00031F76" w:rsidRDefault="00535E8A" w:rsidP="0056182E">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Deskripsi</w:t>
            </w:r>
          </w:p>
        </w:tc>
        <w:tc>
          <w:tcPr>
            <w:tcW w:w="61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761"/>
            </w:tblGrid>
            <w:tr w:rsidR="00031F76" w:rsidRPr="00031F76" w14:paraId="389D926B" w14:textId="77777777" w:rsidTr="0056182E">
              <w:trPr>
                <w:tblCellSpacing w:w="15" w:type="dxa"/>
              </w:trPr>
              <w:tc>
                <w:tcPr>
                  <w:tcW w:w="0" w:type="auto"/>
                  <w:vAlign w:val="center"/>
                  <w:hideMark/>
                </w:tcPr>
                <w:p w14:paraId="30BE0DFA" w14:textId="77777777" w:rsidR="00535E8A" w:rsidRPr="00031F76" w:rsidRDefault="00535E8A" w:rsidP="0056182E">
                  <w:pPr>
                    <w:spacing w:after="0" w:line="240" w:lineRule="auto"/>
                    <w:rPr>
                      <w:rFonts w:ascii="Times New Roman" w:eastAsia="Times New Roman" w:hAnsi="Times New Roman" w:cs="Times New Roman"/>
                      <w:color w:val="000000" w:themeColor="text1"/>
                      <w:sz w:val="24"/>
                      <w:szCs w:val="24"/>
                      <w:lang w:eastAsia="en-ID"/>
                    </w:rPr>
                  </w:pPr>
                </w:p>
              </w:tc>
              <w:tc>
                <w:tcPr>
                  <w:tcW w:w="0" w:type="auto"/>
                  <w:vAlign w:val="center"/>
                  <w:hideMark/>
                </w:tcPr>
                <w:p w14:paraId="062AF249" w14:textId="6A200C79" w:rsidR="00535E8A" w:rsidRPr="00031F76" w:rsidRDefault="00535E8A" w:rsidP="0056182E">
                  <w:pPr>
                    <w:spacing w:after="0" w:line="240" w:lineRule="auto"/>
                    <w:rPr>
                      <w:rFonts w:ascii="Times New Roman" w:eastAsia="Times New Roman" w:hAnsi="Times New Roman" w:cs="Times New Roman"/>
                      <w:color w:val="000000" w:themeColor="text1"/>
                      <w:sz w:val="24"/>
                      <w:szCs w:val="24"/>
                      <w:lang w:eastAsia="en-ID"/>
                    </w:rPr>
                  </w:pPr>
                  <w:r w:rsidRPr="00031F76">
                    <w:rPr>
                      <w:rFonts w:ascii="Times New Roman" w:hAnsi="Times New Roman" w:cs="Times New Roman"/>
                      <w:color w:val="000000" w:themeColor="text1"/>
                      <w:sz w:val="24"/>
                      <w:szCs w:val="24"/>
                    </w:rPr>
                    <w:t>Siswa melihat riwayat seluruh laporan yang pernah dikirim</w:t>
                  </w:r>
                </w:p>
              </w:tc>
            </w:tr>
          </w:tbl>
          <w:p w14:paraId="1006D9AE" w14:textId="77777777" w:rsidR="00535E8A" w:rsidRPr="00031F76" w:rsidRDefault="00535E8A" w:rsidP="0056182E">
            <w:pPr>
              <w:rPr>
                <w:rFonts w:ascii="Times New Roman" w:hAnsi="Times New Roman" w:cs="Times New Roman"/>
                <w:noProof/>
                <w:color w:val="000000" w:themeColor="text1"/>
                <w:sz w:val="24"/>
                <w:szCs w:val="24"/>
              </w:rPr>
            </w:pPr>
          </w:p>
        </w:tc>
      </w:tr>
      <w:tr w:rsidR="00535E8A" w:rsidRPr="00031F76" w14:paraId="6D65F96D" w14:textId="77777777" w:rsidTr="0056182E">
        <w:trPr>
          <w:trHeight w:val="429"/>
        </w:trPr>
        <w:tc>
          <w:tcPr>
            <w:tcW w:w="2830" w:type="dxa"/>
          </w:tcPr>
          <w:p w14:paraId="47F3B58B" w14:textId="77777777" w:rsidR="00535E8A" w:rsidRPr="00031F76" w:rsidRDefault="00535E8A" w:rsidP="0056182E">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Prakondisi</w:t>
            </w:r>
          </w:p>
        </w:tc>
        <w:tc>
          <w:tcPr>
            <w:tcW w:w="6186" w:type="dxa"/>
          </w:tcPr>
          <w:p w14:paraId="6B8877BA" w14:textId="77777777" w:rsidR="00535E8A" w:rsidRPr="00031F76" w:rsidRDefault="00535E8A" w:rsidP="0056182E">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Siswa sudah login</w:t>
            </w:r>
          </w:p>
        </w:tc>
      </w:tr>
      <w:tr w:rsidR="00535E8A" w:rsidRPr="00031F76" w14:paraId="2ACD93D3" w14:textId="77777777" w:rsidTr="0056182E">
        <w:trPr>
          <w:trHeight w:val="3014"/>
        </w:trPr>
        <w:tc>
          <w:tcPr>
            <w:tcW w:w="2830" w:type="dxa"/>
          </w:tcPr>
          <w:p w14:paraId="7C1EC94C" w14:textId="77777777" w:rsidR="00535E8A" w:rsidRPr="00031F76" w:rsidRDefault="00535E8A" w:rsidP="0056182E">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Alur normal</w:t>
            </w:r>
          </w:p>
        </w:tc>
        <w:tc>
          <w:tcPr>
            <w:tcW w:w="61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889"/>
            </w:tblGrid>
            <w:tr w:rsidR="00535E8A" w:rsidRPr="00031F76" w14:paraId="29122E3C" w14:textId="77777777" w:rsidTr="0056182E">
              <w:trPr>
                <w:tblCellSpacing w:w="15" w:type="dxa"/>
              </w:trPr>
              <w:tc>
                <w:tcPr>
                  <w:tcW w:w="0" w:type="auto"/>
                  <w:vAlign w:val="center"/>
                  <w:hideMark/>
                </w:tcPr>
                <w:p w14:paraId="441D6ECE" w14:textId="77777777" w:rsidR="00535E8A" w:rsidRPr="00031F76" w:rsidRDefault="00535E8A" w:rsidP="0056182E">
                  <w:pPr>
                    <w:spacing w:after="0" w:line="240" w:lineRule="auto"/>
                    <w:rPr>
                      <w:rFonts w:ascii="Times New Roman" w:eastAsia="Times New Roman" w:hAnsi="Times New Roman" w:cs="Times New Roman"/>
                      <w:color w:val="000000" w:themeColor="text1"/>
                      <w:sz w:val="24"/>
                      <w:szCs w:val="24"/>
                      <w:lang w:eastAsia="en-ID"/>
                    </w:rPr>
                  </w:pPr>
                </w:p>
              </w:tc>
              <w:tc>
                <w:tcPr>
                  <w:tcW w:w="0" w:type="auto"/>
                  <w:vAlign w:val="center"/>
                  <w:hideMark/>
                </w:tcPr>
                <w:p w14:paraId="23AAA6CB" w14:textId="77777777" w:rsidR="003D04B9" w:rsidRPr="00031F76" w:rsidRDefault="003D04B9" w:rsidP="00487377">
                  <w:pPr>
                    <w:pStyle w:val="ListParagraph"/>
                    <w:numPr>
                      <w:ilvl w:val="0"/>
                      <w:numId w:val="25"/>
                    </w:numPr>
                    <w:spacing w:after="0" w:line="240" w:lineRule="auto"/>
                    <w:rPr>
                      <w:rFonts w:ascii="Times New Roman" w:eastAsia="Times New Roman" w:hAnsi="Times New Roman" w:cs="Times New Roman"/>
                      <w:color w:val="000000" w:themeColor="text1"/>
                      <w:sz w:val="24"/>
                      <w:szCs w:val="24"/>
                      <w:lang w:eastAsia="en-ID"/>
                    </w:rPr>
                  </w:pPr>
                  <w:r w:rsidRPr="00031F76">
                    <w:rPr>
                      <w:rStyle w:val="Strong"/>
                      <w:rFonts w:ascii="Times New Roman" w:hAnsi="Times New Roman" w:cs="Times New Roman"/>
                      <w:color w:val="000000" w:themeColor="text1"/>
                      <w:sz w:val="24"/>
                      <w:szCs w:val="24"/>
                    </w:rPr>
                    <w:t>Aktor:</w:t>
                  </w:r>
                  <w:r w:rsidRPr="00031F76">
                    <w:rPr>
                      <w:rFonts w:ascii="Times New Roman" w:hAnsi="Times New Roman" w:cs="Times New Roman"/>
                      <w:color w:val="000000" w:themeColor="text1"/>
                      <w:sz w:val="24"/>
                      <w:szCs w:val="24"/>
                    </w:rPr>
                    <w:t xml:space="preserve"> Membuka menu Histori.</w:t>
                  </w:r>
                </w:p>
                <w:p w14:paraId="524E4C44" w14:textId="77777777" w:rsidR="003D04B9" w:rsidRPr="00031F76" w:rsidRDefault="003D04B9" w:rsidP="00487377">
                  <w:pPr>
                    <w:pStyle w:val="ListParagraph"/>
                    <w:numPr>
                      <w:ilvl w:val="0"/>
                      <w:numId w:val="25"/>
                    </w:numPr>
                    <w:spacing w:after="0" w:line="240" w:lineRule="auto"/>
                    <w:rPr>
                      <w:rFonts w:ascii="Times New Roman" w:eastAsia="Times New Roman" w:hAnsi="Times New Roman" w:cs="Times New Roman"/>
                      <w:color w:val="000000" w:themeColor="text1"/>
                      <w:sz w:val="24"/>
                      <w:szCs w:val="24"/>
                      <w:lang w:eastAsia="en-ID"/>
                    </w:rPr>
                  </w:pPr>
                  <w:r w:rsidRPr="00031F76">
                    <w:rPr>
                      <w:rStyle w:val="Strong"/>
                      <w:rFonts w:ascii="Times New Roman" w:hAnsi="Times New Roman" w:cs="Times New Roman"/>
                      <w:color w:val="000000" w:themeColor="text1"/>
                      <w:sz w:val="24"/>
                      <w:szCs w:val="24"/>
                    </w:rPr>
                    <w:t>Sistem:</w:t>
                  </w:r>
                  <w:r w:rsidRPr="00031F76">
                    <w:rPr>
                      <w:rFonts w:ascii="Times New Roman" w:hAnsi="Times New Roman" w:cs="Times New Roman"/>
                      <w:color w:val="000000" w:themeColor="text1"/>
                      <w:sz w:val="24"/>
                      <w:szCs w:val="24"/>
                    </w:rPr>
                    <w:t xml:space="preserve"> Mengambil seluruh laporan siswa beserta kategori, lokasi, tanggal, dan status terakhir.</w:t>
                  </w:r>
                </w:p>
                <w:p w14:paraId="3E3241C6" w14:textId="3BEEC6D2" w:rsidR="00535E8A" w:rsidRPr="00031F76" w:rsidRDefault="003D04B9" w:rsidP="00487377">
                  <w:pPr>
                    <w:pStyle w:val="ListParagraph"/>
                    <w:numPr>
                      <w:ilvl w:val="0"/>
                      <w:numId w:val="25"/>
                    </w:numPr>
                    <w:spacing w:after="0" w:line="240" w:lineRule="auto"/>
                    <w:rPr>
                      <w:rFonts w:ascii="Times New Roman" w:eastAsia="Times New Roman" w:hAnsi="Times New Roman" w:cs="Times New Roman"/>
                      <w:color w:val="000000" w:themeColor="text1"/>
                      <w:sz w:val="24"/>
                      <w:szCs w:val="24"/>
                      <w:lang w:eastAsia="en-ID"/>
                    </w:rPr>
                  </w:pPr>
                  <w:r w:rsidRPr="00031F76">
                    <w:rPr>
                      <w:rStyle w:val="Strong"/>
                      <w:rFonts w:ascii="Times New Roman" w:hAnsi="Times New Roman" w:cs="Times New Roman"/>
                      <w:color w:val="000000" w:themeColor="text1"/>
                      <w:sz w:val="24"/>
                      <w:szCs w:val="24"/>
                    </w:rPr>
                    <w:t>Sistem:</w:t>
                  </w:r>
                  <w:r w:rsidRPr="00031F76">
                    <w:rPr>
                      <w:rFonts w:ascii="Times New Roman" w:hAnsi="Times New Roman" w:cs="Times New Roman"/>
                      <w:color w:val="000000" w:themeColor="text1"/>
                      <w:sz w:val="24"/>
                      <w:szCs w:val="24"/>
                    </w:rPr>
                    <w:t xml:space="preserve">  Menampilkan data dengan urutan terbaru di atas.</w:t>
                  </w:r>
                </w:p>
              </w:tc>
            </w:tr>
          </w:tbl>
          <w:p w14:paraId="39847D74" w14:textId="77777777" w:rsidR="00535E8A" w:rsidRPr="00031F76" w:rsidRDefault="00535E8A" w:rsidP="0056182E">
            <w:pPr>
              <w:rPr>
                <w:rFonts w:ascii="Times New Roman" w:hAnsi="Times New Roman" w:cs="Times New Roman"/>
                <w:noProof/>
                <w:color w:val="000000" w:themeColor="text1"/>
                <w:sz w:val="24"/>
                <w:szCs w:val="24"/>
              </w:rPr>
            </w:pPr>
          </w:p>
        </w:tc>
      </w:tr>
      <w:tr w:rsidR="00535E8A" w:rsidRPr="00031F76" w14:paraId="20B2CE12" w14:textId="77777777" w:rsidTr="0056182E">
        <w:trPr>
          <w:trHeight w:val="840"/>
        </w:trPr>
        <w:tc>
          <w:tcPr>
            <w:tcW w:w="2830" w:type="dxa"/>
          </w:tcPr>
          <w:p w14:paraId="2BACC079" w14:textId="77777777" w:rsidR="00535E8A" w:rsidRPr="00031F76" w:rsidRDefault="00535E8A" w:rsidP="0056182E">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Alur alternatif</w:t>
            </w:r>
          </w:p>
        </w:tc>
        <w:tc>
          <w:tcPr>
            <w:tcW w:w="6186" w:type="dxa"/>
          </w:tcPr>
          <w:p w14:paraId="1D60ABFD" w14:textId="26E2E37D" w:rsidR="00535E8A" w:rsidRPr="00031F76" w:rsidRDefault="003D04B9" w:rsidP="0056182E">
            <w:pPr>
              <w:rPr>
                <w:rFonts w:ascii="Times New Roman" w:hAnsi="Times New Roman" w:cs="Times New Roman"/>
                <w:noProof/>
                <w:color w:val="000000" w:themeColor="text1"/>
                <w:sz w:val="24"/>
                <w:szCs w:val="24"/>
              </w:rPr>
            </w:pPr>
            <w:r w:rsidRPr="00031F76">
              <w:rPr>
                <w:rFonts w:ascii="Times New Roman" w:hAnsi="Times New Roman" w:cs="Times New Roman"/>
                <w:color w:val="000000" w:themeColor="text1"/>
                <w:sz w:val="24"/>
                <w:szCs w:val="24"/>
              </w:rPr>
              <w:t>Jika belum ada laporan, sistem menampilkan keterangan data kosong.</w:t>
            </w:r>
          </w:p>
        </w:tc>
      </w:tr>
      <w:tr w:rsidR="00535E8A" w:rsidRPr="00031F76" w14:paraId="10CB3164" w14:textId="77777777" w:rsidTr="0056182E">
        <w:trPr>
          <w:trHeight w:val="840"/>
        </w:trPr>
        <w:tc>
          <w:tcPr>
            <w:tcW w:w="2830" w:type="dxa"/>
          </w:tcPr>
          <w:p w14:paraId="0698551F" w14:textId="77777777" w:rsidR="00535E8A" w:rsidRPr="00031F76" w:rsidRDefault="00535E8A" w:rsidP="0056182E">
            <w:pPr>
              <w:rPr>
                <w:rFonts w:ascii="Times New Roman" w:hAnsi="Times New Roman" w:cs="Times New Roman"/>
                <w:noProof/>
                <w:color w:val="000000" w:themeColor="text1"/>
                <w:sz w:val="24"/>
                <w:szCs w:val="24"/>
              </w:rPr>
            </w:pPr>
            <w:r w:rsidRPr="00031F76">
              <w:rPr>
                <w:rFonts w:ascii="Times New Roman" w:hAnsi="Times New Roman" w:cs="Times New Roman"/>
                <w:noProof/>
                <w:color w:val="000000" w:themeColor="text1"/>
                <w:sz w:val="24"/>
                <w:szCs w:val="24"/>
              </w:rPr>
              <w:t>Pascakondisi</w:t>
            </w:r>
          </w:p>
        </w:tc>
        <w:tc>
          <w:tcPr>
            <w:tcW w:w="6186" w:type="dxa"/>
          </w:tcPr>
          <w:p w14:paraId="1D062BCE" w14:textId="7CD5579D" w:rsidR="00535E8A" w:rsidRPr="00031F76" w:rsidRDefault="003D04B9" w:rsidP="00623505">
            <w:pPr>
              <w:keepNext/>
              <w:rPr>
                <w:rFonts w:ascii="Times New Roman" w:hAnsi="Times New Roman" w:cs="Times New Roman"/>
                <w:noProof/>
                <w:color w:val="000000" w:themeColor="text1"/>
                <w:sz w:val="24"/>
                <w:szCs w:val="24"/>
              </w:rPr>
            </w:pPr>
            <w:r w:rsidRPr="00031F76">
              <w:rPr>
                <w:rFonts w:ascii="Times New Roman" w:hAnsi="Times New Roman" w:cs="Times New Roman"/>
                <w:color w:val="000000" w:themeColor="text1"/>
                <w:sz w:val="24"/>
                <w:szCs w:val="24"/>
              </w:rPr>
              <w:t>Riwayat laporan siswa tampil</w:t>
            </w:r>
          </w:p>
        </w:tc>
      </w:tr>
    </w:tbl>
    <w:p w14:paraId="23101D1E" w14:textId="7BDBA010" w:rsidR="00535E8A" w:rsidRPr="00031F76" w:rsidRDefault="00623505" w:rsidP="008200F9">
      <w:pPr>
        <w:pStyle w:val="Caption"/>
        <w:jc w:val="center"/>
        <w:rPr>
          <w:rFonts w:ascii="Times New Roman" w:hAnsi="Times New Roman" w:cs="Times New Roman"/>
          <w:color w:val="000000" w:themeColor="text1"/>
          <w:sz w:val="24"/>
          <w:szCs w:val="24"/>
          <w:lang w:val="en-US"/>
        </w:rPr>
      </w:pPr>
      <w:bookmarkStart w:id="43" w:name="_Toc243681245"/>
      <w:r w:rsidRPr="00031F76">
        <w:rPr>
          <w:rFonts w:ascii="Times New Roman" w:hAnsi="Times New Roman" w:cs="Times New Roman"/>
          <w:color w:val="000000" w:themeColor="text1"/>
          <w:sz w:val="24"/>
          <w:szCs w:val="24"/>
        </w:rPr>
        <w:t xml:space="preserve">Tabel 2. </w:t>
      </w:r>
      <w:r w:rsidRPr="00031F76">
        <w:rPr>
          <w:rFonts w:ascii="Times New Roman" w:hAnsi="Times New Roman" w:cs="Times New Roman"/>
          <w:color w:val="000000" w:themeColor="text1"/>
          <w:sz w:val="24"/>
          <w:szCs w:val="24"/>
        </w:rPr>
        <w:fldChar w:fldCharType="begin"/>
      </w:r>
      <w:r w:rsidRPr="00031F76">
        <w:rPr>
          <w:rFonts w:ascii="Times New Roman" w:hAnsi="Times New Roman" w:cs="Times New Roman"/>
          <w:color w:val="000000" w:themeColor="text1"/>
          <w:sz w:val="24"/>
          <w:szCs w:val="24"/>
        </w:rPr>
        <w:instrText xml:space="preserve"> SEQ Tabel_2. \* ARABIC </w:instrText>
      </w:r>
      <w:r w:rsidRPr="00031F76">
        <w:rPr>
          <w:rFonts w:ascii="Times New Roman" w:hAnsi="Times New Roman" w:cs="Times New Roman"/>
          <w:color w:val="000000" w:themeColor="text1"/>
          <w:sz w:val="24"/>
          <w:szCs w:val="24"/>
        </w:rPr>
        <w:fldChar w:fldCharType="separate"/>
      </w:r>
      <w:r w:rsidR="00CD2F74" w:rsidRPr="00031F76">
        <w:rPr>
          <w:rFonts w:ascii="Times New Roman" w:hAnsi="Times New Roman" w:cs="Times New Roman"/>
          <w:noProof/>
          <w:color w:val="000000" w:themeColor="text1"/>
          <w:sz w:val="24"/>
          <w:szCs w:val="24"/>
        </w:rPr>
        <w:t>15</w:t>
      </w:r>
      <w:r w:rsidRPr="00031F76">
        <w:rPr>
          <w:rFonts w:ascii="Times New Roman" w:hAnsi="Times New Roman" w:cs="Times New Roman"/>
          <w:color w:val="000000" w:themeColor="text1"/>
          <w:sz w:val="24"/>
          <w:szCs w:val="24"/>
        </w:rPr>
        <w:fldChar w:fldCharType="end"/>
      </w:r>
      <w:r w:rsidRPr="00031F76">
        <w:rPr>
          <w:rFonts w:ascii="Times New Roman" w:hAnsi="Times New Roman" w:cs="Times New Roman"/>
          <w:color w:val="000000" w:themeColor="text1"/>
          <w:sz w:val="24"/>
          <w:szCs w:val="24"/>
          <w:lang w:val="en-US"/>
        </w:rPr>
        <w:t xml:space="preserve"> </w:t>
      </w:r>
      <w:proofErr w:type="spellStart"/>
      <w:r w:rsidRPr="00031F76">
        <w:rPr>
          <w:rFonts w:ascii="Times New Roman" w:hAnsi="Times New Roman" w:cs="Times New Roman"/>
          <w:color w:val="000000" w:themeColor="text1"/>
          <w:sz w:val="24"/>
          <w:szCs w:val="24"/>
          <w:lang w:val="en-US"/>
        </w:rPr>
        <w:t>Skenario</w:t>
      </w:r>
      <w:proofErr w:type="spellEnd"/>
      <w:r w:rsidRPr="00031F76">
        <w:rPr>
          <w:rFonts w:ascii="Times New Roman" w:hAnsi="Times New Roman" w:cs="Times New Roman"/>
          <w:color w:val="000000" w:themeColor="text1"/>
          <w:sz w:val="24"/>
          <w:szCs w:val="24"/>
          <w:lang w:val="en-US"/>
        </w:rPr>
        <w:t xml:space="preserve"> </w:t>
      </w:r>
      <w:proofErr w:type="spellStart"/>
      <w:r w:rsidRPr="00031F76">
        <w:rPr>
          <w:rFonts w:ascii="Times New Roman" w:hAnsi="Times New Roman" w:cs="Times New Roman"/>
          <w:color w:val="000000" w:themeColor="text1"/>
          <w:sz w:val="24"/>
          <w:szCs w:val="24"/>
          <w:lang w:val="en-US"/>
        </w:rPr>
        <w:t>melihat</w:t>
      </w:r>
      <w:proofErr w:type="spellEnd"/>
      <w:r w:rsidRPr="00031F76">
        <w:rPr>
          <w:rFonts w:ascii="Times New Roman" w:hAnsi="Times New Roman" w:cs="Times New Roman"/>
          <w:color w:val="000000" w:themeColor="text1"/>
          <w:sz w:val="24"/>
          <w:szCs w:val="24"/>
          <w:lang w:val="en-US"/>
        </w:rPr>
        <w:t xml:space="preserve"> </w:t>
      </w:r>
      <w:proofErr w:type="spellStart"/>
      <w:r w:rsidRPr="00031F76">
        <w:rPr>
          <w:rFonts w:ascii="Times New Roman" w:hAnsi="Times New Roman" w:cs="Times New Roman"/>
          <w:color w:val="000000" w:themeColor="text1"/>
          <w:sz w:val="24"/>
          <w:szCs w:val="24"/>
          <w:lang w:val="en-US"/>
        </w:rPr>
        <w:t>histori</w:t>
      </w:r>
      <w:bookmarkEnd w:id="43"/>
      <w:proofErr w:type="spellEnd"/>
    </w:p>
    <w:p w14:paraId="28304FBF" w14:textId="3E886F00" w:rsidR="00623505" w:rsidRPr="00031F76" w:rsidRDefault="00623505" w:rsidP="00623505">
      <w:pPr>
        <w:rPr>
          <w:rFonts w:ascii="Times New Roman" w:hAnsi="Times New Roman" w:cs="Times New Roman"/>
          <w:color w:val="000000" w:themeColor="text1"/>
          <w:sz w:val="24"/>
          <w:szCs w:val="24"/>
          <w:lang w:val="en-US"/>
        </w:rPr>
      </w:pPr>
      <w:r w:rsidRPr="00031F76">
        <w:rPr>
          <w:rFonts w:ascii="Times New Roman" w:hAnsi="Times New Roman" w:cs="Times New Roman"/>
          <w:color w:val="000000" w:themeColor="text1"/>
          <w:sz w:val="24"/>
          <w:szCs w:val="24"/>
        </w:rPr>
        <w:t>Histori membantu siswa melihat seluruh laporan yang pernah dikirim beserta status terakhirnya.</w:t>
      </w:r>
    </w:p>
    <w:p w14:paraId="4DC8B672" w14:textId="280C1439" w:rsidR="003D04B9" w:rsidRPr="00031F76" w:rsidRDefault="003D04B9" w:rsidP="00D15764">
      <w:pPr>
        <w:rPr>
          <w:rFonts w:ascii="Times New Roman" w:hAnsi="Times New Roman" w:cs="Times New Roman"/>
          <w:b/>
          <w:bCs/>
          <w:noProof/>
          <w:color w:val="000000" w:themeColor="text1"/>
          <w:sz w:val="24"/>
          <w:szCs w:val="24"/>
        </w:rPr>
      </w:pPr>
    </w:p>
    <w:p w14:paraId="72709C41" w14:textId="652769BD" w:rsidR="003D04B9" w:rsidRPr="00031F76" w:rsidRDefault="003D04B9" w:rsidP="00D15764">
      <w:pPr>
        <w:rPr>
          <w:rFonts w:ascii="Times New Roman" w:hAnsi="Times New Roman" w:cs="Times New Roman"/>
          <w:b/>
          <w:bCs/>
          <w:noProof/>
          <w:color w:val="000000" w:themeColor="text1"/>
          <w:sz w:val="24"/>
          <w:szCs w:val="24"/>
        </w:rPr>
      </w:pPr>
    </w:p>
    <w:p w14:paraId="341068E1" w14:textId="749444D2" w:rsidR="003D04B9" w:rsidRPr="00031F76" w:rsidRDefault="003D04B9" w:rsidP="00D15764">
      <w:pPr>
        <w:rPr>
          <w:rFonts w:ascii="Times New Roman" w:hAnsi="Times New Roman" w:cs="Times New Roman"/>
          <w:b/>
          <w:bCs/>
          <w:noProof/>
          <w:color w:val="000000" w:themeColor="text1"/>
          <w:sz w:val="24"/>
          <w:szCs w:val="24"/>
        </w:rPr>
      </w:pPr>
    </w:p>
    <w:p w14:paraId="77211842" w14:textId="4BAC9270" w:rsidR="003D04B9" w:rsidRPr="00031F76" w:rsidRDefault="003D04B9" w:rsidP="00D15764">
      <w:pPr>
        <w:rPr>
          <w:rFonts w:ascii="Times New Roman" w:hAnsi="Times New Roman" w:cs="Times New Roman"/>
          <w:b/>
          <w:bCs/>
          <w:noProof/>
          <w:color w:val="000000" w:themeColor="text1"/>
          <w:sz w:val="24"/>
          <w:szCs w:val="24"/>
        </w:rPr>
      </w:pPr>
    </w:p>
    <w:p w14:paraId="367AB345" w14:textId="1C3C3D14" w:rsidR="003D04B9" w:rsidRPr="00031F76" w:rsidRDefault="003D04B9" w:rsidP="00D15764">
      <w:pPr>
        <w:rPr>
          <w:rFonts w:ascii="Times New Roman" w:hAnsi="Times New Roman" w:cs="Times New Roman"/>
          <w:b/>
          <w:bCs/>
          <w:noProof/>
          <w:color w:val="000000" w:themeColor="text1"/>
          <w:sz w:val="24"/>
          <w:szCs w:val="24"/>
        </w:rPr>
      </w:pPr>
    </w:p>
    <w:p w14:paraId="4DFFE807" w14:textId="6D75447C" w:rsidR="003D04B9" w:rsidRPr="00031F76" w:rsidRDefault="003D04B9" w:rsidP="00D15764">
      <w:pPr>
        <w:rPr>
          <w:rFonts w:ascii="Times New Roman" w:hAnsi="Times New Roman" w:cs="Times New Roman"/>
          <w:b/>
          <w:bCs/>
          <w:noProof/>
          <w:color w:val="000000" w:themeColor="text1"/>
          <w:sz w:val="24"/>
          <w:szCs w:val="24"/>
        </w:rPr>
      </w:pPr>
    </w:p>
    <w:p w14:paraId="46D1311F" w14:textId="625657A3" w:rsidR="003D04B9" w:rsidRPr="00031F76" w:rsidRDefault="003D04B9" w:rsidP="00D15764">
      <w:pPr>
        <w:rPr>
          <w:rFonts w:ascii="Times New Roman" w:hAnsi="Times New Roman" w:cs="Times New Roman"/>
          <w:b/>
          <w:bCs/>
          <w:noProof/>
          <w:color w:val="000000" w:themeColor="text1"/>
          <w:sz w:val="24"/>
          <w:szCs w:val="24"/>
        </w:rPr>
      </w:pPr>
    </w:p>
    <w:p w14:paraId="256CFF34" w14:textId="61873273" w:rsidR="003D04B9" w:rsidRPr="00031F76" w:rsidRDefault="003D04B9" w:rsidP="00D15764">
      <w:pPr>
        <w:rPr>
          <w:rFonts w:ascii="Times New Roman" w:hAnsi="Times New Roman" w:cs="Times New Roman"/>
          <w:b/>
          <w:bCs/>
          <w:noProof/>
          <w:color w:val="000000" w:themeColor="text1"/>
          <w:sz w:val="24"/>
          <w:szCs w:val="24"/>
        </w:rPr>
      </w:pPr>
    </w:p>
    <w:p w14:paraId="1AA74756" w14:textId="1E6874C1" w:rsidR="003D04B9" w:rsidRPr="00031F76" w:rsidRDefault="003D04B9" w:rsidP="00D15764">
      <w:pPr>
        <w:rPr>
          <w:rFonts w:ascii="Times New Roman" w:hAnsi="Times New Roman" w:cs="Times New Roman"/>
          <w:b/>
          <w:bCs/>
          <w:noProof/>
          <w:color w:val="000000" w:themeColor="text1"/>
          <w:sz w:val="24"/>
          <w:szCs w:val="24"/>
        </w:rPr>
      </w:pPr>
    </w:p>
    <w:p w14:paraId="7667DAA4" w14:textId="1FA7DD24" w:rsidR="00235D78" w:rsidRPr="00A67B42" w:rsidRDefault="00235D78" w:rsidP="00D15764">
      <w:pPr>
        <w:rPr>
          <w:rFonts w:ascii="Times New Roman" w:hAnsi="Times New Roman" w:cs="Times New Roman"/>
          <w:b/>
          <w:bCs/>
          <w:noProof/>
          <w:sz w:val="28"/>
          <w:szCs w:val="28"/>
        </w:rPr>
      </w:pPr>
    </w:p>
    <w:p w14:paraId="05DB81C7" w14:textId="77777777" w:rsidR="00623505" w:rsidRPr="00A67B42" w:rsidRDefault="00623505" w:rsidP="00D15764">
      <w:pPr>
        <w:rPr>
          <w:rFonts w:ascii="Times New Roman" w:hAnsi="Times New Roman" w:cs="Times New Roman"/>
          <w:b/>
          <w:bCs/>
          <w:noProof/>
          <w:sz w:val="28"/>
          <w:szCs w:val="28"/>
        </w:rPr>
      </w:pPr>
    </w:p>
    <w:p w14:paraId="2F51D85A" w14:textId="5CD0A9CF" w:rsidR="00623505" w:rsidRPr="00192A27" w:rsidRDefault="00192A27" w:rsidP="00192A27">
      <w:pPr>
        <w:pStyle w:val="Heading3"/>
        <w:ind w:firstLine="720"/>
        <w:rPr>
          <w:rFonts w:ascii="Times New Roman" w:hAnsi="Times New Roman" w:cs="Times New Roman"/>
          <w:b/>
          <w:bCs/>
          <w:noProof/>
          <w:color w:val="000000" w:themeColor="text1"/>
        </w:rPr>
      </w:pPr>
      <w:bookmarkStart w:id="44" w:name="_Toc243680906"/>
      <w:r>
        <w:rPr>
          <w:rFonts w:ascii="Times New Roman" w:hAnsi="Times New Roman" w:cs="Times New Roman"/>
          <w:b/>
          <w:bCs/>
          <w:noProof/>
          <w:color w:val="000000" w:themeColor="text1"/>
          <w:lang w:val="en-US"/>
        </w:rPr>
        <w:t xml:space="preserve">2.2.3 </w:t>
      </w:r>
      <w:r w:rsidR="00D15764" w:rsidRPr="00192A27">
        <w:rPr>
          <w:rFonts w:ascii="Times New Roman" w:hAnsi="Times New Roman" w:cs="Times New Roman"/>
          <w:b/>
          <w:bCs/>
          <w:noProof/>
          <w:color w:val="000000" w:themeColor="text1"/>
        </w:rPr>
        <w:t>Perancangan Diagram Aktiviti</w:t>
      </w:r>
      <w:bookmarkEnd w:id="44"/>
    </w:p>
    <w:p w14:paraId="772AD8B8" w14:textId="3B90AC41" w:rsidR="00623505" w:rsidRPr="00192A27" w:rsidRDefault="00623505" w:rsidP="00623505">
      <w:pPr>
        <w:rPr>
          <w:rFonts w:ascii="Times New Roman" w:hAnsi="Times New Roman" w:cs="Times New Roman"/>
          <w:b/>
          <w:bCs/>
          <w:noProof/>
          <w:color w:val="000000" w:themeColor="text1"/>
          <w:sz w:val="24"/>
          <w:szCs w:val="24"/>
        </w:rPr>
      </w:pPr>
      <w:r w:rsidRPr="00192A27">
        <w:rPr>
          <w:rFonts w:ascii="Times New Roman" w:hAnsi="Times New Roman" w:cs="Times New Roman"/>
          <w:color w:val="000000" w:themeColor="text1"/>
          <w:sz w:val="24"/>
          <w:szCs w:val="24"/>
        </w:rPr>
        <w:t>Diagram aktiviti menggambarkan alur kerja suatu proses dari awal sampai akhir, termasuk percabangan keputusan. Tiga proses utama yang digambarkan adalah login, pengiriman laporan oleh siswa, dan pemrosesan aspirasi oleh admin.</w:t>
      </w:r>
    </w:p>
    <w:p w14:paraId="056E1B05" w14:textId="04AD2A73" w:rsidR="004146B7" w:rsidRPr="00192A27" w:rsidRDefault="004146B7" w:rsidP="004146B7">
      <w:pPr>
        <w:pStyle w:val="ListParagraph"/>
        <w:ind w:left="780"/>
        <w:rPr>
          <w:rFonts w:ascii="Times New Roman" w:hAnsi="Times New Roman" w:cs="Times New Roman"/>
          <w:b/>
          <w:bCs/>
          <w:noProof/>
          <w:color w:val="000000" w:themeColor="text1"/>
          <w:sz w:val="24"/>
          <w:szCs w:val="24"/>
        </w:rPr>
      </w:pPr>
    </w:p>
    <w:p w14:paraId="32A601EC" w14:textId="30710854" w:rsidR="00623505" w:rsidRPr="00192A27" w:rsidRDefault="004146B7" w:rsidP="00487377">
      <w:pPr>
        <w:pStyle w:val="ListParagraph"/>
        <w:numPr>
          <w:ilvl w:val="0"/>
          <w:numId w:val="4"/>
        </w:numPr>
        <w:rPr>
          <w:rFonts w:ascii="Times New Roman" w:hAnsi="Times New Roman" w:cs="Times New Roman"/>
          <w:b/>
          <w:bCs/>
          <w:noProof/>
          <w:color w:val="000000" w:themeColor="text1"/>
          <w:sz w:val="24"/>
          <w:szCs w:val="24"/>
        </w:rPr>
      </w:pPr>
      <w:r w:rsidRPr="00192A27">
        <w:rPr>
          <w:rFonts w:ascii="Times New Roman" w:hAnsi="Times New Roman" w:cs="Times New Roman"/>
          <w:b/>
          <w:bCs/>
          <w:noProof/>
          <w:color w:val="000000" w:themeColor="text1"/>
          <w:sz w:val="24"/>
          <w:szCs w:val="24"/>
        </w:rPr>
        <w:t>Activity login</w:t>
      </w:r>
    </w:p>
    <w:p w14:paraId="172CBCC3" w14:textId="08FE69A3" w:rsidR="004146B7" w:rsidRPr="00192A27" w:rsidRDefault="00623505" w:rsidP="004146B7">
      <w:pPr>
        <w:pStyle w:val="ListParagraph"/>
        <w:ind w:left="1140"/>
        <w:rPr>
          <w:rFonts w:ascii="Times New Roman" w:hAnsi="Times New Roman" w:cs="Times New Roman"/>
          <w:b/>
          <w:bCs/>
          <w:noProof/>
          <w:color w:val="000000" w:themeColor="text1"/>
          <w:sz w:val="24"/>
          <w:szCs w:val="24"/>
        </w:rPr>
      </w:pPr>
      <w:r w:rsidRPr="00192A27">
        <w:rPr>
          <w:rFonts w:ascii="Times New Roman" w:hAnsi="Times New Roman" w:cs="Times New Roman"/>
          <w:color w:val="000000" w:themeColor="text1"/>
          <w:sz w:val="24"/>
          <w:szCs w:val="24"/>
        </w:rPr>
        <w:t>Diagram berikut menggambarkan proses pengguna masuk ke sistem hingga diarahkan ke dashboard sesuai perannya.</w:t>
      </w:r>
    </w:p>
    <w:p w14:paraId="24B7767B" w14:textId="77777777" w:rsidR="00623505" w:rsidRPr="00192A27" w:rsidRDefault="00623505" w:rsidP="004146B7">
      <w:pPr>
        <w:pStyle w:val="ListParagraph"/>
        <w:ind w:left="1140"/>
        <w:rPr>
          <w:rFonts w:ascii="Times New Roman" w:hAnsi="Times New Roman" w:cs="Times New Roman"/>
          <w:b/>
          <w:bCs/>
          <w:noProof/>
          <w:color w:val="000000" w:themeColor="text1"/>
          <w:sz w:val="24"/>
          <w:szCs w:val="24"/>
        </w:rPr>
      </w:pPr>
    </w:p>
    <w:p w14:paraId="6A04C717" w14:textId="77777777" w:rsidR="00623505" w:rsidRPr="00192A27" w:rsidRDefault="004146B7" w:rsidP="00623505">
      <w:pPr>
        <w:pStyle w:val="ListParagraph"/>
        <w:keepNext/>
        <w:ind w:left="780"/>
        <w:jc w:val="center"/>
        <w:rPr>
          <w:rFonts w:ascii="Times New Roman" w:hAnsi="Times New Roman" w:cs="Times New Roman"/>
          <w:color w:val="000000" w:themeColor="text1"/>
          <w:sz w:val="24"/>
          <w:szCs w:val="24"/>
        </w:rPr>
      </w:pPr>
      <w:r w:rsidRPr="00192A27">
        <w:rPr>
          <w:rFonts w:ascii="Times New Roman" w:hAnsi="Times New Roman" w:cs="Times New Roman"/>
          <w:b/>
          <w:bCs/>
          <w:noProof/>
          <w:color w:val="000000" w:themeColor="text1"/>
          <w:sz w:val="24"/>
          <w:szCs w:val="24"/>
        </w:rPr>
        <w:drawing>
          <wp:inline distT="0" distB="0" distL="0" distR="0" wp14:anchorId="06E041A5" wp14:editId="441B2B74">
            <wp:extent cx="3934658" cy="5210175"/>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ctivity login.drawio.png"/>
                    <pic:cNvPicPr/>
                  </pic:nvPicPr>
                  <pic:blipFill>
                    <a:blip r:embed="rId8">
                      <a:extLst>
                        <a:ext uri="{28A0092B-C50C-407E-A947-70E740481C1C}">
                          <a14:useLocalDpi xmlns:a14="http://schemas.microsoft.com/office/drawing/2010/main" val="0"/>
                        </a:ext>
                      </a:extLst>
                    </a:blip>
                    <a:stretch>
                      <a:fillRect/>
                    </a:stretch>
                  </pic:blipFill>
                  <pic:spPr>
                    <a:xfrm>
                      <a:off x="0" y="0"/>
                      <a:ext cx="3986705" cy="5279094"/>
                    </a:xfrm>
                    <a:prstGeom prst="rect">
                      <a:avLst/>
                    </a:prstGeom>
                  </pic:spPr>
                </pic:pic>
              </a:graphicData>
            </a:graphic>
          </wp:inline>
        </w:drawing>
      </w:r>
    </w:p>
    <w:p w14:paraId="20102D30" w14:textId="19F6E534" w:rsidR="004146B7" w:rsidRPr="00192A27" w:rsidRDefault="00623505" w:rsidP="00623505">
      <w:pPr>
        <w:pStyle w:val="Caption"/>
        <w:jc w:val="center"/>
        <w:rPr>
          <w:rFonts w:ascii="Times New Roman" w:hAnsi="Times New Roman" w:cs="Times New Roman"/>
          <w:b/>
          <w:bCs/>
          <w:noProof/>
          <w:color w:val="000000" w:themeColor="text1"/>
          <w:sz w:val="24"/>
          <w:szCs w:val="24"/>
        </w:rPr>
      </w:pPr>
      <w:bookmarkStart w:id="45" w:name="_Toc243681015"/>
      <w:r w:rsidRPr="00192A27">
        <w:rPr>
          <w:rFonts w:ascii="Times New Roman" w:hAnsi="Times New Roman" w:cs="Times New Roman"/>
          <w:color w:val="000000" w:themeColor="text1"/>
          <w:sz w:val="24"/>
          <w:szCs w:val="24"/>
        </w:rPr>
        <w:t xml:space="preserve">Gambar 2. </w:t>
      </w:r>
      <w:r w:rsidRPr="00192A27">
        <w:rPr>
          <w:rFonts w:ascii="Times New Roman" w:hAnsi="Times New Roman" w:cs="Times New Roman"/>
          <w:color w:val="000000" w:themeColor="text1"/>
          <w:sz w:val="24"/>
          <w:szCs w:val="24"/>
        </w:rPr>
        <w:fldChar w:fldCharType="begin"/>
      </w:r>
      <w:r w:rsidRPr="00192A27">
        <w:rPr>
          <w:rFonts w:ascii="Times New Roman" w:hAnsi="Times New Roman" w:cs="Times New Roman"/>
          <w:color w:val="000000" w:themeColor="text1"/>
          <w:sz w:val="24"/>
          <w:szCs w:val="24"/>
        </w:rPr>
        <w:instrText xml:space="preserve"> SEQ Gambar_2. \* ARABIC </w:instrText>
      </w:r>
      <w:r w:rsidRPr="00192A27">
        <w:rPr>
          <w:rFonts w:ascii="Times New Roman" w:hAnsi="Times New Roman" w:cs="Times New Roman"/>
          <w:color w:val="000000" w:themeColor="text1"/>
          <w:sz w:val="24"/>
          <w:szCs w:val="24"/>
        </w:rPr>
        <w:fldChar w:fldCharType="separate"/>
      </w:r>
      <w:r w:rsidR="008200F9">
        <w:rPr>
          <w:rFonts w:ascii="Times New Roman" w:hAnsi="Times New Roman" w:cs="Times New Roman"/>
          <w:noProof/>
          <w:color w:val="000000" w:themeColor="text1"/>
          <w:sz w:val="24"/>
          <w:szCs w:val="24"/>
        </w:rPr>
        <w:t>2</w:t>
      </w:r>
      <w:r w:rsidRPr="00192A27">
        <w:rPr>
          <w:rFonts w:ascii="Times New Roman" w:hAnsi="Times New Roman" w:cs="Times New Roman"/>
          <w:color w:val="000000" w:themeColor="text1"/>
          <w:sz w:val="24"/>
          <w:szCs w:val="24"/>
        </w:rPr>
        <w:fldChar w:fldCharType="end"/>
      </w:r>
      <w:r w:rsidRPr="00192A27">
        <w:rPr>
          <w:rFonts w:ascii="Times New Roman" w:hAnsi="Times New Roman" w:cs="Times New Roman"/>
          <w:color w:val="000000" w:themeColor="text1"/>
          <w:sz w:val="24"/>
          <w:szCs w:val="24"/>
          <w:lang w:val="en-US"/>
        </w:rPr>
        <w:t xml:space="preserve"> </w:t>
      </w:r>
      <w:proofErr w:type="spellStart"/>
      <w:r w:rsidRPr="00192A27">
        <w:rPr>
          <w:rFonts w:ascii="Times New Roman" w:hAnsi="Times New Roman" w:cs="Times New Roman"/>
          <w:color w:val="000000" w:themeColor="text1"/>
          <w:sz w:val="24"/>
          <w:szCs w:val="24"/>
          <w:lang w:val="en-US"/>
        </w:rPr>
        <w:t>Aktiviti</w:t>
      </w:r>
      <w:proofErr w:type="spellEnd"/>
      <w:r w:rsidRPr="00192A27">
        <w:rPr>
          <w:rFonts w:ascii="Times New Roman" w:hAnsi="Times New Roman" w:cs="Times New Roman"/>
          <w:color w:val="000000" w:themeColor="text1"/>
          <w:sz w:val="24"/>
          <w:szCs w:val="24"/>
          <w:lang w:val="en-US"/>
        </w:rPr>
        <w:t xml:space="preserve"> login</w:t>
      </w:r>
      <w:bookmarkEnd w:id="45"/>
    </w:p>
    <w:p w14:paraId="6E17C536" w14:textId="1A1F0D26" w:rsidR="004146B7" w:rsidRPr="00192A27" w:rsidRDefault="00623505" w:rsidP="006602F3">
      <w:pPr>
        <w:pStyle w:val="NormalWeb"/>
        <w:rPr>
          <w:color w:val="000000" w:themeColor="text1"/>
        </w:rPr>
      </w:pPr>
      <w:r w:rsidRPr="00192A27">
        <w:rPr>
          <w:color w:val="000000" w:themeColor="text1"/>
        </w:rPr>
        <w:t xml:space="preserve">Diagram </w:t>
      </w:r>
      <w:proofErr w:type="spellStart"/>
      <w:r w:rsidRPr="00192A27">
        <w:rPr>
          <w:color w:val="000000" w:themeColor="text1"/>
        </w:rPr>
        <w:t>aktiviti</w:t>
      </w:r>
      <w:proofErr w:type="spellEnd"/>
      <w:r w:rsidRPr="00192A27">
        <w:rPr>
          <w:color w:val="000000" w:themeColor="text1"/>
        </w:rPr>
        <w:t xml:space="preserve"> login, proses </w:t>
      </w:r>
      <w:proofErr w:type="spellStart"/>
      <w:r w:rsidRPr="00192A27">
        <w:rPr>
          <w:color w:val="000000" w:themeColor="text1"/>
        </w:rPr>
        <w:t>dimulai</w:t>
      </w:r>
      <w:proofErr w:type="spellEnd"/>
      <w:r w:rsidRPr="00192A27">
        <w:rPr>
          <w:color w:val="000000" w:themeColor="text1"/>
        </w:rPr>
        <w:t xml:space="preserve"> </w:t>
      </w:r>
      <w:proofErr w:type="spellStart"/>
      <w:r w:rsidRPr="00192A27">
        <w:rPr>
          <w:color w:val="000000" w:themeColor="text1"/>
        </w:rPr>
        <w:t>saat</w:t>
      </w:r>
      <w:proofErr w:type="spellEnd"/>
      <w:r w:rsidRPr="00192A27">
        <w:rPr>
          <w:color w:val="000000" w:themeColor="text1"/>
        </w:rPr>
        <w:t xml:space="preserve"> </w:t>
      </w:r>
      <w:proofErr w:type="spellStart"/>
      <w:r w:rsidRPr="00192A27">
        <w:rPr>
          <w:color w:val="000000" w:themeColor="text1"/>
        </w:rPr>
        <w:t>pengguna</w:t>
      </w:r>
      <w:proofErr w:type="spellEnd"/>
      <w:r w:rsidRPr="00192A27">
        <w:rPr>
          <w:color w:val="000000" w:themeColor="text1"/>
        </w:rPr>
        <w:t xml:space="preserve"> </w:t>
      </w:r>
      <w:proofErr w:type="spellStart"/>
      <w:r w:rsidRPr="00192A27">
        <w:rPr>
          <w:color w:val="000000" w:themeColor="text1"/>
        </w:rPr>
        <w:t>mengisi</w:t>
      </w:r>
      <w:proofErr w:type="spellEnd"/>
      <w:r w:rsidRPr="00192A27">
        <w:rPr>
          <w:color w:val="000000" w:themeColor="text1"/>
        </w:rPr>
        <w:t xml:space="preserve"> username dan password. </w:t>
      </w:r>
      <w:proofErr w:type="spellStart"/>
      <w:r w:rsidRPr="00192A27">
        <w:rPr>
          <w:color w:val="000000" w:themeColor="text1"/>
        </w:rPr>
        <w:t>Sistem</w:t>
      </w:r>
      <w:proofErr w:type="spellEnd"/>
      <w:r w:rsidRPr="00192A27">
        <w:rPr>
          <w:color w:val="000000" w:themeColor="text1"/>
        </w:rPr>
        <w:t xml:space="preserve"> </w:t>
      </w:r>
      <w:proofErr w:type="spellStart"/>
      <w:r w:rsidRPr="00192A27">
        <w:rPr>
          <w:color w:val="000000" w:themeColor="text1"/>
        </w:rPr>
        <w:t>memeriksa</w:t>
      </w:r>
      <w:proofErr w:type="spellEnd"/>
      <w:r w:rsidRPr="00192A27">
        <w:rPr>
          <w:color w:val="000000" w:themeColor="text1"/>
        </w:rPr>
        <w:t xml:space="preserve"> </w:t>
      </w:r>
      <w:proofErr w:type="spellStart"/>
      <w:r w:rsidRPr="00192A27">
        <w:rPr>
          <w:color w:val="000000" w:themeColor="text1"/>
        </w:rPr>
        <w:t>tabel</w:t>
      </w:r>
      <w:proofErr w:type="spellEnd"/>
      <w:r w:rsidRPr="00192A27">
        <w:rPr>
          <w:color w:val="000000" w:themeColor="text1"/>
        </w:rPr>
        <w:t xml:space="preserve"> admin, </w:t>
      </w:r>
      <w:proofErr w:type="spellStart"/>
      <w:r w:rsidRPr="00192A27">
        <w:rPr>
          <w:color w:val="000000" w:themeColor="text1"/>
        </w:rPr>
        <w:t>lalu</w:t>
      </w:r>
      <w:proofErr w:type="spellEnd"/>
      <w:r w:rsidRPr="00192A27">
        <w:rPr>
          <w:color w:val="000000" w:themeColor="text1"/>
        </w:rPr>
        <w:t xml:space="preserve"> </w:t>
      </w:r>
      <w:proofErr w:type="spellStart"/>
      <w:r w:rsidRPr="00192A27">
        <w:rPr>
          <w:color w:val="000000" w:themeColor="text1"/>
        </w:rPr>
        <w:t>tabel</w:t>
      </w:r>
      <w:proofErr w:type="spellEnd"/>
      <w:r w:rsidRPr="00192A27">
        <w:rPr>
          <w:color w:val="000000" w:themeColor="text1"/>
        </w:rPr>
        <w:t xml:space="preserve"> </w:t>
      </w:r>
      <w:proofErr w:type="spellStart"/>
      <w:r w:rsidRPr="00192A27">
        <w:rPr>
          <w:color w:val="000000" w:themeColor="text1"/>
        </w:rPr>
        <w:t>siswa</w:t>
      </w:r>
      <w:proofErr w:type="spellEnd"/>
      <w:r w:rsidRPr="00192A27">
        <w:rPr>
          <w:color w:val="000000" w:themeColor="text1"/>
        </w:rPr>
        <w:t xml:space="preserve">. </w:t>
      </w:r>
      <w:proofErr w:type="spellStart"/>
      <w:r w:rsidRPr="00192A27">
        <w:rPr>
          <w:color w:val="000000" w:themeColor="text1"/>
        </w:rPr>
        <w:t>Jika</w:t>
      </w:r>
      <w:proofErr w:type="spellEnd"/>
      <w:r w:rsidRPr="00192A27">
        <w:rPr>
          <w:color w:val="000000" w:themeColor="text1"/>
        </w:rPr>
        <w:t xml:space="preserve"> data </w:t>
      </w:r>
      <w:proofErr w:type="spellStart"/>
      <w:r w:rsidRPr="00192A27">
        <w:rPr>
          <w:color w:val="000000" w:themeColor="text1"/>
        </w:rPr>
        <w:t>cocok</w:t>
      </w:r>
      <w:proofErr w:type="spellEnd"/>
      <w:r w:rsidRPr="00192A27">
        <w:rPr>
          <w:color w:val="000000" w:themeColor="text1"/>
        </w:rPr>
        <w:t xml:space="preserve">, </w:t>
      </w:r>
      <w:proofErr w:type="spellStart"/>
      <w:r w:rsidRPr="00192A27">
        <w:rPr>
          <w:color w:val="000000" w:themeColor="text1"/>
        </w:rPr>
        <w:t>sistem</w:t>
      </w:r>
      <w:proofErr w:type="spellEnd"/>
      <w:r w:rsidRPr="00192A27">
        <w:rPr>
          <w:color w:val="000000" w:themeColor="text1"/>
        </w:rPr>
        <w:t xml:space="preserve"> </w:t>
      </w:r>
      <w:proofErr w:type="spellStart"/>
      <w:r w:rsidRPr="00192A27">
        <w:rPr>
          <w:color w:val="000000" w:themeColor="text1"/>
        </w:rPr>
        <w:t>membuat</w:t>
      </w:r>
      <w:proofErr w:type="spellEnd"/>
      <w:r w:rsidRPr="00192A27">
        <w:rPr>
          <w:color w:val="000000" w:themeColor="text1"/>
        </w:rPr>
        <w:t xml:space="preserve"> session dan </w:t>
      </w:r>
      <w:proofErr w:type="spellStart"/>
      <w:r w:rsidRPr="00192A27">
        <w:rPr>
          <w:color w:val="000000" w:themeColor="text1"/>
        </w:rPr>
        <w:t>membuka</w:t>
      </w:r>
      <w:proofErr w:type="spellEnd"/>
      <w:r w:rsidRPr="00192A27">
        <w:rPr>
          <w:color w:val="000000" w:themeColor="text1"/>
        </w:rPr>
        <w:t xml:space="preserve"> dashboard </w:t>
      </w:r>
      <w:proofErr w:type="spellStart"/>
      <w:r w:rsidRPr="00192A27">
        <w:rPr>
          <w:color w:val="000000" w:themeColor="text1"/>
        </w:rPr>
        <w:t>sesuai</w:t>
      </w:r>
      <w:proofErr w:type="spellEnd"/>
      <w:r w:rsidRPr="00192A27">
        <w:rPr>
          <w:color w:val="000000" w:themeColor="text1"/>
        </w:rPr>
        <w:t xml:space="preserve"> </w:t>
      </w:r>
      <w:proofErr w:type="spellStart"/>
      <w:r w:rsidRPr="00192A27">
        <w:rPr>
          <w:color w:val="000000" w:themeColor="text1"/>
        </w:rPr>
        <w:t>peran</w:t>
      </w:r>
      <w:proofErr w:type="spellEnd"/>
      <w:r w:rsidRPr="00192A27">
        <w:rPr>
          <w:color w:val="000000" w:themeColor="text1"/>
        </w:rPr>
        <w:t xml:space="preserve">. </w:t>
      </w:r>
      <w:proofErr w:type="spellStart"/>
      <w:r w:rsidRPr="00192A27">
        <w:rPr>
          <w:color w:val="000000" w:themeColor="text1"/>
        </w:rPr>
        <w:t>Jika</w:t>
      </w:r>
      <w:proofErr w:type="spellEnd"/>
      <w:r w:rsidRPr="00192A27">
        <w:rPr>
          <w:color w:val="000000" w:themeColor="text1"/>
        </w:rPr>
        <w:t xml:space="preserve"> </w:t>
      </w:r>
      <w:proofErr w:type="spellStart"/>
      <w:r w:rsidRPr="00192A27">
        <w:rPr>
          <w:color w:val="000000" w:themeColor="text1"/>
        </w:rPr>
        <w:t>tidak</w:t>
      </w:r>
      <w:proofErr w:type="spellEnd"/>
      <w:r w:rsidRPr="00192A27">
        <w:rPr>
          <w:color w:val="000000" w:themeColor="text1"/>
        </w:rPr>
        <w:t xml:space="preserve"> </w:t>
      </w:r>
      <w:proofErr w:type="spellStart"/>
      <w:r w:rsidRPr="00192A27">
        <w:rPr>
          <w:color w:val="000000" w:themeColor="text1"/>
        </w:rPr>
        <w:t>cocok</w:t>
      </w:r>
      <w:proofErr w:type="spellEnd"/>
      <w:r w:rsidRPr="00192A27">
        <w:rPr>
          <w:color w:val="000000" w:themeColor="text1"/>
        </w:rPr>
        <w:t xml:space="preserve">, </w:t>
      </w:r>
      <w:proofErr w:type="spellStart"/>
      <w:r w:rsidRPr="00192A27">
        <w:rPr>
          <w:color w:val="000000" w:themeColor="text1"/>
        </w:rPr>
        <w:t>pengguna</w:t>
      </w:r>
      <w:proofErr w:type="spellEnd"/>
      <w:r w:rsidRPr="00192A27">
        <w:rPr>
          <w:color w:val="000000" w:themeColor="text1"/>
        </w:rPr>
        <w:t xml:space="preserve"> </w:t>
      </w:r>
      <w:proofErr w:type="spellStart"/>
      <w:r w:rsidRPr="00192A27">
        <w:rPr>
          <w:color w:val="000000" w:themeColor="text1"/>
        </w:rPr>
        <w:t>dikembalikan</w:t>
      </w:r>
      <w:proofErr w:type="spellEnd"/>
      <w:r w:rsidRPr="00192A27">
        <w:rPr>
          <w:color w:val="000000" w:themeColor="text1"/>
        </w:rPr>
        <w:t xml:space="preserve"> </w:t>
      </w:r>
      <w:proofErr w:type="spellStart"/>
      <w:r w:rsidRPr="00192A27">
        <w:rPr>
          <w:color w:val="000000" w:themeColor="text1"/>
        </w:rPr>
        <w:t>ke</w:t>
      </w:r>
      <w:proofErr w:type="spellEnd"/>
      <w:r w:rsidRPr="00192A27">
        <w:rPr>
          <w:color w:val="000000" w:themeColor="text1"/>
        </w:rPr>
        <w:t xml:space="preserve"> </w:t>
      </w:r>
      <w:proofErr w:type="spellStart"/>
      <w:r w:rsidRPr="00192A27">
        <w:rPr>
          <w:color w:val="000000" w:themeColor="text1"/>
        </w:rPr>
        <w:t>halaman</w:t>
      </w:r>
      <w:proofErr w:type="spellEnd"/>
      <w:r w:rsidRPr="00192A27">
        <w:rPr>
          <w:color w:val="000000" w:themeColor="text1"/>
        </w:rPr>
        <w:t xml:space="preserve"> login </w:t>
      </w:r>
      <w:proofErr w:type="spellStart"/>
      <w:r w:rsidRPr="00192A27">
        <w:rPr>
          <w:color w:val="000000" w:themeColor="text1"/>
        </w:rPr>
        <w:t>dengan</w:t>
      </w:r>
      <w:proofErr w:type="spellEnd"/>
      <w:r w:rsidRPr="00192A27">
        <w:rPr>
          <w:color w:val="000000" w:themeColor="text1"/>
        </w:rPr>
        <w:t xml:space="preserve"> </w:t>
      </w:r>
      <w:proofErr w:type="spellStart"/>
      <w:r w:rsidRPr="00192A27">
        <w:rPr>
          <w:color w:val="000000" w:themeColor="text1"/>
        </w:rPr>
        <w:t>pesan</w:t>
      </w:r>
      <w:proofErr w:type="spellEnd"/>
      <w:r w:rsidRPr="00192A27">
        <w:rPr>
          <w:color w:val="000000" w:themeColor="text1"/>
        </w:rPr>
        <w:t xml:space="preserve"> </w:t>
      </w:r>
      <w:proofErr w:type="spellStart"/>
      <w:r w:rsidRPr="00192A27">
        <w:rPr>
          <w:color w:val="000000" w:themeColor="text1"/>
        </w:rPr>
        <w:t>kesalahan</w:t>
      </w:r>
      <w:proofErr w:type="spellEnd"/>
      <w:r w:rsidRPr="00192A27">
        <w:rPr>
          <w:color w:val="000000" w:themeColor="text1"/>
        </w:rPr>
        <w:t>.</w:t>
      </w:r>
    </w:p>
    <w:p w14:paraId="734CDA4B" w14:textId="56D8AA02" w:rsidR="004146B7" w:rsidRPr="00192A27" w:rsidRDefault="004146B7" w:rsidP="004146B7">
      <w:pPr>
        <w:rPr>
          <w:rFonts w:ascii="Times New Roman" w:hAnsi="Times New Roman" w:cs="Times New Roman"/>
          <w:b/>
          <w:bCs/>
          <w:noProof/>
          <w:color w:val="000000" w:themeColor="text1"/>
          <w:sz w:val="24"/>
          <w:szCs w:val="24"/>
        </w:rPr>
      </w:pPr>
    </w:p>
    <w:p w14:paraId="54F8FFB6" w14:textId="77777777" w:rsidR="006602F3" w:rsidRPr="00192A27" w:rsidRDefault="004146B7" w:rsidP="006602F3">
      <w:pPr>
        <w:keepNext/>
        <w:jc w:val="center"/>
        <w:rPr>
          <w:rFonts w:ascii="Times New Roman" w:hAnsi="Times New Roman" w:cs="Times New Roman"/>
          <w:color w:val="000000" w:themeColor="text1"/>
          <w:sz w:val="24"/>
          <w:szCs w:val="24"/>
        </w:rPr>
      </w:pPr>
      <w:r w:rsidRPr="00192A27">
        <w:rPr>
          <w:rFonts w:ascii="Times New Roman" w:hAnsi="Times New Roman" w:cs="Times New Roman"/>
          <w:b/>
          <w:bCs/>
          <w:noProof/>
          <w:color w:val="000000" w:themeColor="text1"/>
          <w:sz w:val="24"/>
          <w:szCs w:val="24"/>
        </w:rPr>
        <w:drawing>
          <wp:inline distT="0" distB="0" distL="0" distR="0" wp14:anchorId="7ADA1AFE" wp14:editId="1C4A8626">
            <wp:extent cx="3633849" cy="5808665"/>
            <wp:effectExtent l="0" t="0" r="508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iswa membuat pengaduan.drawio.png"/>
                    <pic:cNvPicPr/>
                  </pic:nvPicPr>
                  <pic:blipFill>
                    <a:blip r:embed="rId9">
                      <a:extLst>
                        <a:ext uri="{28A0092B-C50C-407E-A947-70E740481C1C}">
                          <a14:useLocalDpi xmlns:a14="http://schemas.microsoft.com/office/drawing/2010/main" val="0"/>
                        </a:ext>
                      </a:extLst>
                    </a:blip>
                    <a:stretch>
                      <a:fillRect/>
                    </a:stretch>
                  </pic:blipFill>
                  <pic:spPr>
                    <a:xfrm>
                      <a:off x="0" y="0"/>
                      <a:ext cx="3644722" cy="5826046"/>
                    </a:xfrm>
                    <a:prstGeom prst="rect">
                      <a:avLst/>
                    </a:prstGeom>
                  </pic:spPr>
                </pic:pic>
              </a:graphicData>
            </a:graphic>
          </wp:inline>
        </w:drawing>
      </w:r>
    </w:p>
    <w:p w14:paraId="7584086E" w14:textId="1B9C2FFA" w:rsidR="004146B7" w:rsidRPr="00192A27" w:rsidRDefault="006602F3" w:rsidP="006602F3">
      <w:pPr>
        <w:pStyle w:val="Caption"/>
        <w:jc w:val="center"/>
        <w:rPr>
          <w:rFonts w:ascii="Times New Roman" w:hAnsi="Times New Roman" w:cs="Times New Roman"/>
          <w:color w:val="000000" w:themeColor="text1"/>
          <w:sz w:val="24"/>
          <w:szCs w:val="24"/>
          <w:lang w:val="en-US"/>
        </w:rPr>
      </w:pPr>
      <w:bookmarkStart w:id="46" w:name="_Toc243681016"/>
      <w:r w:rsidRPr="00192A27">
        <w:rPr>
          <w:rFonts w:ascii="Times New Roman" w:hAnsi="Times New Roman" w:cs="Times New Roman"/>
          <w:color w:val="000000" w:themeColor="text1"/>
          <w:sz w:val="24"/>
          <w:szCs w:val="24"/>
        </w:rPr>
        <w:t xml:space="preserve">Gambar 2. </w:t>
      </w:r>
      <w:r w:rsidRPr="00192A27">
        <w:rPr>
          <w:rFonts w:ascii="Times New Roman" w:hAnsi="Times New Roman" w:cs="Times New Roman"/>
          <w:color w:val="000000" w:themeColor="text1"/>
          <w:sz w:val="24"/>
          <w:szCs w:val="24"/>
        </w:rPr>
        <w:fldChar w:fldCharType="begin"/>
      </w:r>
      <w:r w:rsidRPr="00192A27">
        <w:rPr>
          <w:rFonts w:ascii="Times New Roman" w:hAnsi="Times New Roman" w:cs="Times New Roman"/>
          <w:color w:val="000000" w:themeColor="text1"/>
          <w:sz w:val="24"/>
          <w:szCs w:val="24"/>
        </w:rPr>
        <w:instrText xml:space="preserve"> SEQ Gambar_2. \* ARABIC </w:instrText>
      </w:r>
      <w:r w:rsidRPr="00192A27">
        <w:rPr>
          <w:rFonts w:ascii="Times New Roman" w:hAnsi="Times New Roman" w:cs="Times New Roman"/>
          <w:color w:val="000000" w:themeColor="text1"/>
          <w:sz w:val="24"/>
          <w:szCs w:val="24"/>
        </w:rPr>
        <w:fldChar w:fldCharType="separate"/>
      </w:r>
      <w:r w:rsidR="008200F9">
        <w:rPr>
          <w:rFonts w:ascii="Times New Roman" w:hAnsi="Times New Roman" w:cs="Times New Roman"/>
          <w:noProof/>
          <w:color w:val="000000" w:themeColor="text1"/>
          <w:sz w:val="24"/>
          <w:szCs w:val="24"/>
        </w:rPr>
        <w:t>3</w:t>
      </w:r>
      <w:r w:rsidRPr="00192A27">
        <w:rPr>
          <w:rFonts w:ascii="Times New Roman" w:hAnsi="Times New Roman" w:cs="Times New Roman"/>
          <w:color w:val="000000" w:themeColor="text1"/>
          <w:sz w:val="24"/>
          <w:szCs w:val="24"/>
        </w:rPr>
        <w:fldChar w:fldCharType="end"/>
      </w:r>
      <w:r w:rsidRPr="00192A27">
        <w:rPr>
          <w:rFonts w:ascii="Times New Roman" w:hAnsi="Times New Roman" w:cs="Times New Roman"/>
          <w:color w:val="000000" w:themeColor="text1"/>
          <w:sz w:val="24"/>
          <w:szCs w:val="24"/>
          <w:lang w:val="en-US"/>
        </w:rPr>
        <w:t xml:space="preserve"> </w:t>
      </w:r>
      <w:proofErr w:type="spellStart"/>
      <w:r w:rsidRPr="00192A27">
        <w:rPr>
          <w:rFonts w:ascii="Times New Roman" w:hAnsi="Times New Roman" w:cs="Times New Roman"/>
          <w:color w:val="000000" w:themeColor="text1"/>
          <w:sz w:val="24"/>
          <w:szCs w:val="24"/>
          <w:lang w:val="en-US"/>
        </w:rPr>
        <w:t>Aktiviti</w:t>
      </w:r>
      <w:proofErr w:type="spellEnd"/>
      <w:r w:rsidRPr="00192A27">
        <w:rPr>
          <w:rFonts w:ascii="Times New Roman" w:hAnsi="Times New Roman" w:cs="Times New Roman"/>
          <w:color w:val="000000" w:themeColor="text1"/>
          <w:sz w:val="24"/>
          <w:szCs w:val="24"/>
          <w:lang w:val="en-US"/>
        </w:rPr>
        <w:t xml:space="preserve"> </w:t>
      </w:r>
      <w:proofErr w:type="spellStart"/>
      <w:r w:rsidRPr="00192A27">
        <w:rPr>
          <w:rFonts w:ascii="Times New Roman" w:hAnsi="Times New Roman" w:cs="Times New Roman"/>
          <w:color w:val="000000" w:themeColor="text1"/>
          <w:sz w:val="24"/>
          <w:szCs w:val="24"/>
          <w:lang w:val="en-US"/>
        </w:rPr>
        <w:t>mengirim</w:t>
      </w:r>
      <w:proofErr w:type="spellEnd"/>
      <w:r w:rsidRPr="00192A27">
        <w:rPr>
          <w:rFonts w:ascii="Times New Roman" w:hAnsi="Times New Roman" w:cs="Times New Roman"/>
          <w:color w:val="000000" w:themeColor="text1"/>
          <w:sz w:val="24"/>
          <w:szCs w:val="24"/>
          <w:lang w:val="en-US"/>
        </w:rPr>
        <w:t xml:space="preserve"> </w:t>
      </w:r>
      <w:proofErr w:type="spellStart"/>
      <w:r w:rsidRPr="00192A27">
        <w:rPr>
          <w:rFonts w:ascii="Times New Roman" w:hAnsi="Times New Roman" w:cs="Times New Roman"/>
          <w:color w:val="000000" w:themeColor="text1"/>
          <w:sz w:val="24"/>
          <w:szCs w:val="24"/>
          <w:lang w:val="en-US"/>
        </w:rPr>
        <w:t>laporan</w:t>
      </w:r>
      <w:bookmarkEnd w:id="46"/>
      <w:proofErr w:type="spellEnd"/>
    </w:p>
    <w:p w14:paraId="0F376871" w14:textId="775A47CF" w:rsidR="006602F3" w:rsidRPr="00192A27" w:rsidRDefault="001C57BB" w:rsidP="006602F3">
      <w:pPr>
        <w:rPr>
          <w:rFonts w:ascii="Times New Roman" w:hAnsi="Times New Roman" w:cs="Times New Roman"/>
          <w:color w:val="000000" w:themeColor="text1"/>
          <w:sz w:val="24"/>
          <w:szCs w:val="24"/>
          <w:lang w:val="en-US"/>
        </w:rPr>
      </w:pPr>
      <w:r w:rsidRPr="00192A27">
        <w:rPr>
          <w:rFonts w:ascii="Times New Roman" w:hAnsi="Times New Roman" w:cs="Times New Roman"/>
          <w:color w:val="000000" w:themeColor="text1"/>
          <w:sz w:val="24"/>
          <w:szCs w:val="24"/>
          <w:lang w:val="en-US"/>
        </w:rPr>
        <w:t xml:space="preserve">Diagram ini </w:t>
      </w:r>
      <w:proofErr w:type="spellStart"/>
      <w:r w:rsidRPr="00192A27">
        <w:rPr>
          <w:rFonts w:ascii="Times New Roman" w:hAnsi="Times New Roman" w:cs="Times New Roman"/>
          <w:color w:val="000000" w:themeColor="text1"/>
          <w:sz w:val="24"/>
          <w:szCs w:val="24"/>
          <w:lang w:val="en-US"/>
        </w:rPr>
        <w:t>menggambarkan</w:t>
      </w:r>
      <w:proofErr w:type="spellEnd"/>
      <w:r w:rsidRPr="00192A27">
        <w:rPr>
          <w:rFonts w:ascii="Times New Roman" w:hAnsi="Times New Roman" w:cs="Times New Roman"/>
          <w:color w:val="000000" w:themeColor="text1"/>
          <w:sz w:val="24"/>
          <w:szCs w:val="24"/>
          <w:lang w:val="en-US"/>
        </w:rPr>
        <w:t xml:space="preserve"> </w:t>
      </w:r>
      <w:proofErr w:type="spellStart"/>
      <w:r w:rsidRPr="00192A27">
        <w:rPr>
          <w:rFonts w:ascii="Times New Roman" w:hAnsi="Times New Roman" w:cs="Times New Roman"/>
          <w:color w:val="000000" w:themeColor="text1"/>
          <w:sz w:val="24"/>
          <w:szCs w:val="24"/>
          <w:lang w:val="en-US"/>
        </w:rPr>
        <w:t>ketika</w:t>
      </w:r>
      <w:proofErr w:type="spellEnd"/>
      <w:r w:rsidRPr="00192A27">
        <w:rPr>
          <w:rFonts w:ascii="Times New Roman" w:hAnsi="Times New Roman" w:cs="Times New Roman"/>
          <w:color w:val="000000" w:themeColor="text1"/>
          <w:sz w:val="24"/>
          <w:szCs w:val="24"/>
          <w:lang w:val="en-US"/>
        </w:rPr>
        <w:t xml:space="preserve"> </w:t>
      </w:r>
      <w:r w:rsidR="006602F3" w:rsidRPr="00192A27">
        <w:rPr>
          <w:rFonts w:ascii="Times New Roman" w:hAnsi="Times New Roman" w:cs="Times New Roman"/>
          <w:color w:val="000000" w:themeColor="text1"/>
          <w:sz w:val="24"/>
          <w:szCs w:val="24"/>
        </w:rPr>
        <w:t>Siswa mengisi form laporan dan boleh melampirkan foto. Jika foto dilampirkan, sistem memeriksa format dan ukurannya. Laporan yang valid disimpan dengan status awal “Menunggu”, lalu siswa diarahkan ke halaman Laporan Saya.</w:t>
      </w:r>
    </w:p>
    <w:p w14:paraId="592BBC0F" w14:textId="568CBD29" w:rsidR="004146B7" w:rsidRPr="00192A27" w:rsidRDefault="004146B7" w:rsidP="004146B7">
      <w:pPr>
        <w:rPr>
          <w:rFonts w:ascii="Times New Roman" w:hAnsi="Times New Roman" w:cs="Times New Roman"/>
          <w:b/>
          <w:bCs/>
          <w:noProof/>
          <w:color w:val="000000" w:themeColor="text1"/>
          <w:sz w:val="24"/>
          <w:szCs w:val="24"/>
        </w:rPr>
      </w:pPr>
    </w:p>
    <w:p w14:paraId="7041AE2D" w14:textId="22C3F4DA" w:rsidR="004146B7" w:rsidRPr="00192A27" w:rsidRDefault="004146B7" w:rsidP="004146B7">
      <w:pPr>
        <w:rPr>
          <w:rFonts w:ascii="Times New Roman" w:hAnsi="Times New Roman" w:cs="Times New Roman"/>
          <w:b/>
          <w:bCs/>
          <w:noProof/>
          <w:color w:val="000000" w:themeColor="text1"/>
          <w:sz w:val="24"/>
          <w:szCs w:val="24"/>
        </w:rPr>
      </w:pPr>
    </w:p>
    <w:p w14:paraId="52951674" w14:textId="3C8B3004" w:rsidR="004146B7" w:rsidRPr="00192A27" w:rsidRDefault="004146B7" w:rsidP="004146B7">
      <w:pPr>
        <w:rPr>
          <w:rFonts w:ascii="Times New Roman" w:hAnsi="Times New Roman" w:cs="Times New Roman"/>
          <w:b/>
          <w:bCs/>
          <w:noProof/>
          <w:color w:val="000000" w:themeColor="text1"/>
          <w:sz w:val="24"/>
          <w:szCs w:val="24"/>
        </w:rPr>
      </w:pPr>
    </w:p>
    <w:p w14:paraId="42BDD50E" w14:textId="07A35E7E" w:rsidR="004146B7" w:rsidRPr="00192A27" w:rsidRDefault="004146B7" w:rsidP="004146B7">
      <w:pPr>
        <w:rPr>
          <w:rFonts w:ascii="Times New Roman" w:hAnsi="Times New Roman" w:cs="Times New Roman"/>
          <w:b/>
          <w:bCs/>
          <w:noProof/>
          <w:color w:val="000000" w:themeColor="text1"/>
          <w:sz w:val="24"/>
          <w:szCs w:val="24"/>
        </w:rPr>
      </w:pPr>
    </w:p>
    <w:p w14:paraId="00267415" w14:textId="5E3FF623" w:rsidR="004146B7" w:rsidRPr="00192A27" w:rsidRDefault="004146B7" w:rsidP="004146B7">
      <w:pPr>
        <w:rPr>
          <w:rFonts w:ascii="Times New Roman" w:hAnsi="Times New Roman" w:cs="Times New Roman"/>
          <w:b/>
          <w:bCs/>
          <w:noProof/>
          <w:color w:val="000000" w:themeColor="text1"/>
          <w:sz w:val="24"/>
          <w:szCs w:val="24"/>
        </w:rPr>
      </w:pPr>
    </w:p>
    <w:p w14:paraId="0A16007D" w14:textId="77777777" w:rsidR="001C57BB" w:rsidRPr="00192A27" w:rsidRDefault="004146B7" w:rsidP="001C57BB">
      <w:pPr>
        <w:keepNext/>
        <w:jc w:val="center"/>
        <w:rPr>
          <w:rFonts w:ascii="Times New Roman" w:hAnsi="Times New Roman" w:cs="Times New Roman"/>
          <w:color w:val="000000" w:themeColor="text1"/>
          <w:sz w:val="24"/>
          <w:szCs w:val="24"/>
        </w:rPr>
      </w:pPr>
      <w:r w:rsidRPr="00192A27">
        <w:rPr>
          <w:rFonts w:ascii="Times New Roman" w:hAnsi="Times New Roman" w:cs="Times New Roman"/>
          <w:b/>
          <w:bCs/>
          <w:noProof/>
          <w:color w:val="000000" w:themeColor="text1"/>
          <w:sz w:val="24"/>
          <w:szCs w:val="24"/>
        </w:rPr>
        <w:drawing>
          <wp:inline distT="0" distB="0" distL="0" distR="0" wp14:anchorId="56A8FC6E" wp14:editId="232527E8">
            <wp:extent cx="4108862" cy="5121738"/>
            <wp:effectExtent l="0" t="0" r="635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iswa melihat laporan.drawio.png"/>
                    <pic:cNvPicPr/>
                  </pic:nvPicPr>
                  <pic:blipFill>
                    <a:blip r:embed="rId10">
                      <a:extLst>
                        <a:ext uri="{28A0092B-C50C-407E-A947-70E740481C1C}">
                          <a14:useLocalDpi xmlns:a14="http://schemas.microsoft.com/office/drawing/2010/main" val="0"/>
                        </a:ext>
                      </a:extLst>
                    </a:blip>
                    <a:stretch>
                      <a:fillRect/>
                    </a:stretch>
                  </pic:blipFill>
                  <pic:spPr>
                    <a:xfrm>
                      <a:off x="0" y="0"/>
                      <a:ext cx="4114673" cy="5128981"/>
                    </a:xfrm>
                    <a:prstGeom prst="rect">
                      <a:avLst/>
                    </a:prstGeom>
                  </pic:spPr>
                </pic:pic>
              </a:graphicData>
            </a:graphic>
          </wp:inline>
        </w:drawing>
      </w:r>
    </w:p>
    <w:p w14:paraId="56D27282" w14:textId="15589A54" w:rsidR="004146B7" w:rsidRPr="00192A27" w:rsidRDefault="001C57BB" w:rsidP="001C57BB">
      <w:pPr>
        <w:pStyle w:val="Caption"/>
        <w:jc w:val="center"/>
        <w:rPr>
          <w:rFonts w:ascii="Times New Roman" w:hAnsi="Times New Roman" w:cs="Times New Roman"/>
          <w:color w:val="000000" w:themeColor="text1"/>
          <w:sz w:val="24"/>
          <w:szCs w:val="24"/>
          <w:lang w:val="en-US"/>
        </w:rPr>
      </w:pPr>
      <w:bookmarkStart w:id="47" w:name="_Toc243681017"/>
      <w:r w:rsidRPr="00192A27">
        <w:rPr>
          <w:rFonts w:ascii="Times New Roman" w:hAnsi="Times New Roman" w:cs="Times New Roman"/>
          <w:color w:val="000000" w:themeColor="text1"/>
          <w:sz w:val="24"/>
          <w:szCs w:val="24"/>
        </w:rPr>
        <w:t xml:space="preserve">Gambar 2. </w:t>
      </w:r>
      <w:r w:rsidRPr="00192A27">
        <w:rPr>
          <w:rFonts w:ascii="Times New Roman" w:hAnsi="Times New Roman" w:cs="Times New Roman"/>
          <w:color w:val="000000" w:themeColor="text1"/>
          <w:sz w:val="24"/>
          <w:szCs w:val="24"/>
        </w:rPr>
        <w:fldChar w:fldCharType="begin"/>
      </w:r>
      <w:r w:rsidRPr="00192A27">
        <w:rPr>
          <w:rFonts w:ascii="Times New Roman" w:hAnsi="Times New Roman" w:cs="Times New Roman"/>
          <w:color w:val="000000" w:themeColor="text1"/>
          <w:sz w:val="24"/>
          <w:szCs w:val="24"/>
        </w:rPr>
        <w:instrText xml:space="preserve"> SEQ Gambar_2. \* ARABIC </w:instrText>
      </w:r>
      <w:r w:rsidRPr="00192A27">
        <w:rPr>
          <w:rFonts w:ascii="Times New Roman" w:hAnsi="Times New Roman" w:cs="Times New Roman"/>
          <w:color w:val="000000" w:themeColor="text1"/>
          <w:sz w:val="24"/>
          <w:szCs w:val="24"/>
        </w:rPr>
        <w:fldChar w:fldCharType="separate"/>
      </w:r>
      <w:r w:rsidR="008200F9">
        <w:rPr>
          <w:rFonts w:ascii="Times New Roman" w:hAnsi="Times New Roman" w:cs="Times New Roman"/>
          <w:noProof/>
          <w:color w:val="000000" w:themeColor="text1"/>
          <w:sz w:val="24"/>
          <w:szCs w:val="24"/>
        </w:rPr>
        <w:t>4</w:t>
      </w:r>
      <w:r w:rsidRPr="00192A27">
        <w:rPr>
          <w:rFonts w:ascii="Times New Roman" w:hAnsi="Times New Roman" w:cs="Times New Roman"/>
          <w:color w:val="000000" w:themeColor="text1"/>
          <w:sz w:val="24"/>
          <w:szCs w:val="24"/>
        </w:rPr>
        <w:fldChar w:fldCharType="end"/>
      </w:r>
      <w:r w:rsidRPr="00192A27">
        <w:rPr>
          <w:rFonts w:ascii="Times New Roman" w:hAnsi="Times New Roman" w:cs="Times New Roman"/>
          <w:color w:val="000000" w:themeColor="text1"/>
          <w:sz w:val="24"/>
          <w:szCs w:val="24"/>
          <w:lang w:val="en-US"/>
        </w:rPr>
        <w:t xml:space="preserve"> </w:t>
      </w:r>
      <w:proofErr w:type="spellStart"/>
      <w:r w:rsidRPr="00192A27">
        <w:rPr>
          <w:rFonts w:ascii="Times New Roman" w:hAnsi="Times New Roman" w:cs="Times New Roman"/>
          <w:color w:val="000000" w:themeColor="text1"/>
          <w:sz w:val="24"/>
          <w:szCs w:val="24"/>
          <w:lang w:val="en-US"/>
        </w:rPr>
        <w:t>Aktiviti</w:t>
      </w:r>
      <w:proofErr w:type="spellEnd"/>
      <w:r w:rsidRPr="00192A27">
        <w:rPr>
          <w:rFonts w:ascii="Times New Roman" w:hAnsi="Times New Roman" w:cs="Times New Roman"/>
          <w:color w:val="000000" w:themeColor="text1"/>
          <w:sz w:val="24"/>
          <w:szCs w:val="24"/>
          <w:lang w:val="en-US"/>
        </w:rPr>
        <w:t xml:space="preserve"> </w:t>
      </w:r>
      <w:proofErr w:type="spellStart"/>
      <w:r w:rsidRPr="00192A27">
        <w:rPr>
          <w:rFonts w:ascii="Times New Roman" w:hAnsi="Times New Roman" w:cs="Times New Roman"/>
          <w:color w:val="000000" w:themeColor="text1"/>
          <w:sz w:val="24"/>
          <w:szCs w:val="24"/>
          <w:lang w:val="en-US"/>
        </w:rPr>
        <w:t>melihat</w:t>
      </w:r>
      <w:proofErr w:type="spellEnd"/>
      <w:r w:rsidRPr="00192A27">
        <w:rPr>
          <w:rFonts w:ascii="Times New Roman" w:hAnsi="Times New Roman" w:cs="Times New Roman"/>
          <w:color w:val="000000" w:themeColor="text1"/>
          <w:sz w:val="24"/>
          <w:szCs w:val="24"/>
          <w:lang w:val="en-US"/>
        </w:rPr>
        <w:t xml:space="preserve"> </w:t>
      </w:r>
      <w:proofErr w:type="spellStart"/>
      <w:r w:rsidRPr="00192A27">
        <w:rPr>
          <w:rFonts w:ascii="Times New Roman" w:hAnsi="Times New Roman" w:cs="Times New Roman"/>
          <w:color w:val="000000" w:themeColor="text1"/>
          <w:sz w:val="24"/>
          <w:szCs w:val="24"/>
          <w:lang w:val="en-US"/>
        </w:rPr>
        <w:t>laporan</w:t>
      </w:r>
      <w:bookmarkEnd w:id="47"/>
      <w:proofErr w:type="spellEnd"/>
    </w:p>
    <w:p w14:paraId="118E9DB8" w14:textId="2AD2D925" w:rsidR="001C57BB" w:rsidRPr="00192A27" w:rsidRDefault="001C57BB" w:rsidP="001C57BB">
      <w:pPr>
        <w:rPr>
          <w:rFonts w:ascii="Times New Roman" w:hAnsi="Times New Roman" w:cs="Times New Roman"/>
          <w:color w:val="000000" w:themeColor="text1"/>
          <w:sz w:val="24"/>
          <w:szCs w:val="24"/>
          <w:lang w:val="en-US"/>
        </w:rPr>
      </w:pPr>
      <w:r w:rsidRPr="00192A27">
        <w:rPr>
          <w:rFonts w:ascii="Times New Roman" w:hAnsi="Times New Roman" w:cs="Times New Roman"/>
          <w:color w:val="000000" w:themeColor="text1"/>
          <w:sz w:val="24"/>
          <w:szCs w:val="24"/>
        </w:rPr>
        <w:t>Diagram ini menggambarkan alur siswa saat membuka menu Laporan Saya. Proses dimulai ketika sistem menampilkan halaman dashboard siswa. Siswa kemudian membuka menu Laporan Saya, lalu sistem mengambil data laporan milik siswa tersebut beserta kategori dan status progres terakhirnya. Sistem kemudian memeriksa apakah laporan tersedia. Jika ada, sistem menampilkan daftar laporan yang berisi judul, kategori, lokasi, status, dan tanggal. Jika tidak ada, sistem menampilkan pesan bahwa belum ada laporan. Pada akhirnya siswa dapat melihat laporannya dan proses selesai.</w:t>
      </w:r>
    </w:p>
    <w:p w14:paraId="5BFB80E7" w14:textId="5A8D017F" w:rsidR="004146B7" w:rsidRPr="00192A27" w:rsidRDefault="004146B7" w:rsidP="004146B7">
      <w:pPr>
        <w:rPr>
          <w:rFonts w:ascii="Times New Roman" w:hAnsi="Times New Roman" w:cs="Times New Roman"/>
          <w:b/>
          <w:bCs/>
          <w:noProof/>
          <w:color w:val="000000" w:themeColor="text1"/>
          <w:sz w:val="24"/>
          <w:szCs w:val="24"/>
        </w:rPr>
      </w:pPr>
    </w:p>
    <w:p w14:paraId="6E7F4E55" w14:textId="6378A90D" w:rsidR="004146B7" w:rsidRPr="00192A27" w:rsidRDefault="004146B7" w:rsidP="004146B7">
      <w:pPr>
        <w:rPr>
          <w:rFonts w:ascii="Times New Roman" w:hAnsi="Times New Roman" w:cs="Times New Roman"/>
          <w:b/>
          <w:bCs/>
          <w:noProof/>
          <w:color w:val="000000" w:themeColor="text1"/>
          <w:sz w:val="24"/>
          <w:szCs w:val="24"/>
        </w:rPr>
      </w:pPr>
    </w:p>
    <w:p w14:paraId="26FA3349" w14:textId="678E5002" w:rsidR="004146B7" w:rsidRPr="00192A27" w:rsidRDefault="004146B7" w:rsidP="004146B7">
      <w:pPr>
        <w:rPr>
          <w:rFonts w:ascii="Times New Roman" w:hAnsi="Times New Roman" w:cs="Times New Roman"/>
          <w:b/>
          <w:bCs/>
          <w:noProof/>
          <w:color w:val="000000" w:themeColor="text1"/>
          <w:sz w:val="24"/>
          <w:szCs w:val="24"/>
        </w:rPr>
      </w:pPr>
    </w:p>
    <w:p w14:paraId="59A04A6C" w14:textId="7553E813" w:rsidR="004146B7" w:rsidRPr="00192A27" w:rsidRDefault="004146B7" w:rsidP="004146B7">
      <w:pPr>
        <w:rPr>
          <w:rFonts w:ascii="Times New Roman" w:hAnsi="Times New Roman" w:cs="Times New Roman"/>
          <w:b/>
          <w:bCs/>
          <w:noProof/>
          <w:color w:val="000000" w:themeColor="text1"/>
          <w:sz w:val="24"/>
          <w:szCs w:val="24"/>
        </w:rPr>
      </w:pPr>
    </w:p>
    <w:p w14:paraId="62E03D01" w14:textId="51061439" w:rsidR="00BD73B3" w:rsidRPr="00192A27" w:rsidRDefault="00BD73B3" w:rsidP="004146B7">
      <w:pPr>
        <w:rPr>
          <w:rFonts w:ascii="Times New Roman" w:hAnsi="Times New Roman" w:cs="Times New Roman"/>
          <w:color w:val="000000" w:themeColor="text1"/>
          <w:sz w:val="24"/>
          <w:szCs w:val="24"/>
        </w:rPr>
      </w:pPr>
    </w:p>
    <w:p w14:paraId="7142BDF9" w14:textId="77777777" w:rsidR="001C57BB" w:rsidRPr="00192A27" w:rsidRDefault="001C57BB" w:rsidP="004146B7">
      <w:pPr>
        <w:rPr>
          <w:rFonts w:ascii="Times New Roman" w:hAnsi="Times New Roman" w:cs="Times New Roman"/>
          <w:b/>
          <w:bCs/>
          <w:noProof/>
          <w:color w:val="000000" w:themeColor="text1"/>
          <w:sz w:val="24"/>
          <w:szCs w:val="24"/>
        </w:rPr>
      </w:pPr>
    </w:p>
    <w:p w14:paraId="102E32D3" w14:textId="5760723D" w:rsidR="00BD73B3" w:rsidRPr="00192A27" w:rsidRDefault="00BD73B3" w:rsidP="004146B7">
      <w:pPr>
        <w:rPr>
          <w:rFonts w:ascii="Times New Roman" w:hAnsi="Times New Roman" w:cs="Times New Roman"/>
          <w:b/>
          <w:bCs/>
          <w:noProof/>
          <w:color w:val="000000" w:themeColor="text1"/>
          <w:sz w:val="24"/>
          <w:szCs w:val="24"/>
        </w:rPr>
      </w:pPr>
    </w:p>
    <w:p w14:paraId="48C0D887" w14:textId="77777777" w:rsidR="001C57BB" w:rsidRPr="00192A27" w:rsidRDefault="00BD73B3" w:rsidP="001C57BB">
      <w:pPr>
        <w:keepNext/>
        <w:jc w:val="center"/>
        <w:rPr>
          <w:rFonts w:ascii="Times New Roman" w:hAnsi="Times New Roman" w:cs="Times New Roman"/>
          <w:color w:val="000000" w:themeColor="text1"/>
          <w:sz w:val="24"/>
          <w:szCs w:val="24"/>
        </w:rPr>
      </w:pPr>
      <w:r w:rsidRPr="00192A27">
        <w:rPr>
          <w:rFonts w:ascii="Times New Roman" w:hAnsi="Times New Roman" w:cs="Times New Roman"/>
          <w:b/>
          <w:bCs/>
          <w:noProof/>
          <w:color w:val="000000" w:themeColor="text1"/>
          <w:sz w:val="24"/>
          <w:szCs w:val="24"/>
        </w:rPr>
        <w:drawing>
          <wp:inline distT="0" distB="0" distL="0" distR="0" wp14:anchorId="09BBDFEF" wp14:editId="20DBC3CE">
            <wp:extent cx="4310743" cy="5676655"/>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iswa melihat detail progres.drawio.png"/>
                    <pic:cNvPicPr/>
                  </pic:nvPicPr>
                  <pic:blipFill>
                    <a:blip r:embed="rId11">
                      <a:extLst>
                        <a:ext uri="{28A0092B-C50C-407E-A947-70E740481C1C}">
                          <a14:useLocalDpi xmlns:a14="http://schemas.microsoft.com/office/drawing/2010/main" val="0"/>
                        </a:ext>
                      </a:extLst>
                    </a:blip>
                    <a:stretch>
                      <a:fillRect/>
                    </a:stretch>
                  </pic:blipFill>
                  <pic:spPr>
                    <a:xfrm>
                      <a:off x="0" y="0"/>
                      <a:ext cx="4315895" cy="5683440"/>
                    </a:xfrm>
                    <a:prstGeom prst="rect">
                      <a:avLst/>
                    </a:prstGeom>
                  </pic:spPr>
                </pic:pic>
              </a:graphicData>
            </a:graphic>
          </wp:inline>
        </w:drawing>
      </w:r>
    </w:p>
    <w:p w14:paraId="2A0B60BC" w14:textId="539E24D5" w:rsidR="00BD73B3" w:rsidRPr="00192A27" w:rsidRDefault="001C57BB" w:rsidP="001C57BB">
      <w:pPr>
        <w:pStyle w:val="Caption"/>
        <w:jc w:val="center"/>
        <w:rPr>
          <w:rFonts w:ascii="Times New Roman" w:hAnsi="Times New Roman" w:cs="Times New Roman"/>
          <w:color w:val="000000" w:themeColor="text1"/>
          <w:sz w:val="24"/>
          <w:szCs w:val="24"/>
          <w:lang w:val="en-US"/>
        </w:rPr>
      </w:pPr>
      <w:bookmarkStart w:id="48" w:name="_Toc243681018"/>
      <w:r w:rsidRPr="00192A27">
        <w:rPr>
          <w:rFonts w:ascii="Times New Roman" w:hAnsi="Times New Roman" w:cs="Times New Roman"/>
          <w:color w:val="000000" w:themeColor="text1"/>
          <w:sz w:val="24"/>
          <w:szCs w:val="24"/>
        </w:rPr>
        <w:t xml:space="preserve">Gambar 2. </w:t>
      </w:r>
      <w:r w:rsidRPr="00192A27">
        <w:rPr>
          <w:rFonts w:ascii="Times New Roman" w:hAnsi="Times New Roman" w:cs="Times New Roman"/>
          <w:color w:val="000000" w:themeColor="text1"/>
          <w:sz w:val="24"/>
          <w:szCs w:val="24"/>
        </w:rPr>
        <w:fldChar w:fldCharType="begin"/>
      </w:r>
      <w:r w:rsidRPr="00192A27">
        <w:rPr>
          <w:rFonts w:ascii="Times New Roman" w:hAnsi="Times New Roman" w:cs="Times New Roman"/>
          <w:color w:val="000000" w:themeColor="text1"/>
          <w:sz w:val="24"/>
          <w:szCs w:val="24"/>
        </w:rPr>
        <w:instrText xml:space="preserve"> SEQ Gambar_2. \* ARABIC </w:instrText>
      </w:r>
      <w:r w:rsidRPr="00192A27">
        <w:rPr>
          <w:rFonts w:ascii="Times New Roman" w:hAnsi="Times New Roman" w:cs="Times New Roman"/>
          <w:color w:val="000000" w:themeColor="text1"/>
          <w:sz w:val="24"/>
          <w:szCs w:val="24"/>
        </w:rPr>
        <w:fldChar w:fldCharType="separate"/>
      </w:r>
      <w:r w:rsidR="008200F9">
        <w:rPr>
          <w:rFonts w:ascii="Times New Roman" w:hAnsi="Times New Roman" w:cs="Times New Roman"/>
          <w:noProof/>
          <w:color w:val="000000" w:themeColor="text1"/>
          <w:sz w:val="24"/>
          <w:szCs w:val="24"/>
        </w:rPr>
        <w:t>5</w:t>
      </w:r>
      <w:r w:rsidRPr="00192A27">
        <w:rPr>
          <w:rFonts w:ascii="Times New Roman" w:hAnsi="Times New Roman" w:cs="Times New Roman"/>
          <w:color w:val="000000" w:themeColor="text1"/>
          <w:sz w:val="24"/>
          <w:szCs w:val="24"/>
        </w:rPr>
        <w:fldChar w:fldCharType="end"/>
      </w:r>
      <w:r w:rsidRPr="00192A27">
        <w:rPr>
          <w:rFonts w:ascii="Times New Roman" w:hAnsi="Times New Roman" w:cs="Times New Roman"/>
          <w:color w:val="000000" w:themeColor="text1"/>
          <w:sz w:val="24"/>
          <w:szCs w:val="24"/>
          <w:lang w:val="en-US"/>
        </w:rPr>
        <w:t xml:space="preserve"> </w:t>
      </w:r>
      <w:proofErr w:type="spellStart"/>
      <w:r w:rsidRPr="00192A27">
        <w:rPr>
          <w:rFonts w:ascii="Times New Roman" w:hAnsi="Times New Roman" w:cs="Times New Roman"/>
          <w:color w:val="000000" w:themeColor="text1"/>
          <w:sz w:val="24"/>
          <w:szCs w:val="24"/>
          <w:lang w:val="en-US"/>
        </w:rPr>
        <w:t>Aktiviti</w:t>
      </w:r>
      <w:proofErr w:type="spellEnd"/>
      <w:r w:rsidRPr="00192A27">
        <w:rPr>
          <w:rFonts w:ascii="Times New Roman" w:hAnsi="Times New Roman" w:cs="Times New Roman"/>
          <w:color w:val="000000" w:themeColor="text1"/>
          <w:sz w:val="24"/>
          <w:szCs w:val="24"/>
          <w:lang w:val="en-US"/>
        </w:rPr>
        <w:t xml:space="preserve"> ,</w:t>
      </w:r>
      <w:proofErr w:type="spellStart"/>
      <w:r w:rsidRPr="00192A27">
        <w:rPr>
          <w:rFonts w:ascii="Times New Roman" w:hAnsi="Times New Roman" w:cs="Times New Roman"/>
          <w:color w:val="000000" w:themeColor="text1"/>
          <w:sz w:val="24"/>
          <w:szCs w:val="24"/>
          <w:lang w:val="en-US"/>
        </w:rPr>
        <w:t>elihat</w:t>
      </w:r>
      <w:proofErr w:type="spellEnd"/>
      <w:r w:rsidRPr="00192A27">
        <w:rPr>
          <w:rFonts w:ascii="Times New Roman" w:hAnsi="Times New Roman" w:cs="Times New Roman"/>
          <w:color w:val="000000" w:themeColor="text1"/>
          <w:sz w:val="24"/>
          <w:szCs w:val="24"/>
          <w:lang w:val="en-US"/>
        </w:rPr>
        <w:t xml:space="preserve"> detail </w:t>
      </w:r>
      <w:proofErr w:type="spellStart"/>
      <w:r w:rsidRPr="00192A27">
        <w:rPr>
          <w:rFonts w:ascii="Times New Roman" w:hAnsi="Times New Roman" w:cs="Times New Roman"/>
          <w:color w:val="000000" w:themeColor="text1"/>
          <w:sz w:val="24"/>
          <w:szCs w:val="24"/>
          <w:lang w:val="en-US"/>
        </w:rPr>
        <w:t>progres</w:t>
      </w:r>
      <w:proofErr w:type="spellEnd"/>
      <w:r w:rsidRPr="00192A27">
        <w:rPr>
          <w:rFonts w:ascii="Times New Roman" w:hAnsi="Times New Roman" w:cs="Times New Roman"/>
          <w:color w:val="000000" w:themeColor="text1"/>
          <w:sz w:val="24"/>
          <w:szCs w:val="24"/>
          <w:lang w:val="en-US"/>
        </w:rPr>
        <w:t xml:space="preserve"> dan feedback</w:t>
      </w:r>
      <w:bookmarkEnd w:id="48"/>
    </w:p>
    <w:p w14:paraId="733C37F8" w14:textId="28AAA950" w:rsidR="001C57BB" w:rsidRPr="00192A27" w:rsidRDefault="001C57BB" w:rsidP="001C57BB">
      <w:pPr>
        <w:rPr>
          <w:rFonts w:ascii="Times New Roman" w:hAnsi="Times New Roman" w:cs="Times New Roman"/>
          <w:color w:val="000000" w:themeColor="text1"/>
          <w:sz w:val="24"/>
          <w:szCs w:val="24"/>
          <w:lang w:val="en-US"/>
        </w:rPr>
      </w:pPr>
      <w:r w:rsidRPr="00192A27">
        <w:rPr>
          <w:rFonts w:ascii="Times New Roman" w:hAnsi="Times New Roman" w:cs="Times New Roman"/>
          <w:color w:val="000000" w:themeColor="text1"/>
          <w:sz w:val="24"/>
          <w:szCs w:val="24"/>
        </w:rPr>
        <w:t>Diagram ini menggambarkan proses siswa memantau perkembangan laporannya. Siswa membuka menu Laporan Saya dan sistem menampilkan daftar laporan (judul, kategori, lokasi, status, tanggal). Siswa memilih dan membuka detail laporan yang ingin dilihat. Sistem kemudian mengambil progres terakhir dan status laporan, serta riwayat progres dan feedback dari admin. Seluruh data tersebut ditampilkan dalam halaman detail laporan, sehingga siswa dapat melihat detail progres dan feedback admin.</w:t>
      </w:r>
    </w:p>
    <w:p w14:paraId="122361AD" w14:textId="7266F765" w:rsidR="004146B7" w:rsidRPr="00192A27" w:rsidRDefault="004146B7" w:rsidP="004146B7">
      <w:pPr>
        <w:rPr>
          <w:rFonts w:ascii="Times New Roman" w:hAnsi="Times New Roman" w:cs="Times New Roman"/>
          <w:b/>
          <w:bCs/>
          <w:noProof/>
          <w:color w:val="000000" w:themeColor="text1"/>
          <w:sz w:val="24"/>
          <w:szCs w:val="24"/>
        </w:rPr>
      </w:pPr>
    </w:p>
    <w:p w14:paraId="732DDDD1" w14:textId="41A38C25" w:rsidR="004146B7" w:rsidRPr="00192A27" w:rsidRDefault="004146B7" w:rsidP="004146B7">
      <w:pPr>
        <w:rPr>
          <w:rFonts w:ascii="Times New Roman" w:hAnsi="Times New Roman" w:cs="Times New Roman"/>
          <w:b/>
          <w:bCs/>
          <w:noProof/>
          <w:color w:val="000000" w:themeColor="text1"/>
          <w:sz w:val="24"/>
          <w:szCs w:val="24"/>
        </w:rPr>
      </w:pPr>
    </w:p>
    <w:p w14:paraId="7F9C7762" w14:textId="255C1E4C" w:rsidR="00BD73B3" w:rsidRPr="00192A27" w:rsidRDefault="00BD73B3" w:rsidP="004146B7">
      <w:pPr>
        <w:rPr>
          <w:rFonts w:ascii="Times New Roman" w:hAnsi="Times New Roman" w:cs="Times New Roman"/>
          <w:b/>
          <w:bCs/>
          <w:noProof/>
          <w:color w:val="000000" w:themeColor="text1"/>
          <w:sz w:val="24"/>
          <w:szCs w:val="24"/>
        </w:rPr>
      </w:pPr>
    </w:p>
    <w:p w14:paraId="5A03119D" w14:textId="42C7A33B" w:rsidR="001C57BB" w:rsidRPr="00192A27" w:rsidRDefault="001C57BB" w:rsidP="004146B7">
      <w:pPr>
        <w:rPr>
          <w:rFonts w:ascii="Times New Roman" w:hAnsi="Times New Roman" w:cs="Times New Roman"/>
          <w:b/>
          <w:bCs/>
          <w:noProof/>
          <w:color w:val="000000" w:themeColor="text1"/>
          <w:sz w:val="24"/>
          <w:szCs w:val="24"/>
        </w:rPr>
      </w:pPr>
    </w:p>
    <w:p w14:paraId="267F4AEA" w14:textId="77777777" w:rsidR="001C57BB" w:rsidRPr="00192A27" w:rsidRDefault="001C57BB" w:rsidP="004146B7">
      <w:pPr>
        <w:rPr>
          <w:rFonts w:ascii="Times New Roman" w:hAnsi="Times New Roman" w:cs="Times New Roman"/>
          <w:b/>
          <w:bCs/>
          <w:noProof/>
          <w:color w:val="000000" w:themeColor="text1"/>
          <w:sz w:val="24"/>
          <w:szCs w:val="24"/>
        </w:rPr>
      </w:pPr>
    </w:p>
    <w:p w14:paraId="0D4D4B3E" w14:textId="77777777" w:rsidR="001C57BB" w:rsidRPr="00192A27" w:rsidRDefault="00BD73B3" w:rsidP="001C57BB">
      <w:pPr>
        <w:keepNext/>
        <w:jc w:val="center"/>
        <w:rPr>
          <w:rFonts w:ascii="Times New Roman" w:hAnsi="Times New Roman" w:cs="Times New Roman"/>
          <w:color w:val="000000" w:themeColor="text1"/>
          <w:sz w:val="24"/>
          <w:szCs w:val="24"/>
        </w:rPr>
      </w:pPr>
      <w:r w:rsidRPr="00192A27">
        <w:rPr>
          <w:rFonts w:ascii="Times New Roman" w:hAnsi="Times New Roman" w:cs="Times New Roman"/>
          <w:b/>
          <w:bCs/>
          <w:noProof/>
          <w:color w:val="000000" w:themeColor="text1"/>
          <w:sz w:val="24"/>
          <w:szCs w:val="24"/>
        </w:rPr>
        <w:drawing>
          <wp:inline distT="0" distB="0" distL="0" distR="0" wp14:anchorId="7D0820C0" wp14:editId="52C445BB">
            <wp:extent cx="5311799" cy="5498834"/>
            <wp:effectExtent l="0" t="0" r="3175"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iswa melihat histori laporan.drawio.png"/>
                    <pic:cNvPicPr/>
                  </pic:nvPicPr>
                  <pic:blipFill>
                    <a:blip r:embed="rId12">
                      <a:extLst>
                        <a:ext uri="{28A0092B-C50C-407E-A947-70E740481C1C}">
                          <a14:useLocalDpi xmlns:a14="http://schemas.microsoft.com/office/drawing/2010/main" val="0"/>
                        </a:ext>
                      </a:extLst>
                    </a:blip>
                    <a:stretch>
                      <a:fillRect/>
                    </a:stretch>
                  </pic:blipFill>
                  <pic:spPr>
                    <a:xfrm>
                      <a:off x="0" y="0"/>
                      <a:ext cx="5311799" cy="5498834"/>
                    </a:xfrm>
                    <a:prstGeom prst="rect">
                      <a:avLst/>
                    </a:prstGeom>
                  </pic:spPr>
                </pic:pic>
              </a:graphicData>
            </a:graphic>
          </wp:inline>
        </w:drawing>
      </w:r>
    </w:p>
    <w:p w14:paraId="637E9DFF" w14:textId="6F8510BC" w:rsidR="00BD73B3" w:rsidRPr="00192A27" w:rsidRDefault="001C57BB" w:rsidP="001C57BB">
      <w:pPr>
        <w:pStyle w:val="Caption"/>
        <w:jc w:val="center"/>
        <w:rPr>
          <w:rFonts w:ascii="Times New Roman" w:hAnsi="Times New Roman" w:cs="Times New Roman"/>
          <w:color w:val="000000" w:themeColor="text1"/>
          <w:sz w:val="24"/>
          <w:szCs w:val="24"/>
          <w:lang w:val="en-US"/>
        </w:rPr>
      </w:pPr>
      <w:bookmarkStart w:id="49" w:name="_Toc243681019"/>
      <w:r w:rsidRPr="00192A27">
        <w:rPr>
          <w:rFonts w:ascii="Times New Roman" w:hAnsi="Times New Roman" w:cs="Times New Roman"/>
          <w:color w:val="000000" w:themeColor="text1"/>
          <w:sz w:val="24"/>
          <w:szCs w:val="24"/>
        </w:rPr>
        <w:t xml:space="preserve">Gambar 2. </w:t>
      </w:r>
      <w:r w:rsidRPr="00192A27">
        <w:rPr>
          <w:rFonts w:ascii="Times New Roman" w:hAnsi="Times New Roman" w:cs="Times New Roman"/>
          <w:color w:val="000000" w:themeColor="text1"/>
          <w:sz w:val="24"/>
          <w:szCs w:val="24"/>
        </w:rPr>
        <w:fldChar w:fldCharType="begin"/>
      </w:r>
      <w:r w:rsidRPr="00192A27">
        <w:rPr>
          <w:rFonts w:ascii="Times New Roman" w:hAnsi="Times New Roman" w:cs="Times New Roman"/>
          <w:color w:val="000000" w:themeColor="text1"/>
          <w:sz w:val="24"/>
          <w:szCs w:val="24"/>
        </w:rPr>
        <w:instrText xml:space="preserve"> SEQ Gambar_2. \* ARABIC </w:instrText>
      </w:r>
      <w:r w:rsidRPr="00192A27">
        <w:rPr>
          <w:rFonts w:ascii="Times New Roman" w:hAnsi="Times New Roman" w:cs="Times New Roman"/>
          <w:color w:val="000000" w:themeColor="text1"/>
          <w:sz w:val="24"/>
          <w:szCs w:val="24"/>
        </w:rPr>
        <w:fldChar w:fldCharType="separate"/>
      </w:r>
      <w:r w:rsidR="008200F9">
        <w:rPr>
          <w:rFonts w:ascii="Times New Roman" w:hAnsi="Times New Roman" w:cs="Times New Roman"/>
          <w:noProof/>
          <w:color w:val="000000" w:themeColor="text1"/>
          <w:sz w:val="24"/>
          <w:szCs w:val="24"/>
        </w:rPr>
        <w:t>6</w:t>
      </w:r>
      <w:r w:rsidRPr="00192A27">
        <w:rPr>
          <w:rFonts w:ascii="Times New Roman" w:hAnsi="Times New Roman" w:cs="Times New Roman"/>
          <w:color w:val="000000" w:themeColor="text1"/>
          <w:sz w:val="24"/>
          <w:szCs w:val="24"/>
        </w:rPr>
        <w:fldChar w:fldCharType="end"/>
      </w:r>
      <w:r w:rsidRPr="00192A27">
        <w:rPr>
          <w:rFonts w:ascii="Times New Roman" w:hAnsi="Times New Roman" w:cs="Times New Roman"/>
          <w:color w:val="000000" w:themeColor="text1"/>
          <w:sz w:val="24"/>
          <w:szCs w:val="24"/>
          <w:lang w:val="en-US"/>
        </w:rPr>
        <w:t xml:space="preserve"> </w:t>
      </w:r>
      <w:proofErr w:type="spellStart"/>
      <w:r w:rsidRPr="00192A27">
        <w:rPr>
          <w:rFonts w:ascii="Times New Roman" w:hAnsi="Times New Roman" w:cs="Times New Roman"/>
          <w:color w:val="000000" w:themeColor="text1"/>
          <w:sz w:val="24"/>
          <w:szCs w:val="24"/>
          <w:lang w:val="en-US"/>
        </w:rPr>
        <w:t>Aktiviti</w:t>
      </w:r>
      <w:proofErr w:type="spellEnd"/>
      <w:r w:rsidRPr="00192A27">
        <w:rPr>
          <w:rFonts w:ascii="Times New Roman" w:hAnsi="Times New Roman" w:cs="Times New Roman"/>
          <w:color w:val="000000" w:themeColor="text1"/>
          <w:sz w:val="24"/>
          <w:szCs w:val="24"/>
          <w:lang w:val="en-US"/>
        </w:rPr>
        <w:t xml:space="preserve"> </w:t>
      </w:r>
      <w:proofErr w:type="spellStart"/>
      <w:r w:rsidRPr="00192A27">
        <w:rPr>
          <w:rFonts w:ascii="Times New Roman" w:hAnsi="Times New Roman" w:cs="Times New Roman"/>
          <w:color w:val="000000" w:themeColor="text1"/>
          <w:sz w:val="24"/>
          <w:szCs w:val="24"/>
          <w:lang w:val="en-US"/>
        </w:rPr>
        <w:t>histori</w:t>
      </w:r>
      <w:bookmarkEnd w:id="49"/>
      <w:proofErr w:type="spellEnd"/>
    </w:p>
    <w:p w14:paraId="05F34C39" w14:textId="12E0AD5A" w:rsidR="001C57BB" w:rsidRPr="00192A27" w:rsidRDefault="001C57BB" w:rsidP="001C57BB">
      <w:pPr>
        <w:rPr>
          <w:rFonts w:ascii="Times New Roman" w:hAnsi="Times New Roman" w:cs="Times New Roman"/>
          <w:color w:val="000000" w:themeColor="text1"/>
          <w:sz w:val="24"/>
          <w:szCs w:val="24"/>
          <w:lang w:val="en-US"/>
        </w:rPr>
      </w:pPr>
      <w:r w:rsidRPr="00192A27">
        <w:rPr>
          <w:rFonts w:ascii="Times New Roman" w:hAnsi="Times New Roman" w:cs="Times New Roman"/>
          <w:color w:val="000000" w:themeColor="text1"/>
          <w:sz w:val="24"/>
          <w:szCs w:val="24"/>
        </w:rPr>
        <w:t>Diagram ini menjelaskan alur siswa melihat histori laporan. Setelah dashboard ditampilkan, siswa membuka menu Histori. Sistem memeriksa apakah data histori tersedia. Jika ada, sistem menampilkan daftar histori berisi judul, kategori, lokasi, status, dan tanggal. Jika tidak ada, sistem menampilkan pesan bahwa belum ada histori. Siswa kemudian dapat melihat histori laporan tersebut dan proses berakhir.</w:t>
      </w:r>
    </w:p>
    <w:p w14:paraId="326BCC95" w14:textId="6C944A0A" w:rsidR="004146B7" w:rsidRPr="00192A27" w:rsidRDefault="004146B7" w:rsidP="004146B7">
      <w:pPr>
        <w:rPr>
          <w:rFonts w:ascii="Times New Roman" w:hAnsi="Times New Roman" w:cs="Times New Roman"/>
          <w:b/>
          <w:bCs/>
          <w:noProof/>
          <w:color w:val="000000" w:themeColor="text1"/>
          <w:sz w:val="24"/>
          <w:szCs w:val="24"/>
        </w:rPr>
      </w:pPr>
    </w:p>
    <w:p w14:paraId="0FE960A4" w14:textId="072D2290" w:rsidR="004146B7" w:rsidRPr="00192A27" w:rsidRDefault="004146B7" w:rsidP="004146B7">
      <w:pPr>
        <w:rPr>
          <w:rFonts w:ascii="Times New Roman" w:hAnsi="Times New Roman" w:cs="Times New Roman"/>
          <w:b/>
          <w:bCs/>
          <w:noProof/>
          <w:color w:val="000000" w:themeColor="text1"/>
          <w:sz w:val="24"/>
          <w:szCs w:val="24"/>
        </w:rPr>
      </w:pPr>
    </w:p>
    <w:p w14:paraId="69939D84" w14:textId="5F0EBB6D" w:rsidR="004146B7" w:rsidRPr="00192A27" w:rsidRDefault="004146B7" w:rsidP="004146B7">
      <w:pPr>
        <w:rPr>
          <w:rFonts w:ascii="Times New Roman" w:hAnsi="Times New Roman" w:cs="Times New Roman"/>
          <w:b/>
          <w:bCs/>
          <w:noProof/>
          <w:color w:val="000000" w:themeColor="text1"/>
          <w:sz w:val="24"/>
          <w:szCs w:val="24"/>
        </w:rPr>
      </w:pPr>
    </w:p>
    <w:p w14:paraId="533922B5" w14:textId="51F558FD" w:rsidR="004146B7" w:rsidRPr="00192A27" w:rsidRDefault="004146B7" w:rsidP="004146B7">
      <w:pPr>
        <w:rPr>
          <w:rFonts w:ascii="Times New Roman" w:hAnsi="Times New Roman" w:cs="Times New Roman"/>
          <w:b/>
          <w:bCs/>
          <w:noProof/>
          <w:color w:val="000000" w:themeColor="text1"/>
          <w:sz w:val="24"/>
          <w:szCs w:val="24"/>
        </w:rPr>
      </w:pPr>
    </w:p>
    <w:p w14:paraId="4FC3D187" w14:textId="77777777" w:rsidR="001C57BB" w:rsidRPr="00192A27" w:rsidRDefault="001C57BB" w:rsidP="004146B7">
      <w:pPr>
        <w:rPr>
          <w:rFonts w:ascii="Times New Roman" w:hAnsi="Times New Roman" w:cs="Times New Roman"/>
          <w:b/>
          <w:bCs/>
          <w:noProof/>
          <w:color w:val="000000" w:themeColor="text1"/>
          <w:sz w:val="24"/>
          <w:szCs w:val="24"/>
        </w:rPr>
      </w:pPr>
    </w:p>
    <w:p w14:paraId="6ABD6D10" w14:textId="000DEED6" w:rsidR="00BD73B3" w:rsidRPr="00192A27" w:rsidRDefault="00BD73B3" w:rsidP="004146B7">
      <w:pPr>
        <w:rPr>
          <w:rFonts w:ascii="Times New Roman" w:hAnsi="Times New Roman" w:cs="Times New Roman"/>
          <w:b/>
          <w:bCs/>
          <w:noProof/>
          <w:color w:val="000000" w:themeColor="text1"/>
          <w:sz w:val="24"/>
          <w:szCs w:val="24"/>
        </w:rPr>
      </w:pPr>
    </w:p>
    <w:p w14:paraId="2D6A4CDD" w14:textId="77777777" w:rsidR="001C57BB" w:rsidRPr="00192A27" w:rsidRDefault="00BD73B3" w:rsidP="001C57BB">
      <w:pPr>
        <w:keepNext/>
        <w:jc w:val="center"/>
        <w:rPr>
          <w:rFonts w:ascii="Times New Roman" w:hAnsi="Times New Roman" w:cs="Times New Roman"/>
          <w:color w:val="000000" w:themeColor="text1"/>
          <w:sz w:val="24"/>
          <w:szCs w:val="24"/>
        </w:rPr>
      </w:pPr>
      <w:r w:rsidRPr="00192A27">
        <w:rPr>
          <w:rFonts w:ascii="Times New Roman" w:hAnsi="Times New Roman" w:cs="Times New Roman"/>
          <w:b/>
          <w:bCs/>
          <w:noProof/>
          <w:color w:val="000000" w:themeColor="text1"/>
          <w:sz w:val="24"/>
          <w:szCs w:val="24"/>
        </w:rPr>
        <w:drawing>
          <wp:inline distT="0" distB="0" distL="0" distR="0" wp14:anchorId="69B1C790" wp14:editId="73AEAEE0">
            <wp:extent cx="4524499" cy="510848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admin melihat daftar aspirasi.drawio.png"/>
                    <pic:cNvPicPr/>
                  </pic:nvPicPr>
                  <pic:blipFill>
                    <a:blip r:embed="rId13">
                      <a:extLst>
                        <a:ext uri="{28A0092B-C50C-407E-A947-70E740481C1C}">
                          <a14:useLocalDpi xmlns:a14="http://schemas.microsoft.com/office/drawing/2010/main" val="0"/>
                        </a:ext>
                      </a:extLst>
                    </a:blip>
                    <a:stretch>
                      <a:fillRect/>
                    </a:stretch>
                  </pic:blipFill>
                  <pic:spPr>
                    <a:xfrm>
                      <a:off x="0" y="0"/>
                      <a:ext cx="4536869" cy="5122449"/>
                    </a:xfrm>
                    <a:prstGeom prst="rect">
                      <a:avLst/>
                    </a:prstGeom>
                  </pic:spPr>
                </pic:pic>
              </a:graphicData>
            </a:graphic>
          </wp:inline>
        </w:drawing>
      </w:r>
    </w:p>
    <w:p w14:paraId="31902A10" w14:textId="73A29E59" w:rsidR="00BD73B3" w:rsidRPr="00192A27" w:rsidRDefault="001C57BB" w:rsidP="001C57BB">
      <w:pPr>
        <w:pStyle w:val="Caption"/>
        <w:jc w:val="center"/>
        <w:rPr>
          <w:rFonts w:ascii="Times New Roman" w:hAnsi="Times New Roman" w:cs="Times New Roman"/>
          <w:color w:val="000000" w:themeColor="text1"/>
          <w:sz w:val="24"/>
          <w:szCs w:val="24"/>
          <w:lang w:val="en-US"/>
        </w:rPr>
      </w:pPr>
      <w:bookmarkStart w:id="50" w:name="_Toc243681020"/>
      <w:r w:rsidRPr="00192A27">
        <w:rPr>
          <w:rFonts w:ascii="Times New Roman" w:hAnsi="Times New Roman" w:cs="Times New Roman"/>
          <w:color w:val="000000" w:themeColor="text1"/>
          <w:sz w:val="24"/>
          <w:szCs w:val="24"/>
        </w:rPr>
        <w:t xml:space="preserve">Gambar 2. </w:t>
      </w:r>
      <w:r w:rsidRPr="00192A27">
        <w:rPr>
          <w:rFonts w:ascii="Times New Roman" w:hAnsi="Times New Roman" w:cs="Times New Roman"/>
          <w:color w:val="000000" w:themeColor="text1"/>
          <w:sz w:val="24"/>
          <w:szCs w:val="24"/>
        </w:rPr>
        <w:fldChar w:fldCharType="begin"/>
      </w:r>
      <w:r w:rsidRPr="00192A27">
        <w:rPr>
          <w:rFonts w:ascii="Times New Roman" w:hAnsi="Times New Roman" w:cs="Times New Roman"/>
          <w:color w:val="000000" w:themeColor="text1"/>
          <w:sz w:val="24"/>
          <w:szCs w:val="24"/>
        </w:rPr>
        <w:instrText xml:space="preserve"> SEQ Gambar_2. \* ARABIC </w:instrText>
      </w:r>
      <w:r w:rsidRPr="00192A27">
        <w:rPr>
          <w:rFonts w:ascii="Times New Roman" w:hAnsi="Times New Roman" w:cs="Times New Roman"/>
          <w:color w:val="000000" w:themeColor="text1"/>
          <w:sz w:val="24"/>
          <w:szCs w:val="24"/>
        </w:rPr>
        <w:fldChar w:fldCharType="separate"/>
      </w:r>
      <w:r w:rsidR="008200F9">
        <w:rPr>
          <w:rFonts w:ascii="Times New Roman" w:hAnsi="Times New Roman" w:cs="Times New Roman"/>
          <w:noProof/>
          <w:color w:val="000000" w:themeColor="text1"/>
          <w:sz w:val="24"/>
          <w:szCs w:val="24"/>
        </w:rPr>
        <w:t>7</w:t>
      </w:r>
      <w:r w:rsidRPr="00192A27">
        <w:rPr>
          <w:rFonts w:ascii="Times New Roman" w:hAnsi="Times New Roman" w:cs="Times New Roman"/>
          <w:color w:val="000000" w:themeColor="text1"/>
          <w:sz w:val="24"/>
          <w:szCs w:val="24"/>
        </w:rPr>
        <w:fldChar w:fldCharType="end"/>
      </w:r>
      <w:r w:rsidRPr="00192A27">
        <w:rPr>
          <w:rFonts w:ascii="Times New Roman" w:hAnsi="Times New Roman" w:cs="Times New Roman"/>
          <w:color w:val="000000" w:themeColor="text1"/>
          <w:sz w:val="24"/>
          <w:szCs w:val="24"/>
          <w:lang w:val="en-US"/>
        </w:rPr>
        <w:t xml:space="preserve"> </w:t>
      </w:r>
      <w:proofErr w:type="spellStart"/>
      <w:r w:rsidRPr="00192A27">
        <w:rPr>
          <w:rFonts w:ascii="Times New Roman" w:hAnsi="Times New Roman" w:cs="Times New Roman"/>
          <w:color w:val="000000" w:themeColor="text1"/>
          <w:sz w:val="24"/>
          <w:szCs w:val="24"/>
          <w:lang w:val="en-US"/>
        </w:rPr>
        <w:t>Aktiviti</w:t>
      </w:r>
      <w:proofErr w:type="spellEnd"/>
      <w:r w:rsidRPr="00192A27">
        <w:rPr>
          <w:rFonts w:ascii="Times New Roman" w:hAnsi="Times New Roman" w:cs="Times New Roman"/>
          <w:color w:val="000000" w:themeColor="text1"/>
          <w:sz w:val="24"/>
          <w:szCs w:val="24"/>
          <w:lang w:val="en-US"/>
        </w:rPr>
        <w:t xml:space="preserve"> </w:t>
      </w:r>
      <w:proofErr w:type="spellStart"/>
      <w:r w:rsidRPr="00192A27">
        <w:rPr>
          <w:rFonts w:ascii="Times New Roman" w:hAnsi="Times New Roman" w:cs="Times New Roman"/>
          <w:color w:val="000000" w:themeColor="text1"/>
          <w:sz w:val="24"/>
          <w:szCs w:val="24"/>
          <w:lang w:val="en-US"/>
        </w:rPr>
        <w:t>melihat</w:t>
      </w:r>
      <w:proofErr w:type="spellEnd"/>
      <w:r w:rsidRPr="00192A27">
        <w:rPr>
          <w:rFonts w:ascii="Times New Roman" w:hAnsi="Times New Roman" w:cs="Times New Roman"/>
          <w:color w:val="000000" w:themeColor="text1"/>
          <w:sz w:val="24"/>
          <w:szCs w:val="24"/>
          <w:lang w:val="en-US"/>
        </w:rPr>
        <w:t xml:space="preserve"> </w:t>
      </w:r>
      <w:proofErr w:type="spellStart"/>
      <w:r w:rsidRPr="00192A27">
        <w:rPr>
          <w:rFonts w:ascii="Times New Roman" w:hAnsi="Times New Roman" w:cs="Times New Roman"/>
          <w:color w:val="000000" w:themeColor="text1"/>
          <w:sz w:val="24"/>
          <w:szCs w:val="24"/>
          <w:lang w:val="en-US"/>
        </w:rPr>
        <w:t>laporan</w:t>
      </w:r>
      <w:bookmarkEnd w:id="50"/>
      <w:proofErr w:type="spellEnd"/>
    </w:p>
    <w:p w14:paraId="6DCED4CF" w14:textId="70916B76" w:rsidR="001C57BB" w:rsidRPr="00192A27" w:rsidRDefault="001C57BB" w:rsidP="001C57BB">
      <w:pPr>
        <w:rPr>
          <w:rFonts w:ascii="Times New Roman" w:hAnsi="Times New Roman" w:cs="Times New Roman"/>
          <w:color w:val="000000" w:themeColor="text1"/>
          <w:sz w:val="24"/>
          <w:szCs w:val="24"/>
          <w:lang w:val="en-US"/>
        </w:rPr>
      </w:pPr>
      <w:r w:rsidRPr="00192A27">
        <w:rPr>
          <w:rFonts w:ascii="Times New Roman" w:hAnsi="Times New Roman" w:cs="Times New Roman"/>
          <w:color w:val="000000" w:themeColor="text1"/>
          <w:sz w:val="24"/>
          <w:szCs w:val="24"/>
        </w:rPr>
        <w:t>Diagram ini menggambarkan alur admin melihat seluruh aspirasi yang masuk. Setelah dashboard admin tampil, admin membuka menu Aspirasi. Sistem mengambil semua data aspirasi beserta nama siswa, kategori, dan status progres terakhir. Sistem lalu memeriksa ketersediaan data. Jika ada, sistem menampilkan tabel aspirasi berisi judul, siswa, kategori, status, tanggal, dan aksi. Jika tidak ada, sistem menampilkan pesan data aspirasi tidak ditemukan. Admin kemudian dapat melihat daftar aspirasi dan proses selesai.</w:t>
      </w:r>
    </w:p>
    <w:p w14:paraId="5D96B884" w14:textId="7A318DB9" w:rsidR="00BD73B3" w:rsidRPr="00192A27" w:rsidRDefault="00BD73B3" w:rsidP="004146B7">
      <w:pPr>
        <w:rPr>
          <w:rFonts w:ascii="Times New Roman" w:hAnsi="Times New Roman" w:cs="Times New Roman"/>
          <w:b/>
          <w:bCs/>
          <w:noProof/>
          <w:color w:val="000000" w:themeColor="text1"/>
          <w:sz w:val="24"/>
          <w:szCs w:val="24"/>
        </w:rPr>
      </w:pPr>
    </w:p>
    <w:p w14:paraId="5A16E705" w14:textId="3BA98B8D" w:rsidR="00BD73B3" w:rsidRPr="00192A27" w:rsidRDefault="00BD73B3" w:rsidP="004146B7">
      <w:pPr>
        <w:rPr>
          <w:rFonts w:ascii="Times New Roman" w:hAnsi="Times New Roman" w:cs="Times New Roman"/>
          <w:b/>
          <w:bCs/>
          <w:noProof/>
          <w:color w:val="000000" w:themeColor="text1"/>
          <w:sz w:val="24"/>
          <w:szCs w:val="24"/>
        </w:rPr>
      </w:pPr>
    </w:p>
    <w:p w14:paraId="725B66CD" w14:textId="3783CAB9" w:rsidR="00BD73B3" w:rsidRPr="00192A27" w:rsidRDefault="00BD73B3" w:rsidP="004146B7">
      <w:pPr>
        <w:rPr>
          <w:rFonts w:ascii="Times New Roman" w:hAnsi="Times New Roman" w:cs="Times New Roman"/>
          <w:b/>
          <w:bCs/>
          <w:noProof/>
          <w:color w:val="000000" w:themeColor="text1"/>
          <w:sz w:val="24"/>
          <w:szCs w:val="24"/>
        </w:rPr>
      </w:pPr>
    </w:p>
    <w:p w14:paraId="5604E59C" w14:textId="14E979AD" w:rsidR="00BD73B3" w:rsidRPr="00192A27" w:rsidRDefault="00BD73B3" w:rsidP="004146B7">
      <w:pPr>
        <w:rPr>
          <w:rFonts w:ascii="Times New Roman" w:hAnsi="Times New Roman" w:cs="Times New Roman"/>
          <w:b/>
          <w:bCs/>
          <w:noProof/>
          <w:color w:val="000000" w:themeColor="text1"/>
          <w:sz w:val="24"/>
          <w:szCs w:val="24"/>
        </w:rPr>
      </w:pPr>
    </w:p>
    <w:p w14:paraId="5BED99D1" w14:textId="4532DB11" w:rsidR="00BD73B3" w:rsidRPr="00192A27" w:rsidRDefault="00BD73B3" w:rsidP="004146B7">
      <w:pPr>
        <w:rPr>
          <w:rFonts w:ascii="Times New Roman" w:hAnsi="Times New Roman" w:cs="Times New Roman"/>
          <w:b/>
          <w:bCs/>
          <w:noProof/>
          <w:color w:val="000000" w:themeColor="text1"/>
          <w:sz w:val="24"/>
          <w:szCs w:val="24"/>
        </w:rPr>
      </w:pPr>
    </w:p>
    <w:p w14:paraId="7E396CA7" w14:textId="6CD0AC95" w:rsidR="00BD73B3" w:rsidRPr="00192A27" w:rsidRDefault="00BD73B3" w:rsidP="004146B7">
      <w:pPr>
        <w:rPr>
          <w:rFonts w:ascii="Times New Roman" w:hAnsi="Times New Roman" w:cs="Times New Roman"/>
          <w:b/>
          <w:bCs/>
          <w:noProof/>
          <w:color w:val="000000" w:themeColor="text1"/>
          <w:sz w:val="24"/>
          <w:szCs w:val="24"/>
        </w:rPr>
      </w:pPr>
    </w:p>
    <w:p w14:paraId="1C79B5F5" w14:textId="77777777" w:rsidR="001C57BB" w:rsidRPr="00192A27" w:rsidRDefault="001C57BB" w:rsidP="004146B7">
      <w:pPr>
        <w:rPr>
          <w:rFonts w:ascii="Times New Roman" w:hAnsi="Times New Roman" w:cs="Times New Roman"/>
          <w:b/>
          <w:bCs/>
          <w:noProof/>
          <w:color w:val="000000" w:themeColor="text1"/>
          <w:sz w:val="24"/>
          <w:szCs w:val="24"/>
        </w:rPr>
      </w:pPr>
    </w:p>
    <w:p w14:paraId="19CF6C7A" w14:textId="77777777" w:rsidR="001115D5" w:rsidRPr="00192A27" w:rsidRDefault="00BD73B3" w:rsidP="001115D5">
      <w:pPr>
        <w:keepNext/>
        <w:jc w:val="center"/>
        <w:rPr>
          <w:rFonts w:ascii="Times New Roman" w:hAnsi="Times New Roman" w:cs="Times New Roman"/>
          <w:color w:val="000000" w:themeColor="text1"/>
          <w:sz w:val="24"/>
          <w:szCs w:val="24"/>
        </w:rPr>
      </w:pPr>
      <w:r w:rsidRPr="00192A27">
        <w:rPr>
          <w:rFonts w:ascii="Times New Roman" w:hAnsi="Times New Roman" w:cs="Times New Roman"/>
          <w:b/>
          <w:bCs/>
          <w:noProof/>
          <w:color w:val="000000" w:themeColor="text1"/>
          <w:sz w:val="24"/>
          <w:szCs w:val="24"/>
        </w:rPr>
        <w:drawing>
          <wp:inline distT="0" distB="0" distL="0" distR="0" wp14:anchorId="263537CE" wp14:editId="665A1E6C">
            <wp:extent cx="4263242" cy="6214906"/>
            <wp:effectExtent l="0" t="0" r="444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admin mencari memfilter aspirasi.drawio.png"/>
                    <pic:cNvPicPr/>
                  </pic:nvPicPr>
                  <pic:blipFill>
                    <a:blip r:embed="rId14">
                      <a:extLst>
                        <a:ext uri="{28A0092B-C50C-407E-A947-70E740481C1C}">
                          <a14:useLocalDpi xmlns:a14="http://schemas.microsoft.com/office/drawing/2010/main" val="0"/>
                        </a:ext>
                      </a:extLst>
                    </a:blip>
                    <a:stretch>
                      <a:fillRect/>
                    </a:stretch>
                  </pic:blipFill>
                  <pic:spPr>
                    <a:xfrm>
                      <a:off x="0" y="0"/>
                      <a:ext cx="4276877" cy="6234782"/>
                    </a:xfrm>
                    <a:prstGeom prst="rect">
                      <a:avLst/>
                    </a:prstGeom>
                  </pic:spPr>
                </pic:pic>
              </a:graphicData>
            </a:graphic>
          </wp:inline>
        </w:drawing>
      </w:r>
    </w:p>
    <w:p w14:paraId="2DFF7601" w14:textId="15DE2E7C" w:rsidR="00BD73B3" w:rsidRPr="00192A27" w:rsidRDefault="001115D5" w:rsidP="001115D5">
      <w:pPr>
        <w:pStyle w:val="Caption"/>
        <w:jc w:val="center"/>
        <w:rPr>
          <w:rFonts w:ascii="Times New Roman" w:hAnsi="Times New Roman" w:cs="Times New Roman"/>
          <w:color w:val="000000" w:themeColor="text1"/>
          <w:sz w:val="24"/>
          <w:szCs w:val="24"/>
          <w:lang w:val="en-US"/>
        </w:rPr>
      </w:pPr>
      <w:bookmarkStart w:id="51" w:name="_Toc243681021"/>
      <w:r w:rsidRPr="00192A27">
        <w:rPr>
          <w:rFonts w:ascii="Times New Roman" w:hAnsi="Times New Roman" w:cs="Times New Roman"/>
          <w:color w:val="000000" w:themeColor="text1"/>
          <w:sz w:val="24"/>
          <w:szCs w:val="24"/>
        </w:rPr>
        <w:t xml:space="preserve">Gambar 2. </w:t>
      </w:r>
      <w:r w:rsidRPr="00192A27">
        <w:rPr>
          <w:rFonts w:ascii="Times New Roman" w:hAnsi="Times New Roman" w:cs="Times New Roman"/>
          <w:color w:val="000000" w:themeColor="text1"/>
          <w:sz w:val="24"/>
          <w:szCs w:val="24"/>
        </w:rPr>
        <w:fldChar w:fldCharType="begin"/>
      </w:r>
      <w:r w:rsidRPr="00192A27">
        <w:rPr>
          <w:rFonts w:ascii="Times New Roman" w:hAnsi="Times New Roman" w:cs="Times New Roman"/>
          <w:color w:val="000000" w:themeColor="text1"/>
          <w:sz w:val="24"/>
          <w:szCs w:val="24"/>
        </w:rPr>
        <w:instrText xml:space="preserve"> SEQ Gambar_2. \* ARABIC </w:instrText>
      </w:r>
      <w:r w:rsidRPr="00192A27">
        <w:rPr>
          <w:rFonts w:ascii="Times New Roman" w:hAnsi="Times New Roman" w:cs="Times New Roman"/>
          <w:color w:val="000000" w:themeColor="text1"/>
          <w:sz w:val="24"/>
          <w:szCs w:val="24"/>
        </w:rPr>
        <w:fldChar w:fldCharType="separate"/>
      </w:r>
      <w:r w:rsidR="008200F9">
        <w:rPr>
          <w:rFonts w:ascii="Times New Roman" w:hAnsi="Times New Roman" w:cs="Times New Roman"/>
          <w:noProof/>
          <w:color w:val="000000" w:themeColor="text1"/>
          <w:sz w:val="24"/>
          <w:szCs w:val="24"/>
        </w:rPr>
        <w:t>8</w:t>
      </w:r>
      <w:r w:rsidRPr="00192A27">
        <w:rPr>
          <w:rFonts w:ascii="Times New Roman" w:hAnsi="Times New Roman" w:cs="Times New Roman"/>
          <w:color w:val="000000" w:themeColor="text1"/>
          <w:sz w:val="24"/>
          <w:szCs w:val="24"/>
        </w:rPr>
        <w:fldChar w:fldCharType="end"/>
      </w:r>
      <w:r w:rsidRPr="00192A27">
        <w:rPr>
          <w:rFonts w:ascii="Times New Roman" w:hAnsi="Times New Roman" w:cs="Times New Roman"/>
          <w:color w:val="000000" w:themeColor="text1"/>
          <w:sz w:val="24"/>
          <w:szCs w:val="24"/>
          <w:lang w:val="en-US"/>
        </w:rPr>
        <w:t xml:space="preserve"> </w:t>
      </w:r>
      <w:proofErr w:type="spellStart"/>
      <w:r w:rsidRPr="00192A27">
        <w:rPr>
          <w:rFonts w:ascii="Times New Roman" w:hAnsi="Times New Roman" w:cs="Times New Roman"/>
          <w:color w:val="000000" w:themeColor="text1"/>
          <w:sz w:val="24"/>
          <w:szCs w:val="24"/>
          <w:lang w:val="en-US"/>
        </w:rPr>
        <w:t>Aktiviti</w:t>
      </w:r>
      <w:proofErr w:type="spellEnd"/>
      <w:r w:rsidRPr="00192A27">
        <w:rPr>
          <w:rFonts w:ascii="Times New Roman" w:hAnsi="Times New Roman" w:cs="Times New Roman"/>
          <w:color w:val="000000" w:themeColor="text1"/>
          <w:sz w:val="24"/>
          <w:szCs w:val="24"/>
          <w:lang w:val="en-US"/>
        </w:rPr>
        <w:t xml:space="preserve"> </w:t>
      </w:r>
      <w:proofErr w:type="spellStart"/>
      <w:r w:rsidRPr="00192A27">
        <w:rPr>
          <w:rFonts w:ascii="Times New Roman" w:hAnsi="Times New Roman" w:cs="Times New Roman"/>
          <w:color w:val="000000" w:themeColor="text1"/>
          <w:sz w:val="24"/>
          <w:szCs w:val="24"/>
          <w:lang w:val="en-US"/>
        </w:rPr>
        <w:t>mencari</w:t>
      </w:r>
      <w:proofErr w:type="spellEnd"/>
      <w:r w:rsidRPr="00192A27">
        <w:rPr>
          <w:rFonts w:ascii="Times New Roman" w:hAnsi="Times New Roman" w:cs="Times New Roman"/>
          <w:color w:val="000000" w:themeColor="text1"/>
          <w:sz w:val="24"/>
          <w:szCs w:val="24"/>
          <w:lang w:val="en-US"/>
        </w:rPr>
        <w:t xml:space="preserve"> dan </w:t>
      </w:r>
      <w:proofErr w:type="spellStart"/>
      <w:r w:rsidRPr="00192A27">
        <w:rPr>
          <w:rFonts w:ascii="Times New Roman" w:hAnsi="Times New Roman" w:cs="Times New Roman"/>
          <w:color w:val="000000" w:themeColor="text1"/>
          <w:sz w:val="24"/>
          <w:szCs w:val="24"/>
          <w:lang w:val="en-US"/>
        </w:rPr>
        <w:t>memfilter</w:t>
      </w:r>
      <w:proofErr w:type="spellEnd"/>
      <w:r w:rsidRPr="00192A27">
        <w:rPr>
          <w:rFonts w:ascii="Times New Roman" w:hAnsi="Times New Roman" w:cs="Times New Roman"/>
          <w:color w:val="000000" w:themeColor="text1"/>
          <w:sz w:val="24"/>
          <w:szCs w:val="24"/>
          <w:lang w:val="en-US"/>
        </w:rPr>
        <w:t xml:space="preserve"> </w:t>
      </w:r>
      <w:proofErr w:type="spellStart"/>
      <w:r w:rsidRPr="00192A27">
        <w:rPr>
          <w:rFonts w:ascii="Times New Roman" w:hAnsi="Times New Roman" w:cs="Times New Roman"/>
          <w:color w:val="000000" w:themeColor="text1"/>
          <w:sz w:val="24"/>
          <w:szCs w:val="24"/>
          <w:lang w:val="en-US"/>
        </w:rPr>
        <w:t>aspirasi</w:t>
      </w:r>
      <w:bookmarkEnd w:id="51"/>
      <w:proofErr w:type="spellEnd"/>
    </w:p>
    <w:p w14:paraId="44998AE7" w14:textId="627756B8" w:rsidR="001115D5" w:rsidRPr="00192A27" w:rsidRDefault="001115D5" w:rsidP="001115D5">
      <w:pPr>
        <w:rPr>
          <w:rFonts w:ascii="Times New Roman" w:hAnsi="Times New Roman" w:cs="Times New Roman"/>
          <w:color w:val="000000" w:themeColor="text1"/>
          <w:sz w:val="24"/>
          <w:szCs w:val="24"/>
          <w:lang w:val="en-US"/>
        </w:rPr>
      </w:pPr>
      <w:r w:rsidRPr="00192A27">
        <w:rPr>
          <w:rFonts w:ascii="Times New Roman" w:hAnsi="Times New Roman" w:cs="Times New Roman"/>
          <w:color w:val="000000" w:themeColor="text1"/>
          <w:sz w:val="24"/>
          <w:szCs w:val="24"/>
        </w:rPr>
        <w:t>Diagram ini menggambarkan proses admin mencari aspirasi menggunakan kata kunci dan filter. Setelah dashboard admin tampil, admin membuka menu Aspirasi, lalu sistem mengambil seluruh daftar aspirasi beserta siswa, kategori, dan status progres terakhir, kemudian menampilkan halaman aspirasi dengan form filter. Admin mengisi kata kunci atau memilih filter (tanggal, bulan, siswa, kategori) lalu menekan tombol cari. Sistem membaca parameter pencarian dan filter dari URL, lalu memeriksa apakah ada filter yang terisi. Jika ada, sistem menampilkan hasil aspirasi. Jika tidak, sistem menampilkan pesan data aspirasi tidak ditemukan. Admin kemudian melihat hasil pencarian.</w:t>
      </w:r>
    </w:p>
    <w:p w14:paraId="1A23F4BE" w14:textId="7070EA1F" w:rsidR="00BD73B3" w:rsidRPr="00192A27" w:rsidRDefault="00BD73B3" w:rsidP="004146B7">
      <w:pPr>
        <w:rPr>
          <w:rFonts w:ascii="Times New Roman" w:hAnsi="Times New Roman" w:cs="Times New Roman"/>
          <w:b/>
          <w:bCs/>
          <w:noProof/>
          <w:color w:val="000000" w:themeColor="text1"/>
          <w:sz w:val="24"/>
          <w:szCs w:val="24"/>
        </w:rPr>
      </w:pPr>
    </w:p>
    <w:p w14:paraId="5251EF22" w14:textId="06AB168E" w:rsidR="00BD73B3" w:rsidRPr="00192A27" w:rsidRDefault="00BD73B3" w:rsidP="004146B7">
      <w:pPr>
        <w:rPr>
          <w:rFonts w:ascii="Times New Roman" w:hAnsi="Times New Roman" w:cs="Times New Roman"/>
          <w:b/>
          <w:bCs/>
          <w:noProof/>
          <w:color w:val="000000" w:themeColor="text1"/>
          <w:sz w:val="24"/>
          <w:szCs w:val="24"/>
        </w:rPr>
      </w:pPr>
    </w:p>
    <w:p w14:paraId="6C8D01AD" w14:textId="77777777" w:rsidR="001115D5" w:rsidRPr="00192A27" w:rsidRDefault="001115D5" w:rsidP="004146B7">
      <w:pPr>
        <w:rPr>
          <w:rFonts w:ascii="Times New Roman" w:hAnsi="Times New Roman" w:cs="Times New Roman"/>
          <w:b/>
          <w:bCs/>
          <w:noProof/>
          <w:color w:val="000000" w:themeColor="text1"/>
          <w:sz w:val="24"/>
          <w:szCs w:val="24"/>
        </w:rPr>
      </w:pPr>
    </w:p>
    <w:p w14:paraId="0A2B1DF6" w14:textId="77777777" w:rsidR="001115D5" w:rsidRPr="00192A27" w:rsidRDefault="00BD73B3" w:rsidP="001115D5">
      <w:pPr>
        <w:keepNext/>
        <w:jc w:val="center"/>
        <w:rPr>
          <w:rFonts w:ascii="Times New Roman" w:hAnsi="Times New Roman" w:cs="Times New Roman"/>
          <w:color w:val="000000" w:themeColor="text1"/>
          <w:sz w:val="24"/>
          <w:szCs w:val="24"/>
        </w:rPr>
      </w:pPr>
      <w:r w:rsidRPr="00192A27">
        <w:rPr>
          <w:rFonts w:ascii="Times New Roman" w:hAnsi="Times New Roman" w:cs="Times New Roman"/>
          <w:b/>
          <w:bCs/>
          <w:noProof/>
          <w:color w:val="000000" w:themeColor="text1"/>
          <w:sz w:val="24"/>
          <w:szCs w:val="24"/>
        </w:rPr>
        <w:drawing>
          <wp:inline distT="0" distB="0" distL="0" distR="0" wp14:anchorId="436F8BAF" wp14:editId="48C15076">
            <wp:extent cx="4180114" cy="5504635"/>
            <wp:effectExtent l="0" t="0" r="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admin melihat detail aspirasi.drawio.png"/>
                    <pic:cNvPicPr/>
                  </pic:nvPicPr>
                  <pic:blipFill>
                    <a:blip r:embed="rId15">
                      <a:extLst>
                        <a:ext uri="{28A0092B-C50C-407E-A947-70E740481C1C}">
                          <a14:useLocalDpi xmlns:a14="http://schemas.microsoft.com/office/drawing/2010/main" val="0"/>
                        </a:ext>
                      </a:extLst>
                    </a:blip>
                    <a:stretch>
                      <a:fillRect/>
                    </a:stretch>
                  </pic:blipFill>
                  <pic:spPr>
                    <a:xfrm>
                      <a:off x="0" y="0"/>
                      <a:ext cx="4184805" cy="5510812"/>
                    </a:xfrm>
                    <a:prstGeom prst="rect">
                      <a:avLst/>
                    </a:prstGeom>
                  </pic:spPr>
                </pic:pic>
              </a:graphicData>
            </a:graphic>
          </wp:inline>
        </w:drawing>
      </w:r>
    </w:p>
    <w:p w14:paraId="369B5A63" w14:textId="3B6EFA19" w:rsidR="00BD73B3" w:rsidRPr="00192A27" w:rsidRDefault="001115D5" w:rsidP="001115D5">
      <w:pPr>
        <w:pStyle w:val="Caption"/>
        <w:jc w:val="center"/>
        <w:rPr>
          <w:rFonts w:ascii="Times New Roman" w:hAnsi="Times New Roman" w:cs="Times New Roman"/>
          <w:b/>
          <w:bCs/>
          <w:noProof/>
          <w:color w:val="000000" w:themeColor="text1"/>
          <w:sz w:val="24"/>
          <w:szCs w:val="24"/>
        </w:rPr>
      </w:pPr>
      <w:bookmarkStart w:id="52" w:name="_Toc243681022"/>
      <w:r w:rsidRPr="00192A27">
        <w:rPr>
          <w:rFonts w:ascii="Times New Roman" w:hAnsi="Times New Roman" w:cs="Times New Roman"/>
          <w:color w:val="000000" w:themeColor="text1"/>
          <w:sz w:val="24"/>
          <w:szCs w:val="24"/>
        </w:rPr>
        <w:t xml:space="preserve">Gambar 2. </w:t>
      </w:r>
      <w:r w:rsidRPr="00192A27">
        <w:rPr>
          <w:rFonts w:ascii="Times New Roman" w:hAnsi="Times New Roman" w:cs="Times New Roman"/>
          <w:color w:val="000000" w:themeColor="text1"/>
          <w:sz w:val="24"/>
          <w:szCs w:val="24"/>
        </w:rPr>
        <w:fldChar w:fldCharType="begin"/>
      </w:r>
      <w:r w:rsidRPr="00192A27">
        <w:rPr>
          <w:rFonts w:ascii="Times New Roman" w:hAnsi="Times New Roman" w:cs="Times New Roman"/>
          <w:color w:val="000000" w:themeColor="text1"/>
          <w:sz w:val="24"/>
          <w:szCs w:val="24"/>
        </w:rPr>
        <w:instrText xml:space="preserve"> SEQ Gambar_2. \* ARABIC </w:instrText>
      </w:r>
      <w:r w:rsidRPr="00192A27">
        <w:rPr>
          <w:rFonts w:ascii="Times New Roman" w:hAnsi="Times New Roman" w:cs="Times New Roman"/>
          <w:color w:val="000000" w:themeColor="text1"/>
          <w:sz w:val="24"/>
          <w:szCs w:val="24"/>
        </w:rPr>
        <w:fldChar w:fldCharType="separate"/>
      </w:r>
      <w:r w:rsidR="008200F9">
        <w:rPr>
          <w:rFonts w:ascii="Times New Roman" w:hAnsi="Times New Roman" w:cs="Times New Roman"/>
          <w:noProof/>
          <w:color w:val="000000" w:themeColor="text1"/>
          <w:sz w:val="24"/>
          <w:szCs w:val="24"/>
        </w:rPr>
        <w:t>9</w:t>
      </w:r>
      <w:r w:rsidRPr="00192A27">
        <w:rPr>
          <w:rFonts w:ascii="Times New Roman" w:hAnsi="Times New Roman" w:cs="Times New Roman"/>
          <w:color w:val="000000" w:themeColor="text1"/>
          <w:sz w:val="24"/>
          <w:szCs w:val="24"/>
        </w:rPr>
        <w:fldChar w:fldCharType="end"/>
      </w:r>
      <w:r w:rsidRPr="00192A27">
        <w:rPr>
          <w:rFonts w:ascii="Times New Roman" w:hAnsi="Times New Roman" w:cs="Times New Roman"/>
          <w:color w:val="000000" w:themeColor="text1"/>
          <w:sz w:val="24"/>
          <w:szCs w:val="24"/>
          <w:lang w:val="en-US"/>
        </w:rPr>
        <w:t xml:space="preserve"> </w:t>
      </w:r>
      <w:proofErr w:type="spellStart"/>
      <w:r w:rsidRPr="00192A27">
        <w:rPr>
          <w:rFonts w:ascii="Times New Roman" w:hAnsi="Times New Roman" w:cs="Times New Roman"/>
          <w:color w:val="000000" w:themeColor="text1"/>
          <w:sz w:val="24"/>
          <w:szCs w:val="24"/>
          <w:lang w:val="en-US"/>
        </w:rPr>
        <w:t>Aktiviti</w:t>
      </w:r>
      <w:proofErr w:type="spellEnd"/>
      <w:r w:rsidRPr="00192A27">
        <w:rPr>
          <w:rFonts w:ascii="Times New Roman" w:hAnsi="Times New Roman" w:cs="Times New Roman"/>
          <w:color w:val="000000" w:themeColor="text1"/>
          <w:sz w:val="24"/>
          <w:szCs w:val="24"/>
          <w:lang w:val="en-US"/>
        </w:rPr>
        <w:t xml:space="preserve"> </w:t>
      </w:r>
      <w:proofErr w:type="spellStart"/>
      <w:r w:rsidRPr="00192A27">
        <w:rPr>
          <w:rFonts w:ascii="Times New Roman" w:hAnsi="Times New Roman" w:cs="Times New Roman"/>
          <w:color w:val="000000" w:themeColor="text1"/>
          <w:sz w:val="24"/>
          <w:szCs w:val="24"/>
          <w:lang w:val="en-US"/>
        </w:rPr>
        <w:t>melihat</w:t>
      </w:r>
      <w:proofErr w:type="spellEnd"/>
      <w:r w:rsidRPr="00192A27">
        <w:rPr>
          <w:rFonts w:ascii="Times New Roman" w:hAnsi="Times New Roman" w:cs="Times New Roman"/>
          <w:color w:val="000000" w:themeColor="text1"/>
          <w:sz w:val="24"/>
          <w:szCs w:val="24"/>
          <w:lang w:val="en-US"/>
        </w:rPr>
        <w:t xml:space="preserve"> detail </w:t>
      </w:r>
      <w:proofErr w:type="spellStart"/>
      <w:r w:rsidRPr="00192A27">
        <w:rPr>
          <w:rFonts w:ascii="Times New Roman" w:hAnsi="Times New Roman" w:cs="Times New Roman"/>
          <w:color w:val="000000" w:themeColor="text1"/>
          <w:sz w:val="24"/>
          <w:szCs w:val="24"/>
          <w:lang w:val="en-US"/>
        </w:rPr>
        <w:t>aspirasi</w:t>
      </w:r>
      <w:bookmarkEnd w:id="52"/>
      <w:proofErr w:type="spellEnd"/>
    </w:p>
    <w:p w14:paraId="10150150" w14:textId="528D829C" w:rsidR="00BD73B3" w:rsidRPr="00192A27" w:rsidRDefault="001115D5" w:rsidP="004146B7">
      <w:pPr>
        <w:rPr>
          <w:rFonts w:ascii="Times New Roman" w:hAnsi="Times New Roman" w:cs="Times New Roman"/>
          <w:b/>
          <w:bCs/>
          <w:noProof/>
          <w:color w:val="000000" w:themeColor="text1"/>
          <w:sz w:val="24"/>
          <w:szCs w:val="24"/>
        </w:rPr>
      </w:pPr>
      <w:r w:rsidRPr="00192A27">
        <w:rPr>
          <w:rFonts w:ascii="Times New Roman" w:hAnsi="Times New Roman" w:cs="Times New Roman"/>
          <w:color w:val="000000" w:themeColor="text1"/>
          <w:sz w:val="24"/>
          <w:szCs w:val="24"/>
        </w:rPr>
        <w:t>Diagram ini menjelaskan proses admin melihat detail suatu aspirasi. Admin membuka menu Aspirasi dan sistem menampilkan semua aspirasi yang ada. Admin membuka detail aspirasi yang ingin dilihat, lalu sistem mengambil data aspirasi beserta siswa dan kategori, serta progres terakhir (status default “Menunggu”). Sistem menampilkan detail aspirasi, foto bukti, riwayat progres, dan form tindakan sesuai status. Admin kemudian melihat detail progres dan feedback.</w:t>
      </w:r>
    </w:p>
    <w:p w14:paraId="7E0CBD75" w14:textId="49CD2C29" w:rsidR="00BD73B3" w:rsidRPr="00192A27" w:rsidRDefault="00BD73B3" w:rsidP="004146B7">
      <w:pPr>
        <w:rPr>
          <w:rFonts w:ascii="Times New Roman" w:hAnsi="Times New Roman" w:cs="Times New Roman"/>
          <w:b/>
          <w:bCs/>
          <w:noProof/>
          <w:color w:val="000000" w:themeColor="text1"/>
          <w:sz w:val="24"/>
          <w:szCs w:val="24"/>
        </w:rPr>
      </w:pPr>
    </w:p>
    <w:p w14:paraId="5F240812" w14:textId="045678F4" w:rsidR="00BD73B3" w:rsidRPr="00192A27" w:rsidRDefault="00BD73B3" w:rsidP="004146B7">
      <w:pPr>
        <w:rPr>
          <w:rFonts w:ascii="Times New Roman" w:hAnsi="Times New Roman" w:cs="Times New Roman"/>
          <w:b/>
          <w:bCs/>
          <w:noProof/>
          <w:color w:val="000000" w:themeColor="text1"/>
          <w:sz w:val="24"/>
          <w:szCs w:val="24"/>
        </w:rPr>
      </w:pPr>
    </w:p>
    <w:p w14:paraId="046AD706" w14:textId="11C7C55E" w:rsidR="00BD73B3" w:rsidRPr="00192A27" w:rsidRDefault="00BD73B3" w:rsidP="004146B7">
      <w:pPr>
        <w:rPr>
          <w:rFonts w:ascii="Times New Roman" w:hAnsi="Times New Roman" w:cs="Times New Roman"/>
          <w:b/>
          <w:bCs/>
          <w:noProof/>
          <w:color w:val="000000" w:themeColor="text1"/>
          <w:sz w:val="24"/>
          <w:szCs w:val="24"/>
        </w:rPr>
      </w:pPr>
    </w:p>
    <w:p w14:paraId="37EB65DD" w14:textId="5CAFAA66" w:rsidR="00BD73B3" w:rsidRPr="00192A27" w:rsidRDefault="00BD73B3" w:rsidP="004146B7">
      <w:pPr>
        <w:rPr>
          <w:rFonts w:ascii="Times New Roman" w:hAnsi="Times New Roman" w:cs="Times New Roman"/>
          <w:b/>
          <w:bCs/>
          <w:noProof/>
          <w:color w:val="000000" w:themeColor="text1"/>
          <w:sz w:val="24"/>
          <w:szCs w:val="24"/>
        </w:rPr>
      </w:pPr>
    </w:p>
    <w:p w14:paraId="5A28E019" w14:textId="6D29FF23" w:rsidR="00BD73B3" w:rsidRPr="00192A27" w:rsidRDefault="00BD73B3" w:rsidP="004146B7">
      <w:pPr>
        <w:rPr>
          <w:rFonts w:ascii="Times New Roman" w:hAnsi="Times New Roman" w:cs="Times New Roman"/>
          <w:b/>
          <w:bCs/>
          <w:noProof/>
          <w:color w:val="000000" w:themeColor="text1"/>
          <w:sz w:val="24"/>
          <w:szCs w:val="24"/>
        </w:rPr>
      </w:pPr>
    </w:p>
    <w:p w14:paraId="3E01EBA5" w14:textId="6AB9E2D2" w:rsidR="00BD73B3" w:rsidRPr="00192A27" w:rsidRDefault="00BD73B3" w:rsidP="004146B7">
      <w:pPr>
        <w:rPr>
          <w:rFonts w:ascii="Times New Roman" w:hAnsi="Times New Roman" w:cs="Times New Roman"/>
          <w:b/>
          <w:bCs/>
          <w:noProof/>
          <w:color w:val="000000" w:themeColor="text1"/>
          <w:sz w:val="24"/>
          <w:szCs w:val="24"/>
        </w:rPr>
      </w:pPr>
    </w:p>
    <w:p w14:paraId="3DA8133D" w14:textId="77777777" w:rsidR="006946AC" w:rsidRPr="00192A27" w:rsidRDefault="00BD73B3" w:rsidP="006946AC">
      <w:pPr>
        <w:keepNext/>
        <w:jc w:val="center"/>
        <w:rPr>
          <w:rFonts w:ascii="Times New Roman" w:hAnsi="Times New Roman" w:cs="Times New Roman"/>
          <w:color w:val="000000" w:themeColor="text1"/>
          <w:sz w:val="24"/>
          <w:szCs w:val="24"/>
        </w:rPr>
      </w:pPr>
      <w:r w:rsidRPr="00192A27">
        <w:rPr>
          <w:rFonts w:ascii="Times New Roman" w:hAnsi="Times New Roman" w:cs="Times New Roman"/>
          <w:b/>
          <w:bCs/>
          <w:noProof/>
          <w:color w:val="000000" w:themeColor="text1"/>
          <w:sz w:val="24"/>
          <w:szCs w:val="24"/>
        </w:rPr>
        <w:drawing>
          <wp:inline distT="0" distB="0" distL="0" distR="0" wp14:anchorId="7481531C" wp14:editId="104E3CE8">
            <wp:extent cx="4191558" cy="6069305"/>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admin mengubah status progres.drawio.png"/>
                    <pic:cNvPicPr/>
                  </pic:nvPicPr>
                  <pic:blipFill>
                    <a:blip r:embed="rId16">
                      <a:extLst>
                        <a:ext uri="{28A0092B-C50C-407E-A947-70E740481C1C}">
                          <a14:useLocalDpi xmlns:a14="http://schemas.microsoft.com/office/drawing/2010/main" val="0"/>
                        </a:ext>
                      </a:extLst>
                    </a:blip>
                    <a:stretch>
                      <a:fillRect/>
                    </a:stretch>
                  </pic:blipFill>
                  <pic:spPr>
                    <a:xfrm>
                      <a:off x="0" y="0"/>
                      <a:ext cx="4191558" cy="6069305"/>
                    </a:xfrm>
                    <a:prstGeom prst="rect">
                      <a:avLst/>
                    </a:prstGeom>
                  </pic:spPr>
                </pic:pic>
              </a:graphicData>
            </a:graphic>
          </wp:inline>
        </w:drawing>
      </w:r>
    </w:p>
    <w:p w14:paraId="783F6FDF" w14:textId="2A33FF2B" w:rsidR="00BD73B3" w:rsidRPr="00192A27" w:rsidRDefault="006946AC" w:rsidP="006946AC">
      <w:pPr>
        <w:pStyle w:val="Caption"/>
        <w:jc w:val="center"/>
        <w:rPr>
          <w:rFonts w:ascii="Times New Roman" w:hAnsi="Times New Roman" w:cs="Times New Roman"/>
          <w:color w:val="000000" w:themeColor="text1"/>
          <w:sz w:val="24"/>
          <w:szCs w:val="24"/>
          <w:lang w:val="en-US"/>
        </w:rPr>
      </w:pPr>
      <w:bookmarkStart w:id="53" w:name="_Toc243681023"/>
      <w:r w:rsidRPr="00192A27">
        <w:rPr>
          <w:rFonts w:ascii="Times New Roman" w:hAnsi="Times New Roman" w:cs="Times New Roman"/>
          <w:color w:val="000000" w:themeColor="text1"/>
          <w:sz w:val="24"/>
          <w:szCs w:val="24"/>
        </w:rPr>
        <w:t xml:space="preserve">Gambar 2. </w:t>
      </w:r>
      <w:r w:rsidRPr="00192A27">
        <w:rPr>
          <w:rFonts w:ascii="Times New Roman" w:hAnsi="Times New Roman" w:cs="Times New Roman"/>
          <w:color w:val="000000" w:themeColor="text1"/>
          <w:sz w:val="24"/>
          <w:szCs w:val="24"/>
        </w:rPr>
        <w:fldChar w:fldCharType="begin"/>
      </w:r>
      <w:r w:rsidRPr="00192A27">
        <w:rPr>
          <w:rFonts w:ascii="Times New Roman" w:hAnsi="Times New Roman" w:cs="Times New Roman"/>
          <w:color w:val="000000" w:themeColor="text1"/>
          <w:sz w:val="24"/>
          <w:szCs w:val="24"/>
        </w:rPr>
        <w:instrText xml:space="preserve"> SEQ Gambar_2. \* ARABIC </w:instrText>
      </w:r>
      <w:r w:rsidRPr="00192A27">
        <w:rPr>
          <w:rFonts w:ascii="Times New Roman" w:hAnsi="Times New Roman" w:cs="Times New Roman"/>
          <w:color w:val="000000" w:themeColor="text1"/>
          <w:sz w:val="24"/>
          <w:szCs w:val="24"/>
        </w:rPr>
        <w:fldChar w:fldCharType="separate"/>
      </w:r>
      <w:r w:rsidR="008200F9">
        <w:rPr>
          <w:rFonts w:ascii="Times New Roman" w:hAnsi="Times New Roman" w:cs="Times New Roman"/>
          <w:noProof/>
          <w:color w:val="000000" w:themeColor="text1"/>
          <w:sz w:val="24"/>
          <w:szCs w:val="24"/>
        </w:rPr>
        <w:t>10</w:t>
      </w:r>
      <w:r w:rsidRPr="00192A27">
        <w:rPr>
          <w:rFonts w:ascii="Times New Roman" w:hAnsi="Times New Roman" w:cs="Times New Roman"/>
          <w:color w:val="000000" w:themeColor="text1"/>
          <w:sz w:val="24"/>
          <w:szCs w:val="24"/>
        </w:rPr>
        <w:fldChar w:fldCharType="end"/>
      </w:r>
      <w:r w:rsidRPr="00192A27">
        <w:rPr>
          <w:rFonts w:ascii="Times New Roman" w:hAnsi="Times New Roman" w:cs="Times New Roman"/>
          <w:color w:val="000000" w:themeColor="text1"/>
          <w:sz w:val="24"/>
          <w:szCs w:val="24"/>
          <w:lang w:val="en-US"/>
        </w:rPr>
        <w:t xml:space="preserve"> </w:t>
      </w:r>
      <w:proofErr w:type="spellStart"/>
      <w:r w:rsidRPr="00192A27">
        <w:rPr>
          <w:rFonts w:ascii="Times New Roman" w:hAnsi="Times New Roman" w:cs="Times New Roman"/>
          <w:color w:val="000000" w:themeColor="text1"/>
          <w:sz w:val="24"/>
          <w:szCs w:val="24"/>
          <w:lang w:val="en-US"/>
        </w:rPr>
        <w:t>Aktiviti</w:t>
      </w:r>
      <w:proofErr w:type="spellEnd"/>
      <w:r w:rsidRPr="00192A27">
        <w:rPr>
          <w:rFonts w:ascii="Times New Roman" w:hAnsi="Times New Roman" w:cs="Times New Roman"/>
          <w:color w:val="000000" w:themeColor="text1"/>
          <w:sz w:val="24"/>
          <w:szCs w:val="24"/>
          <w:lang w:val="en-US"/>
        </w:rPr>
        <w:t xml:space="preserve"> </w:t>
      </w:r>
      <w:proofErr w:type="spellStart"/>
      <w:r w:rsidRPr="00192A27">
        <w:rPr>
          <w:rFonts w:ascii="Times New Roman" w:hAnsi="Times New Roman" w:cs="Times New Roman"/>
          <w:color w:val="000000" w:themeColor="text1"/>
          <w:sz w:val="24"/>
          <w:szCs w:val="24"/>
          <w:lang w:val="en-US"/>
        </w:rPr>
        <w:t>memperbarui</w:t>
      </w:r>
      <w:proofErr w:type="spellEnd"/>
      <w:r w:rsidRPr="00192A27">
        <w:rPr>
          <w:rFonts w:ascii="Times New Roman" w:hAnsi="Times New Roman" w:cs="Times New Roman"/>
          <w:color w:val="000000" w:themeColor="text1"/>
          <w:sz w:val="24"/>
          <w:szCs w:val="24"/>
          <w:lang w:val="en-US"/>
        </w:rPr>
        <w:t xml:space="preserve"> status</w:t>
      </w:r>
      <w:bookmarkEnd w:id="53"/>
    </w:p>
    <w:p w14:paraId="59330D83" w14:textId="2EAE9A24" w:rsidR="006946AC" w:rsidRPr="00192A27" w:rsidRDefault="006946AC" w:rsidP="006946AC">
      <w:pPr>
        <w:rPr>
          <w:rFonts w:ascii="Times New Roman" w:hAnsi="Times New Roman" w:cs="Times New Roman"/>
          <w:color w:val="000000" w:themeColor="text1"/>
          <w:sz w:val="24"/>
          <w:szCs w:val="24"/>
          <w:lang w:val="en-US"/>
        </w:rPr>
      </w:pPr>
      <w:r w:rsidRPr="00192A27">
        <w:rPr>
          <w:rFonts w:ascii="Times New Roman" w:hAnsi="Times New Roman" w:cs="Times New Roman"/>
          <w:color w:val="000000" w:themeColor="text1"/>
          <w:sz w:val="24"/>
          <w:szCs w:val="24"/>
        </w:rPr>
        <w:t>Diagram ini menggambarkan proses admin mengubah status progres aspirasi. Sistem menampilkan detail aspirasi beserta tombol tindakan sesuai status. Admin memilih tindakan (mulai mengerjakan, selesai, atau tolak), mengisi keterangan, lalu mengirimkannya. Sistem mengambil status progres terakhir (default “Menunggu”) dan memeriksa apakah urutan status valid. Jika tidak valid, sistem kembali ke detail aspirasi tanpa perubahan. Jika valid, sistem menentukan status baru (Menunggu menjadi Dikerjakan atau Ditolak, Dikerjakan menjadi Selesai), lalu menyimpan progres ke database (status, keterangan, admin, tanggal). Apabila penyimpanan berhasil, admin diarahkan ke detail aspirasi dan melihat status progres terbaru. Apabila gagal, sistem menampilkan pesan gagal menyimpan progres.</w:t>
      </w:r>
    </w:p>
    <w:p w14:paraId="6DD47E51" w14:textId="0BFECA63" w:rsidR="00BD73B3" w:rsidRPr="00192A27" w:rsidRDefault="00BD73B3" w:rsidP="004146B7">
      <w:pPr>
        <w:rPr>
          <w:rFonts w:ascii="Times New Roman" w:hAnsi="Times New Roman" w:cs="Times New Roman"/>
          <w:b/>
          <w:bCs/>
          <w:noProof/>
          <w:color w:val="000000" w:themeColor="text1"/>
          <w:sz w:val="24"/>
          <w:szCs w:val="24"/>
        </w:rPr>
      </w:pPr>
    </w:p>
    <w:p w14:paraId="12805AD4" w14:textId="61291F66" w:rsidR="00BD73B3" w:rsidRPr="00192A27" w:rsidRDefault="00BD73B3" w:rsidP="004146B7">
      <w:pPr>
        <w:rPr>
          <w:rFonts w:ascii="Times New Roman" w:hAnsi="Times New Roman" w:cs="Times New Roman"/>
          <w:b/>
          <w:bCs/>
          <w:noProof/>
          <w:color w:val="000000" w:themeColor="text1"/>
          <w:sz w:val="24"/>
          <w:szCs w:val="24"/>
        </w:rPr>
      </w:pPr>
    </w:p>
    <w:p w14:paraId="3D83D7AD" w14:textId="77777777" w:rsidR="006946AC" w:rsidRPr="00192A27" w:rsidRDefault="00BD73B3" w:rsidP="006946AC">
      <w:pPr>
        <w:keepNext/>
        <w:jc w:val="center"/>
        <w:rPr>
          <w:rFonts w:ascii="Times New Roman" w:hAnsi="Times New Roman" w:cs="Times New Roman"/>
          <w:color w:val="000000" w:themeColor="text1"/>
          <w:sz w:val="24"/>
          <w:szCs w:val="24"/>
        </w:rPr>
      </w:pPr>
      <w:r w:rsidRPr="00192A27">
        <w:rPr>
          <w:rFonts w:ascii="Times New Roman" w:hAnsi="Times New Roman" w:cs="Times New Roman"/>
          <w:b/>
          <w:bCs/>
          <w:noProof/>
          <w:color w:val="000000" w:themeColor="text1"/>
          <w:sz w:val="24"/>
          <w:szCs w:val="24"/>
        </w:rPr>
        <w:drawing>
          <wp:inline distT="0" distB="0" distL="0" distR="0" wp14:anchorId="5583B97E" wp14:editId="316D6311">
            <wp:extent cx="2947917" cy="5268507"/>
            <wp:effectExtent l="0" t="0" r="508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Memberi feedback.drawio.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94120" cy="5351081"/>
                    </a:xfrm>
                    <a:prstGeom prst="rect">
                      <a:avLst/>
                    </a:prstGeom>
                  </pic:spPr>
                </pic:pic>
              </a:graphicData>
            </a:graphic>
          </wp:inline>
        </w:drawing>
      </w:r>
    </w:p>
    <w:p w14:paraId="01A68897" w14:textId="7E99F51E" w:rsidR="00BD73B3" w:rsidRPr="00192A27" w:rsidRDefault="006946AC" w:rsidP="006946AC">
      <w:pPr>
        <w:pStyle w:val="Caption"/>
        <w:jc w:val="center"/>
        <w:rPr>
          <w:rFonts w:ascii="Times New Roman" w:hAnsi="Times New Roman" w:cs="Times New Roman"/>
          <w:color w:val="000000" w:themeColor="text1"/>
          <w:sz w:val="24"/>
          <w:szCs w:val="24"/>
          <w:lang w:val="en-US"/>
        </w:rPr>
      </w:pPr>
      <w:bookmarkStart w:id="54" w:name="_Toc243681024"/>
      <w:r w:rsidRPr="00192A27">
        <w:rPr>
          <w:rFonts w:ascii="Times New Roman" w:hAnsi="Times New Roman" w:cs="Times New Roman"/>
          <w:color w:val="000000" w:themeColor="text1"/>
          <w:sz w:val="24"/>
          <w:szCs w:val="24"/>
        </w:rPr>
        <w:t xml:space="preserve">Gambar 2. </w:t>
      </w:r>
      <w:r w:rsidRPr="00192A27">
        <w:rPr>
          <w:rFonts w:ascii="Times New Roman" w:hAnsi="Times New Roman" w:cs="Times New Roman"/>
          <w:color w:val="000000" w:themeColor="text1"/>
          <w:sz w:val="24"/>
          <w:szCs w:val="24"/>
        </w:rPr>
        <w:fldChar w:fldCharType="begin"/>
      </w:r>
      <w:r w:rsidRPr="00192A27">
        <w:rPr>
          <w:rFonts w:ascii="Times New Roman" w:hAnsi="Times New Roman" w:cs="Times New Roman"/>
          <w:color w:val="000000" w:themeColor="text1"/>
          <w:sz w:val="24"/>
          <w:szCs w:val="24"/>
        </w:rPr>
        <w:instrText xml:space="preserve"> SEQ Gambar_2. \* ARABIC </w:instrText>
      </w:r>
      <w:r w:rsidRPr="00192A27">
        <w:rPr>
          <w:rFonts w:ascii="Times New Roman" w:hAnsi="Times New Roman" w:cs="Times New Roman"/>
          <w:color w:val="000000" w:themeColor="text1"/>
          <w:sz w:val="24"/>
          <w:szCs w:val="24"/>
        </w:rPr>
        <w:fldChar w:fldCharType="separate"/>
      </w:r>
      <w:r w:rsidR="008200F9">
        <w:rPr>
          <w:rFonts w:ascii="Times New Roman" w:hAnsi="Times New Roman" w:cs="Times New Roman"/>
          <w:noProof/>
          <w:color w:val="000000" w:themeColor="text1"/>
          <w:sz w:val="24"/>
          <w:szCs w:val="24"/>
        </w:rPr>
        <w:t>11</w:t>
      </w:r>
      <w:r w:rsidRPr="00192A27">
        <w:rPr>
          <w:rFonts w:ascii="Times New Roman" w:hAnsi="Times New Roman" w:cs="Times New Roman"/>
          <w:color w:val="000000" w:themeColor="text1"/>
          <w:sz w:val="24"/>
          <w:szCs w:val="24"/>
        </w:rPr>
        <w:fldChar w:fldCharType="end"/>
      </w:r>
      <w:r w:rsidRPr="00192A27">
        <w:rPr>
          <w:rFonts w:ascii="Times New Roman" w:hAnsi="Times New Roman" w:cs="Times New Roman"/>
          <w:color w:val="000000" w:themeColor="text1"/>
          <w:sz w:val="24"/>
          <w:szCs w:val="24"/>
          <w:lang w:val="en-US"/>
        </w:rPr>
        <w:t xml:space="preserve"> </w:t>
      </w:r>
      <w:proofErr w:type="spellStart"/>
      <w:r w:rsidRPr="00192A27">
        <w:rPr>
          <w:rFonts w:ascii="Times New Roman" w:hAnsi="Times New Roman" w:cs="Times New Roman"/>
          <w:color w:val="000000" w:themeColor="text1"/>
          <w:sz w:val="24"/>
          <w:szCs w:val="24"/>
          <w:lang w:val="en-US"/>
        </w:rPr>
        <w:t>Aktiviti</w:t>
      </w:r>
      <w:proofErr w:type="spellEnd"/>
      <w:r w:rsidRPr="00192A27">
        <w:rPr>
          <w:rFonts w:ascii="Times New Roman" w:hAnsi="Times New Roman" w:cs="Times New Roman"/>
          <w:color w:val="000000" w:themeColor="text1"/>
          <w:sz w:val="24"/>
          <w:szCs w:val="24"/>
          <w:lang w:val="en-US"/>
        </w:rPr>
        <w:t xml:space="preserve">  </w:t>
      </w:r>
      <w:proofErr w:type="spellStart"/>
      <w:r w:rsidRPr="00192A27">
        <w:rPr>
          <w:rFonts w:ascii="Times New Roman" w:hAnsi="Times New Roman" w:cs="Times New Roman"/>
          <w:color w:val="000000" w:themeColor="text1"/>
          <w:sz w:val="24"/>
          <w:szCs w:val="24"/>
          <w:lang w:val="en-US"/>
        </w:rPr>
        <w:t>memberi</w:t>
      </w:r>
      <w:proofErr w:type="spellEnd"/>
      <w:r w:rsidRPr="00192A27">
        <w:rPr>
          <w:rFonts w:ascii="Times New Roman" w:hAnsi="Times New Roman" w:cs="Times New Roman"/>
          <w:color w:val="000000" w:themeColor="text1"/>
          <w:sz w:val="24"/>
          <w:szCs w:val="24"/>
          <w:lang w:val="en-US"/>
        </w:rPr>
        <w:t xml:space="preserve"> feedback</w:t>
      </w:r>
      <w:bookmarkEnd w:id="54"/>
    </w:p>
    <w:p w14:paraId="0925EDE0" w14:textId="57DEE5D3" w:rsidR="00BD73B3" w:rsidRPr="00192A27" w:rsidRDefault="006946AC" w:rsidP="004146B7">
      <w:pPr>
        <w:rPr>
          <w:rFonts w:ascii="Times New Roman" w:hAnsi="Times New Roman" w:cs="Times New Roman"/>
          <w:color w:val="000000" w:themeColor="text1"/>
          <w:sz w:val="24"/>
          <w:szCs w:val="24"/>
          <w:lang w:val="en-US"/>
        </w:rPr>
      </w:pPr>
      <w:r w:rsidRPr="00192A27">
        <w:rPr>
          <w:rFonts w:ascii="Times New Roman" w:hAnsi="Times New Roman" w:cs="Times New Roman"/>
          <w:color w:val="000000" w:themeColor="text1"/>
          <w:sz w:val="24"/>
          <w:szCs w:val="24"/>
        </w:rPr>
        <w:t>Diagram ini menjelaskan proses admin memberi feedback pada aspirasi. Sistem menampilkan form feedback pada detail aspirasi. Admin mengisi keterangan feedback, dapat mengunggah foto progres (opsional), lalu mengirim. Sistem mengambil data form (ID aspirasi, tindakan, keterangan) dan memeriksa apakah keterangan terisi dan tindakan valid. Jika tidak, sistem kembali ke detail aspirasi tanpa perubahan. Jika valid, sistem mengambil status progres terakhir dan memeriksa apakah statusnya Menunggu atau Dikerjakan; status baru sama dengan status sekarang sehingga feedback tidak mengubah status. Jika ada foto yang diunggah, sistem memeriksa formatnya (jpg, jpeg, png, gif, webp). Format tidak valid menghasilkan pesan error, sedangkan format valid membuat foto disimpan ke folder uploads dengan nama unik. Sistem lalu menyimpan progres ke database (status, keterangan, foto, admin, tanggal). Jika berhasil, admin diarahkan ke detail aspirasi dan melihat feedback pada riwayat progres. Jika gagal, sistem menampilkan pesan gagal menyimpan progres.</w:t>
      </w:r>
    </w:p>
    <w:p w14:paraId="48CFC681" w14:textId="77777777" w:rsidR="00326CE3" w:rsidRPr="00192A27" w:rsidRDefault="008059FB" w:rsidP="00326CE3">
      <w:pPr>
        <w:keepNext/>
        <w:jc w:val="center"/>
        <w:rPr>
          <w:rFonts w:ascii="Times New Roman" w:hAnsi="Times New Roman" w:cs="Times New Roman"/>
          <w:color w:val="000000" w:themeColor="text1"/>
          <w:sz w:val="24"/>
          <w:szCs w:val="24"/>
        </w:rPr>
      </w:pPr>
      <w:r w:rsidRPr="00192A27">
        <w:rPr>
          <w:rFonts w:ascii="Times New Roman" w:hAnsi="Times New Roman" w:cs="Times New Roman"/>
          <w:b/>
          <w:bCs/>
          <w:noProof/>
          <w:color w:val="000000" w:themeColor="text1"/>
          <w:sz w:val="24"/>
          <w:szCs w:val="24"/>
        </w:rPr>
        <w:drawing>
          <wp:inline distT="0" distB="0" distL="0" distR="0" wp14:anchorId="55B96159" wp14:editId="71B7BF0D">
            <wp:extent cx="4821382" cy="5021694"/>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12 Melihat dan mencari siswa.drawio.png"/>
                    <pic:cNvPicPr/>
                  </pic:nvPicPr>
                  <pic:blipFill>
                    <a:blip r:embed="rId18">
                      <a:extLst>
                        <a:ext uri="{28A0092B-C50C-407E-A947-70E740481C1C}">
                          <a14:useLocalDpi xmlns:a14="http://schemas.microsoft.com/office/drawing/2010/main" val="0"/>
                        </a:ext>
                      </a:extLst>
                    </a:blip>
                    <a:stretch>
                      <a:fillRect/>
                    </a:stretch>
                  </pic:blipFill>
                  <pic:spPr>
                    <a:xfrm>
                      <a:off x="0" y="0"/>
                      <a:ext cx="4828756" cy="5029374"/>
                    </a:xfrm>
                    <a:prstGeom prst="rect">
                      <a:avLst/>
                    </a:prstGeom>
                  </pic:spPr>
                </pic:pic>
              </a:graphicData>
            </a:graphic>
          </wp:inline>
        </w:drawing>
      </w:r>
    </w:p>
    <w:p w14:paraId="36245CD3" w14:textId="69517E62" w:rsidR="004146B7" w:rsidRPr="00192A27" w:rsidRDefault="00326CE3" w:rsidP="00326CE3">
      <w:pPr>
        <w:pStyle w:val="Caption"/>
        <w:jc w:val="center"/>
        <w:rPr>
          <w:rFonts w:ascii="Times New Roman" w:hAnsi="Times New Roman" w:cs="Times New Roman"/>
          <w:color w:val="000000" w:themeColor="text1"/>
          <w:sz w:val="24"/>
          <w:szCs w:val="24"/>
          <w:lang w:val="en-US"/>
        </w:rPr>
      </w:pPr>
      <w:bookmarkStart w:id="55" w:name="_Toc243681025"/>
      <w:r w:rsidRPr="00192A27">
        <w:rPr>
          <w:rFonts w:ascii="Times New Roman" w:hAnsi="Times New Roman" w:cs="Times New Roman"/>
          <w:color w:val="000000" w:themeColor="text1"/>
          <w:sz w:val="24"/>
          <w:szCs w:val="24"/>
        </w:rPr>
        <w:t xml:space="preserve">Gambar 2. </w:t>
      </w:r>
      <w:r w:rsidRPr="00192A27">
        <w:rPr>
          <w:rFonts w:ascii="Times New Roman" w:hAnsi="Times New Roman" w:cs="Times New Roman"/>
          <w:color w:val="000000" w:themeColor="text1"/>
          <w:sz w:val="24"/>
          <w:szCs w:val="24"/>
        </w:rPr>
        <w:fldChar w:fldCharType="begin"/>
      </w:r>
      <w:r w:rsidRPr="00192A27">
        <w:rPr>
          <w:rFonts w:ascii="Times New Roman" w:hAnsi="Times New Roman" w:cs="Times New Roman"/>
          <w:color w:val="000000" w:themeColor="text1"/>
          <w:sz w:val="24"/>
          <w:szCs w:val="24"/>
        </w:rPr>
        <w:instrText xml:space="preserve"> SEQ Gambar_2. \* ARABIC </w:instrText>
      </w:r>
      <w:r w:rsidRPr="00192A27">
        <w:rPr>
          <w:rFonts w:ascii="Times New Roman" w:hAnsi="Times New Roman" w:cs="Times New Roman"/>
          <w:color w:val="000000" w:themeColor="text1"/>
          <w:sz w:val="24"/>
          <w:szCs w:val="24"/>
        </w:rPr>
        <w:fldChar w:fldCharType="separate"/>
      </w:r>
      <w:r w:rsidR="008200F9">
        <w:rPr>
          <w:rFonts w:ascii="Times New Roman" w:hAnsi="Times New Roman" w:cs="Times New Roman"/>
          <w:noProof/>
          <w:color w:val="000000" w:themeColor="text1"/>
          <w:sz w:val="24"/>
          <w:szCs w:val="24"/>
        </w:rPr>
        <w:t>12</w:t>
      </w:r>
      <w:r w:rsidRPr="00192A27">
        <w:rPr>
          <w:rFonts w:ascii="Times New Roman" w:hAnsi="Times New Roman" w:cs="Times New Roman"/>
          <w:color w:val="000000" w:themeColor="text1"/>
          <w:sz w:val="24"/>
          <w:szCs w:val="24"/>
        </w:rPr>
        <w:fldChar w:fldCharType="end"/>
      </w:r>
      <w:r w:rsidRPr="00192A27">
        <w:rPr>
          <w:rFonts w:ascii="Times New Roman" w:hAnsi="Times New Roman" w:cs="Times New Roman"/>
          <w:color w:val="000000" w:themeColor="text1"/>
          <w:sz w:val="24"/>
          <w:szCs w:val="24"/>
          <w:lang w:val="en-US"/>
        </w:rPr>
        <w:t xml:space="preserve"> </w:t>
      </w:r>
      <w:proofErr w:type="spellStart"/>
      <w:r w:rsidRPr="00192A27">
        <w:rPr>
          <w:rFonts w:ascii="Times New Roman" w:hAnsi="Times New Roman" w:cs="Times New Roman"/>
          <w:color w:val="000000" w:themeColor="text1"/>
          <w:sz w:val="24"/>
          <w:szCs w:val="24"/>
          <w:lang w:val="en-US"/>
        </w:rPr>
        <w:t>Aktiviti</w:t>
      </w:r>
      <w:proofErr w:type="spellEnd"/>
      <w:r w:rsidRPr="00192A27">
        <w:rPr>
          <w:rFonts w:ascii="Times New Roman" w:hAnsi="Times New Roman" w:cs="Times New Roman"/>
          <w:color w:val="000000" w:themeColor="text1"/>
          <w:sz w:val="24"/>
          <w:szCs w:val="24"/>
          <w:lang w:val="en-US"/>
        </w:rPr>
        <w:t xml:space="preserve"> </w:t>
      </w:r>
      <w:proofErr w:type="spellStart"/>
      <w:r w:rsidRPr="00192A27">
        <w:rPr>
          <w:rFonts w:ascii="Times New Roman" w:hAnsi="Times New Roman" w:cs="Times New Roman"/>
          <w:color w:val="000000" w:themeColor="text1"/>
          <w:sz w:val="24"/>
          <w:szCs w:val="24"/>
          <w:lang w:val="en-US"/>
        </w:rPr>
        <w:t>melihat</w:t>
      </w:r>
      <w:proofErr w:type="spellEnd"/>
      <w:r w:rsidRPr="00192A27">
        <w:rPr>
          <w:rFonts w:ascii="Times New Roman" w:hAnsi="Times New Roman" w:cs="Times New Roman"/>
          <w:color w:val="000000" w:themeColor="text1"/>
          <w:sz w:val="24"/>
          <w:szCs w:val="24"/>
          <w:lang w:val="en-US"/>
        </w:rPr>
        <w:t xml:space="preserve"> dan </w:t>
      </w:r>
      <w:proofErr w:type="spellStart"/>
      <w:r w:rsidRPr="00192A27">
        <w:rPr>
          <w:rFonts w:ascii="Times New Roman" w:hAnsi="Times New Roman" w:cs="Times New Roman"/>
          <w:color w:val="000000" w:themeColor="text1"/>
          <w:sz w:val="24"/>
          <w:szCs w:val="24"/>
          <w:lang w:val="en-US"/>
        </w:rPr>
        <w:t>mencari</w:t>
      </w:r>
      <w:proofErr w:type="spellEnd"/>
      <w:r w:rsidRPr="00192A27">
        <w:rPr>
          <w:rFonts w:ascii="Times New Roman" w:hAnsi="Times New Roman" w:cs="Times New Roman"/>
          <w:color w:val="000000" w:themeColor="text1"/>
          <w:sz w:val="24"/>
          <w:szCs w:val="24"/>
          <w:lang w:val="en-US"/>
        </w:rPr>
        <w:t xml:space="preserve"> data </w:t>
      </w:r>
      <w:proofErr w:type="spellStart"/>
      <w:r w:rsidRPr="00192A27">
        <w:rPr>
          <w:rFonts w:ascii="Times New Roman" w:hAnsi="Times New Roman" w:cs="Times New Roman"/>
          <w:color w:val="000000" w:themeColor="text1"/>
          <w:sz w:val="24"/>
          <w:szCs w:val="24"/>
          <w:lang w:val="en-US"/>
        </w:rPr>
        <w:t>siswa</w:t>
      </w:r>
      <w:bookmarkEnd w:id="55"/>
      <w:proofErr w:type="spellEnd"/>
    </w:p>
    <w:p w14:paraId="1DE40B55" w14:textId="60F756FF" w:rsidR="00326CE3" w:rsidRPr="00192A27" w:rsidRDefault="00326CE3" w:rsidP="00326CE3">
      <w:pPr>
        <w:rPr>
          <w:rFonts w:ascii="Times New Roman" w:hAnsi="Times New Roman" w:cs="Times New Roman"/>
          <w:color w:val="000000" w:themeColor="text1"/>
          <w:sz w:val="24"/>
          <w:szCs w:val="24"/>
          <w:lang w:val="en-US"/>
        </w:rPr>
      </w:pPr>
      <w:r w:rsidRPr="00192A27">
        <w:rPr>
          <w:rFonts w:ascii="Times New Roman" w:hAnsi="Times New Roman" w:cs="Times New Roman"/>
          <w:color w:val="000000" w:themeColor="text1"/>
          <w:sz w:val="24"/>
          <w:szCs w:val="24"/>
        </w:rPr>
        <w:t>Diagram ini menggambarkan proses admin melihat dan mencari data siswa. Admin membuka menu Data siswa dan sistem menampilkan semua data siswa. Admin melakukan pencarian siswa, kemudian sistem mengambil data siswa (jika ada kata kunci, pencarian dilakukan pada NIS, nama, kelas, dan username). Jika data ditemukan, sistem menampilkan tabel siswa (NIS, nama, kelas, username). Jika tidak, sistem menampilkan pesan data siswa tidak ditemukan. Admin kemudian melihat daftar siswa.</w:t>
      </w:r>
    </w:p>
    <w:p w14:paraId="1E7EACF9" w14:textId="7CBE9FC6" w:rsidR="008059FB" w:rsidRPr="00192A27" w:rsidRDefault="008059FB" w:rsidP="004146B7">
      <w:pPr>
        <w:rPr>
          <w:rFonts w:ascii="Times New Roman" w:hAnsi="Times New Roman" w:cs="Times New Roman"/>
          <w:b/>
          <w:bCs/>
          <w:noProof/>
          <w:color w:val="000000" w:themeColor="text1"/>
          <w:sz w:val="24"/>
          <w:szCs w:val="24"/>
        </w:rPr>
      </w:pPr>
    </w:p>
    <w:p w14:paraId="38046E89" w14:textId="1D113E23" w:rsidR="008059FB" w:rsidRPr="00192A27" w:rsidRDefault="008059FB" w:rsidP="004146B7">
      <w:pPr>
        <w:rPr>
          <w:rFonts w:ascii="Times New Roman" w:hAnsi="Times New Roman" w:cs="Times New Roman"/>
          <w:b/>
          <w:bCs/>
          <w:noProof/>
          <w:color w:val="000000" w:themeColor="text1"/>
          <w:sz w:val="24"/>
          <w:szCs w:val="24"/>
        </w:rPr>
      </w:pPr>
    </w:p>
    <w:p w14:paraId="39897951" w14:textId="69FFDF88" w:rsidR="008059FB" w:rsidRPr="00192A27" w:rsidRDefault="008059FB" w:rsidP="004146B7">
      <w:pPr>
        <w:rPr>
          <w:rFonts w:ascii="Times New Roman" w:hAnsi="Times New Roman" w:cs="Times New Roman"/>
          <w:b/>
          <w:bCs/>
          <w:noProof/>
          <w:color w:val="000000" w:themeColor="text1"/>
          <w:sz w:val="24"/>
          <w:szCs w:val="24"/>
        </w:rPr>
      </w:pPr>
    </w:p>
    <w:p w14:paraId="182F4CB6" w14:textId="31293F26" w:rsidR="008059FB" w:rsidRPr="00192A27" w:rsidRDefault="008059FB" w:rsidP="004146B7">
      <w:pPr>
        <w:rPr>
          <w:rFonts w:ascii="Times New Roman" w:hAnsi="Times New Roman" w:cs="Times New Roman"/>
          <w:b/>
          <w:bCs/>
          <w:noProof/>
          <w:color w:val="000000" w:themeColor="text1"/>
          <w:sz w:val="24"/>
          <w:szCs w:val="24"/>
        </w:rPr>
      </w:pPr>
    </w:p>
    <w:p w14:paraId="16685E2A" w14:textId="3CF11E11" w:rsidR="008059FB" w:rsidRPr="00192A27" w:rsidRDefault="008059FB" w:rsidP="004146B7">
      <w:pPr>
        <w:rPr>
          <w:rFonts w:ascii="Times New Roman" w:hAnsi="Times New Roman" w:cs="Times New Roman"/>
          <w:b/>
          <w:bCs/>
          <w:noProof/>
          <w:color w:val="000000" w:themeColor="text1"/>
          <w:sz w:val="24"/>
          <w:szCs w:val="24"/>
        </w:rPr>
      </w:pPr>
    </w:p>
    <w:p w14:paraId="16837E49" w14:textId="4617B20C" w:rsidR="008059FB" w:rsidRPr="00192A27" w:rsidRDefault="008059FB" w:rsidP="004146B7">
      <w:pPr>
        <w:rPr>
          <w:rFonts w:ascii="Times New Roman" w:hAnsi="Times New Roman" w:cs="Times New Roman"/>
          <w:b/>
          <w:bCs/>
          <w:noProof/>
          <w:color w:val="000000" w:themeColor="text1"/>
          <w:sz w:val="24"/>
          <w:szCs w:val="24"/>
        </w:rPr>
      </w:pPr>
    </w:p>
    <w:p w14:paraId="2F204465" w14:textId="77777777" w:rsidR="00326CE3" w:rsidRPr="00192A27" w:rsidRDefault="00326CE3" w:rsidP="004146B7">
      <w:pPr>
        <w:rPr>
          <w:rFonts w:ascii="Times New Roman" w:hAnsi="Times New Roman" w:cs="Times New Roman"/>
          <w:b/>
          <w:bCs/>
          <w:noProof/>
          <w:color w:val="000000" w:themeColor="text1"/>
          <w:sz w:val="24"/>
          <w:szCs w:val="24"/>
        </w:rPr>
      </w:pPr>
    </w:p>
    <w:p w14:paraId="1F2588AC" w14:textId="77777777" w:rsidR="00326CE3" w:rsidRPr="00192A27" w:rsidRDefault="008059FB" w:rsidP="00326CE3">
      <w:pPr>
        <w:keepNext/>
        <w:jc w:val="center"/>
        <w:rPr>
          <w:rFonts w:ascii="Times New Roman" w:hAnsi="Times New Roman" w:cs="Times New Roman"/>
          <w:color w:val="000000" w:themeColor="text1"/>
          <w:sz w:val="24"/>
          <w:szCs w:val="24"/>
        </w:rPr>
      </w:pPr>
      <w:r w:rsidRPr="00192A27">
        <w:rPr>
          <w:rFonts w:ascii="Times New Roman" w:hAnsi="Times New Roman" w:cs="Times New Roman"/>
          <w:b/>
          <w:bCs/>
          <w:noProof/>
          <w:color w:val="000000" w:themeColor="text1"/>
          <w:sz w:val="24"/>
          <w:szCs w:val="24"/>
        </w:rPr>
        <w:drawing>
          <wp:inline distT="0" distB="0" distL="0" distR="0" wp14:anchorId="04EE7E55" wp14:editId="1F2998D1">
            <wp:extent cx="3835730" cy="566435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_Menambah siswa.drawio.png"/>
                    <pic:cNvPicPr/>
                  </pic:nvPicPr>
                  <pic:blipFill>
                    <a:blip r:embed="rId19">
                      <a:extLst>
                        <a:ext uri="{28A0092B-C50C-407E-A947-70E740481C1C}">
                          <a14:useLocalDpi xmlns:a14="http://schemas.microsoft.com/office/drawing/2010/main" val="0"/>
                        </a:ext>
                      </a:extLst>
                    </a:blip>
                    <a:stretch>
                      <a:fillRect/>
                    </a:stretch>
                  </pic:blipFill>
                  <pic:spPr>
                    <a:xfrm>
                      <a:off x="0" y="0"/>
                      <a:ext cx="3889318" cy="5743488"/>
                    </a:xfrm>
                    <a:prstGeom prst="rect">
                      <a:avLst/>
                    </a:prstGeom>
                  </pic:spPr>
                </pic:pic>
              </a:graphicData>
            </a:graphic>
          </wp:inline>
        </w:drawing>
      </w:r>
    </w:p>
    <w:p w14:paraId="3BD9E3CC" w14:textId="7636D72F" w:rsidR="008059FB" w:rsidRPr="00192A27" w:rsidRDefault="00326CE3" w:rsidP="00326CE3">
      <w:pPr>
        <w:pStyle w:val="Caption"/>
        <w:jc w:val="center"/>
        <w:rPr>
          <w:rFonts w:ascii="Times New Roman" w:hAnsi="Times New Roman" w:cs="Times New Roman"/>
          <w:color w:val="000000" w:themeColor="text1"/>
          <w:sz w:val="24"/>
          <w:szCs w:val="24"/>
          <w:lang w:val="en-US"/>
        </w:rPr>
      </w:pPr>
      <w:bookmarkStart w:id="56" w:name="_Toc243681026"/>
      <w:r w:rsidRPr="00192A27">
        <w:rPr>
          <w:rFonts w:ascii="Times New Roman" w:hAnsi="Times New Roman" w:cs="Times New Roman"/>
          <w:color w:val="000000" w:themeColor="text1"/>
          <w:sz w:val="24"/>
          <w:szCs w:val="24"/>
        </w:rPr>
        <w:t xml:space="preserve">Gambar 2. </w:t>
      </w:r>
      <w:r w:rsidRPr="00192A27">
        <w:rPr>
          <w:rFonts w:ascii="Times New Roman" w:hAnsi="Times New Roman" w:cs="Times New Roman"/>
          <w:color w:val="000000" w:themeColor="text1"/>
          <w:sz w:val="24"/>
          <w:szCs w:val="24"/>
        </w:rPr>
        <w:fldChar w:fldCharType="begin"/>
      </w:r>
      <w:r w:rsidRPr="00192A27">
        <w:rPr>
          <w:rFonts w:ascii="Times New Roman" w:hAnsi="Times New Roman" w:cs="Times New Roman"/>
          <w:color w:val="000000" w:themeColor="text1"/>
          <w:sz w:val="24"/>
          <w:szCs w:val="24"/>
        </w:rPr>
        <w:instrText xml:space="preserve"> SEQ Gambar_2. \* ARABIC </w:instrText>
      </w:r>
      <w:r w:rsidRPr="00192A27">
        <w:rPr>
          <w:rFonts w:ascii="Times New Roman" w:hAnsi="Times New Roman" w:cs="Times New Roman"/>
          <w:color w:val="000000" w:themeColor="text1"/>
          <w:sz w:val="24"/>
          <w:szCs w:val="24"/>
        </w:rPr>
        <w:fldChar w:fldCharType="separate"/>
      </w:r>
      <w:r w:rsidR="008200F9">
        <w:rPr>
          <w:rFonts w:ascii="Times New Roman" w:hAnsi="Times New Roman" w:cs="Times New Roman"/>
          <w:noProof/>
          <w:color w:val="000000" w:themeColor="text1"/>
          <w:sz w:val="24"/>
          <w:szCs w:val="24"/>
        </w:rPr>
        <w:t>13</w:t>
      </w:r>
      <w:r w:rsidRPr="00192A27">
        <w:rPr>
          <w:rFonts w:ascii="Times New Roman" w:hAnsi="Times New Roman" w:cs="Times New Roman"/>
          <w:color w:val="000000" w:themeColor="text1"/>
          <w:sz w:val="24"/>
          <w:szCs w:val="24"/>
        </w:rPr>
        <w:fldChar w:fldCharType="end"/>
      </w:r>
      <w:r w:rsidRPr="00192A27">
        <w:rPr>
          <w:rFonts w:ascii="Times New Roman" w:hAnsi="Times New Roman" w:cs="Times New Roman"/>
          <w:color w:val="000000" w:themeColor="text1"/>
          <w:sz w:val="24"/>
          <w:szCs w:val="24"/>
          <w:lang w:val="en-US"/>
        </w:rPr>
        <w:t xml:space="preserve"> </w:t>
      </w:r>
      <w:proofErr w:type="spellStart"/>
      <w:r w:rsidRPr="00192A27">
        <w:rPr>
          <w:rFonts w:ascii="Times New Roman" w:hAnsi="Times New Roman" w:cs="Times New Roman"/>
          <w:color w:val="000000" w:themeColor="text1"/>
          <w:sz w:val="24"/>
          <w:szCs w:val="24"/>
          <w:lang w:val="en-US"/>
        </w:rPr>
        <w:t>Aktiviti</w:t>
      </w:r>
      <w:proofErr w:type="spellEnd"/>
      <w:r w:rsidRPr="00192A27">
        <w:rPr>
          <w:rFonts w:ascii="Times New Roman" w:hAnsi="Times New Roman" w:cs="Times New Roman"/>
          <w:color w:val="000000" w:themeColor="text1"/>
          <w:sz w:val="24"/>
          <w:szCs w:val="24"/>
          <w:lang w:val="en-US"/>
        </w:rPr>
        <w:t xml:space="preserve"> </w:t>
      </w:r>
      <w:proofErr w:type="spellStart"/>
      <w:r w:rsidRPr="00192A27">
        <w:rPr>
          <w:rFonts w:ascii="Times New Roman" w:hAnsi="Times New Roman" w:cs="Times New Roman"/>
          <w:color w:val="000000" w:themeColor="text1"/>
          <w:sz w:val="24"/>
          <w:szCs w:val="24"/>
          <w:lang w:val="en-US"/>
        </w:rPr>
        <w:t>menambah</w:t>
      </w:r>
      <w:proofErr w:type="spellEnd"/>
      <w:r w:rsidRPr="00192A27">
        <w:rPr>
          <w:rFonts w:ascii="Times New Roman" w:hAnsi="Times New Roman" w:cs="Times New Roman"/>
          <w:color w:val="000000" w:themeColor="text1"/>
          <w:sz w:val="24"/>
          <w:szCs w:val="24"/>
          <w:lang w:val="en-US"/>
        </w:rPr>
        <w:t xml:space="preserve"> </w:t>
      </w:r>
      <w:proofErr w:type="spellStart"/>
      <w:r w:rsidRPr="00192A27">
        <w:rPr>
          <w:rFonts w:ascii="Times New Roman" w:hAnsi="Times New Roman" w:cs="Times New Roman"/>
          <w:color w:val="000000" w:themeColor="text1"/>
          <w:sz w:val="24"/>
          <w:szCs w:val="24"/>
          <w:lang w:val="en-US"/>
        </w:rPr>
        <w:t>siswa</w:t>
      </w:r>
      <w:bookmarkEnd w:id="56"/>
      <w:proofErr w:type="spellEnd"/>
    </w:p>
    <w:p w14:paraId="17FC3DFF" w14:textId="5CB8B163" w:rsidR="00326CE3" w:rsidRPr="00192A27" w:rsidRDefault="00326CE3" w:rsidP="00326CE3">
      <w:pPr>
        <w:rPr>
          <w:rFonts w:ascii="Times New Roman" w:hAnsi="Times New Roman" w:cs="Times New Roman"/>
          <w:color w:val="000000" w:themeColor="text1"/>
          <w:sz w:val="24"/>
          <w:szCs w:val="24"/>
          <w:lang w:val="en-US"/>
        </w:rPr>
      </w:pPr>
      <w:r w:rsidRPr="00192A27">
        <w:rPr>
          <w:rFonts w:ascii="Times New Roman" w:hAnsi="Times New Roman" w:cs="Times New Roman"/>
          <w:color w:val="000000" w:themeColor="text1"/>
          <w:sz w:val="24"/>
          <w:szCs w:val="24"/>
        </w:rPr>
        <w:t>Diagram ini menjelaskan proses admin menambahkan siswa baru. Admin membuka menu Data siswa, lalu mengklik tombol tambah siswa. Sistem menampilkan form tambah siswa. Admin mengisi NIS, nama, kelas, username, dan password, lalu menekan Simpan. Sistem mengambil data dari form, menyimpannya ke database, lalu mengarahkan admin ke daftar siswa dengan pesan berhasil tambah. Admin melihat daftar siswa dan pesan berhasil.</w:t>
      </w:r>
    </w:p>
    <w:p w14:paraId="02F7C43E" w14:textId="48C80B6C" w:rsidR="008059FB" w:rsidRPr="00192A27" w:rsidRDefault="008059FB" w:rsidP="004146B7">
      <w:pPr>
        <w:rPr>
          <w:rFonts w:ascii="Times New Roman" w:hAnsi="Times New Roman" w:cs="Times New Roman"/>
          <w:b/>
          <w:bCs/>
          <w:noProof/>
          <w:color w:val="000000" w:themeColor="text1"/>
          <w:sz w:val="24"/>
          <w:szCs w:val="24"/>
        </w:rPr>
      </w:pPr>
    </w:p>
    <w:p w14:paraId="3D6B0FCB" w14:textId="4F49A541" w:rsidR="008059FB" w:rsidRPr="00192A27" w:rsidRDefault="008059FB" w:rsidP="004146B7">
      <w:pPr>
        <w:rPr>
          <w:rFonts w:ascii="Times New Roman" w:hAnsi="Times New Roman" w:cs="Times New Roman"/>
          <w:b/>
          <w:bCs/>
          <w:noProof/>
          <w:color w:val="000000" w:themeColor="text1"/>
          <w:sz w:val="24"/>
          <w:szCs w:val="24"/>
        </w:rPr>
      </w:pPr>
    </w:p>
    <w:p w14:paraId="57558587" w14:textId="06F080DC" w:rsidR="008059FB" w:rsidRPr="00192A27" w:rsidRDefault="008059FB" w:rsidP="004146B7">
      <w:pPr>
        <w:rPr>
          <w:rFonts w:ascii="Times New Roman" w:hAnsi="Times New Roman" w:cs="Times New Roman"/>
          <w:b/>
          <w:bCs/>
          <w:noProof/>
          <w:color w:val="000000" w:themeColor="text1"/>
          <w:sz w:val="24"/>
          <w:szCs w:val="24"/>
        </w:rPr>
      </w:pPr>
    </w:p>
    <w:p w14:paraId="5DECA68B" w14:textId="7D71D0E2" w:rsidR="008059FB" w:rsidRPr="00192A27" w:rsidRDefault="008059FB" w:rsidP="004146B7">
      <w:pPr>
        <w:rPr>
          <w:rFonts w:ascii="Times New Roman" w:hAnsi="Times New Roman" w:cs="Times New Roman"/>
          <w:b/>
          <w:bCs/>
          <w:noProof/>
          <w:color w:val="000000" w:themeColor="text1"/>
          <w:sz w:val="24"/>
          <w:szCs w:val="24"/>
        </w:rPr>
      </w:pPr>
    </w:p>
    <w:p w14:paraId="126772A7" w14:textId="77777777" w:rsidR="00326CE3" w:rsidRPr="00192A27" w:rsidRDefault="00326CE3" w:rsidP="004146B7">
      <w:pPr>
        <w:rPr>
          <w:rFonts w:ascii="Times New Roman" w:hAnsi="Times New Roman" w:cs="Times New Roman"/>
          <w:b/>
          <w:bCs/>
          <w:noProof/>
          <w:color w:val="000000" w:themeColor="text1"/>
          <w:sz w:val="24"/>
          <w:szCs w:val="24"/>
        </w:rPr>
      </w:pPr>
    </w:p>
    <w:p w14:paraId="08A3DA10" w14:textId="77777777" w:rsidR="00326CE3" w:rsidRPr="00192A27" w:rsidRDefault="008059FB" w:rsidP="00326CE3">
      <w:pPr>
        <w:keepNext/>
        <w:jc w:val="center"/>
        <w:rPr>
          <w:rFonts w:ascii="Times New Roman" w:hAnsi="Times New Roman" w:cs="Times New Roman"/>
          <w:color w:val="000000" w:themeColor="text1"/>
          <w:sz w:val="24"/>
          <w:szCs w:val="24"/>
        </w:rPr>
      </w:pPr>
      <w:r w:rsidRPr="00192A27">
        <w:rPr>
          <w:rFonts w:ascii="Times New Roman" w:hAnsi="Times New Roman" w:cs="Times New Roman"/>
          <w:b/>
          <w:bCs/>
          <w:noProof/>
          <w:color w:val="000000" w:themeColor="text1"/>
          <w:sz w:val="24"/>
          <w:szCs w:val="24"/>
        </w:rPr>
        <w:drawing>
          <wp:inline distT="0" distB="0" distL="0" distR="0" wp14:anchorId="4055D798" wp14:editId="73E38235">
            <wp:extent cx="4210023" cy="5610252"/>
            <wp:effectExtent l="0" t="0" r="63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Mengedit siswa.drawio.png"/>
                    <pic:cNvPicPr/>
                  </pic:nvPicPr>
                  <pic:blipFill>
                    <a:blip r:embed="rId20">
                      <a:extLst>
                        <a:ext uri="{28A0092B-C50C-407E-A947-70E740481C1C}">
                          <a14:useLocalDpi xmlns:a14="http://schemas.microsoft.com/office/drawing/2010/main" val="0"/>
                        </a:ext>
                      </a:extLst>
                    </a:blip>
                    <a:stretch>
                      <a:fillRect/>
                    </a:stretch>
                  </pic:blipFill>
                  <pic:spPr>
                    <a:xfrm>
                      <a:off x="0" y="0"/>
                      <a:ext cx="4210023" cy="5610252"/>
                    </a:xfrm>
                    <a:prstGeom prst="rect">
                      <a:avLst/>
                    </a:prstGeom>
                  </pic:spPr>
                </pic:pic>
              </a:graphicData>
            </a:graphic>
          </wp:inline>
        </w:drawing>
      </w:r>
    </w:p>
    <w:p w14:paraId="47384D63" w14:textId="2DF5D2E1" w:rsidR="008059FB" w:rsidRPr="00192A27" w:rsidRDefault="00326CE3" w:rsidP="00326CE3">
      <w:pPr>
        <w:pStyle w:val="Caption"/>
        <w:jc w:val="center"/>
        <w:rPr>
          <w:rFonts w:ascii="Times New Roman" w:hAnsi="Times New Roman" w:cs="Times New Roman"/>
          <w:color w:val="000000" w:themeColor="text1"/>
          <w:sz w:val="24"/>
          <w:szCs w:val="24"/>
          <w:lang w:val="en-US"/>
        </w:rPr>
      </w:pPr>
      <w:bookmarkStart w:id="57" w:name="_Toc243681027"/>
      <w:r w:rsidRPr="00192A27">
        <w:rPr>
          <w:rFonts w:ascii="Times New Roman" w:hAnsi="Times New Roman" w:cs="Times New Roman"/>
          <w:color w:val="000000" w:themeColor="text1"/>
          <w:sz w:val="24"/>
          <w:szCs w:val="24"/>
        </w:rPr>
        <w:t xml:space="preserve">Gambar 2. </w:t>
      </w:r>
      <w:r w:rsidRPr="00192A27">
        <w:rPr>
          <w:rFonts w:ascii="Times New Roman" w:hAnsi="Times New Roman" w:cs="Times New Roman"/>
          <w:color w:val="000000" w:themeColor="text1"/>
          <w:sz w:val="24"/>
          <w:szCs w:val="24"/>
        </w:rPr>
        <w:fldChar w:fldCharType="begin"/>
      </w:r>
      <w:r w:rsidRPr="00192A27">
        <w:rPr>
          <w:rFonts w:ascii="Times New Roman" w:hAnsi="Times New Roman" w:cs="Times New Roman"/>
          <w:color w:val="000000" w:themeColor="text1"/>
          <w:sz w:val="24"/>
          <w:szCs w:val="24"/>
        </w:rPr>
        <w:instrText xml:space="preserve"> SEQ Gambar_2. \* ARABIC </w:instrText>
      </w:r>
      <w:r w:rsidRPr="00192A27">
        <w:rPr>
          <w:rFonts w:ascii="Times New Roman" w:hAnsi="Times New Roman" w:cs="Times New Roman"/>
          <w:color w:val="000000" w:themeColor="text1"/>
          <w:sz w:val="24"/>
          <w:szCs w:val="24"/>
        </w:rPr>
        <w:fldChar w:fldCharType="separate"/>
      </w:r>
      <w:r w:rsidR="008200F9">
        <w:rPr>
          <w:rFonts w:ascii="Times New Roman" w:hAnsi="Times New Roman" w:cs="Times New Roman"/>
          <w:noProof/>
          <w:color w:val="000000" w:themeColor="text1"/>
          <w:sz w:val="24"/>
          <w:szCs w:val="24"/>
        </w:rPr>
        <w:t>14</w:t>
      </w:r>
      <w:r w:rsidRPr="00192A27">
        <w:rPr>
          <w:rFonts w:ascii="Times New Roman" w:hAnsi="Times New Roman" w:cs="Times New Roman"/>
          <w:color w:val="000000" w:themeColor="text1"/>
          <w:sz w:val="24"/>
          <w:szCs w:val="24"/>
        </w:rPr>
        <w:fldChar w:fldCharType="end"/>
      </w:r>
      <w:r w:rsidRPr="00192A27">
        <w:rPr>
          <w:rFonts w:ascii="Times New Roman" w:hAnsi="Times New Roman" w:cs="Times New Roman"/>
          <w:color w:val="000000" w:themeColor="text1"/>
          <w:sz w:val="24"/>
          <w:szCs w:val="24"/>
          <w:lang w:val="en-US"/>
        </w:rPr>
        <w:t xml:space="preserve"> </w:t>
      </w:r>
      <w:proofErr w:type="spellStart"/>
      <w:r w:rsidRPr="00192A27">
        <w:rPr>
          <w:rFonts w:ascii="Times New Roman" w:hAnsi="Times New Roman" w:cs="Times New Roman"/>
          <w:color w:val="000000" w:themeColor="text1"/>
          <w:sz w:val="24"/>
          <w:szCs w:val="24"/>
          <w:lang w:val="en-US"/>
        </w:rPr>
        <w:t>Aktiviti</w:t>
      </w:r>
      <w:proofErr w:type="spellEnd"/>
      <w:r w:rsidRPr="00192A27">
        <w:rPr>
          <w:rFonts w:ascii="Times New Roman" w:hAnsi="Times New Roman" w:cs="Times New Roman"/>
          <w:color w:val="000000" w:themeColor="text1"/>
          <w:sz w:val="24"/>
          <w:szCs w:val="24"/>
          <w:lang w:val="en-US"/>
        </w:rPr>
        <w:t xml:space="preserve"> </w:t>
      </w:r>
      <w:proofErr w:type="spellStart"/>
      <w:r w:rsidRPr="00192A27">
        <w:rPr>
          <w:rFonts w:ascii="Times New Roman" w:hAnsi="Times New Roman" w:cs="Times New Roman"/>
          <w:color w:val="000000" w:themeColor="text1"/>
          <w:sz w:val="24"/>
          <w:szCs w:val="24"/>
          <w:lang w:val="en-US"/>
        </w:rPr>
        <w:t>mengubah</w:t>
      </w:r>
      <w:proofErr w:type="spellEnd"/>
      <w:r w:rsidRPr="00192A27">
        <w:rPr>
          <w:rFonts w:ascii="Times New Roman" w:hAnsi="Times New Roman" w:cs="Times New Roman"/>
          <w:color w:val="000000" w:themeColor="text1"/>
          <w:sz w:val="24"/>
          <w:szCs w:val="24"/>
          <w:lang w:val="en-US"/>
        </w:rPr>
        <w:t xml:space="preserve"> data</w:t>
      </w:r>
      <w:bookmarkEnd w:id="57"/>
    </w:p>
    <w:p w14:paraId="57617399" w14:textId="2FF9A5AC" w:rsidR="00326CE3" w:rsidRPr="00192A27" w:rsidRDefault="00326CE3" w:rsidP="00326CE3">
      <w:pPr>
        <w:rPr>
          <w:rFonts w:ascii="Times New Roman" w:hAnsi="Times New Roman" w:cs="Times New Roman"/>
          <w:color w:val="000000" w:themeColor="text1"/>
          <w:sz w:val="24"/>
          <w:szCs w:val="24"/>
          <w:lang w:val="en-US"/>
        </w:rPr>
      </w:pPr>
      <w:r w:rsidRPr="00192A27">
        <w:rPr>
          <w:rFonts w:ascii="Times New Roman" w:hAnsi="Times New Roman" w:cs="Times New Roman"/>
          <w:color w:val="000000" w:themeColor="text1"/>
          <w:sz w:val="24"/>
          <w:szCs w:val="24"/>
        </w:rPr>
        <w:t>Diagram ini menggambarkan proses admin mengedit data siswa. Admin membuka menu Data siswa, lalu memilih edit pada siswa yang dituju. Sistem mengambil data siswa berdasarkan ID dan menampilkan form edit. Admin mengubah data (kolom password dikosongkan jika tidak diganti) lalu menekan Simpan. Sistem mengambil data dari form dan memeriksa apakah password diisi. Jika diisi, sistem memperbarui data siswa termasuk password. Jika tidak, data diperbarui tanpa mengubah password. Sistem kemudian mengarahkan admin ke daftar siswa dengan pesan berhasil edit.</w:t>
      </w:r>
    </w:p>
    <w:p w14:paraId="7DEBA7E5" w14:textId="5494F3A0" w:rsidR="008059FB" w:rsidRPr="00192A27" w:rsidRDefault="008059FB" w:rsidP="004146B7">
      <w:pPr>
        <w:rPr>
          <w:rFonts w:ascii="Times New Roman" w:hAnsi="Times New Roman" w:cs="Times New Roman"/>
          <w:b/>
          <w:bCs/>
          <w:noProof/>
          <w:color w:val="000000" w:themeColor="text1"/>
          <w:sz w:val="24"/>
          <w:szCs w:val="24"/>
        </w:rPr>
      </w:pPr>
    </w:p>
    <w:p w14:paraId="71532FA4" w14:textId="19D84B91" w:rsidR="008059FB" w:rsidRPr="00192A27" w:rsidRDefault="008059FB" w:rsidP="004146B7">
      <w:pPr>
        <w:rPr>
          <w:rFonts w:ascii="Times New Roman" w:hAnsi="Times New Roman" w:cs="Times New Roman"/>
          <w:b/>
          <w:bCs/>
          <w:noProof/>
          <w:color w:val="000000" w:themeColor="text1"/>
          <w:sz w:val="24"/>
          <w:szCs w:val="24"/>
        </w:rPr>
      </w:pPr>
    </w:p>
    <w:p w14:paraId="19D7B1A6" w14:textId="02C6FB16" w:rsidR="008059FB" w:rsidRPr="00192A27" w:rsidRDefault="008059FB" w:rsidP="004146B7">
      <w:pPr>
        <w:rPr>
          <w:rFonts w:ascii="Times New Roman" w:hAnsi="Times New Roman" w:cs="Times New Roman"/>
          <w:b/>
          <w:bCs/>
          <w:noProof/>
          <w:color w:val="000000" w:themeColor="text1"/>
          <w:sz w:val="24"/>
          <w:szCs w:val="24"/>
        </w:rPr>
      </w:pPr>
    </w:p>
    <w:p w14:paraId="0456C99D" w14:textId="04A26761" w:rsidR="008059FB" w:rsidRPr="00192A27" w:rsidRDefault="008059FB" w:rsidP="004146B7">
      <w:pPr>
        <w:rPr>
          <w:rFonts w:ascii="Times New Roman" w:hAnsi="Times New Roman" w:cs="Times New Roman"/>
          <w:b/>
          <w:bCs/>
          <w:noProof/>
          <w:color w:val="000000" w:themeColor="text1"/>
          <w:sz w:val="24"/>
          <w:szCs w:val="24"/>
        </w:rPr>
      </w:pPr>
    </w:p>
    <w:p w14:paraId="47255502" w14:textId="77777777" w:rsidR="00326CE3" w:rsidRPr="00192A27" w:rsidRDefault="00326CE3" w:rsidP="004146B7">
      <w:pPr>
        <w:rPr>
          <w:rFonts w:ascii="Times New Roman" w:hAnsi="Times New Roman" w:cs="Times New Roman"/>
          <w:b/>
          <w:bCs/>
          <w:noProof/>
          <w:color w:val="000000" w:themeColor="text1"/>
          <w:sz w:val="24"/>
          <w:szCs w:val="24"/>
          <w:lang w:val="en-US"/>
        </w:rPr>
      </w:pPr>
    </w:p>
    <w:p w14:paraId="43EEE6A7" w14:textId="77777777" w:rsidR="003968C9" w:rsidRPr="00192A27" w:rsidRDefault="008059FB" w:rsidP="003968C9">
      <w:pPr>
        <w:keepNext/>
        <w:jc w:val="center"/>
        <w:rPr>
          <w:rFonts w:ascii="Times New Roman" w:hAnsi="Times New Roman" w:cs="Times New Roman"/>
          <w:color w:val="000000" w:themeColor="text1"/>
          <w:sz w:val="24"/>
          <w:szCs w:val="24"/>
        </w:rPr>
      </w:pPr>
      <w:r w:rsidRPr="00192A27">
        <w:rPr>
          <w:rFonts w:ascii="Times New Roman" w:hAnsi="Times New Roman" w:cs="Times New Roman"/>
          <w:b/>
          <w:bCs/>
          <w:noProof/>
          <w:color w:val="000000" w:themeColor="text1"/>
          <w:sz w:val="24"/>
          <w:szCs w:val="24"/>
        </w:rPr>
        <w:drawing>
          <wp:inline distT="0" distB="0" distL="0" distR="0" wp14:anchorId="3208AC4D" wp14:editId="4D9F240D">
            <wp:extent cx="3657600" cy="5211655"/>
            <wp:effectExtent l="0" t="0" r="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Menghapus siswa.drawio.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665418" cy="5222795"/>
                    </a:xfrm>
                    <a:prstGeom prst="rect">
                      <a:avLst/>
                    </a:prstGeom>
                  </pic:spPr>
                </pic:pic>
              </a:graphicData>
            </a:graphic>
          </wp:inline>
        </w:drawing>
      </w:r>
    </w:p>
    <w:p w14:paraId="47BF29A9" w14:textId="31C82B27" w:rsidR="008059FB" w:rsidRPr="00192A27" w:rsidRDefault="003968C9" w:rsidP="003968C9">
      <w:pPr>
        <w:pStyle w:val="Caption"/>
        <w:jc w:val="center"/>
        <w:rPr>
          <w:rFonts w:ascii="Times New Roman" w:hAnsi="Times New Roman" w:cs="Times New Roman"/>
          <w:color w:val="000000" w:themeColor="text1"/>
          <w:sz w:val="24"/>
          <w:szCs w:val="24"/>
          <w:lang w:val="en-US"/>
        </w:rPr>
      </w:pPr>
      <w:bookmarkStart w:id="58" w:name="_Toc243681028"/>
      <w:r w:rsidRPr="00192A27">
        <w:rPr>
          <w:rFonts w:ascii="Times New Roman" w:hAnsi="Times New Roman" w:cs="Times New Roman"/>
          <w:color w:val="000000" w:themeColor="text1"/>
          <w:sz w:val="24"/>
          <w:szCs w:val="24"/>
        </w:rPr>
        <w:t xml:space="preserve">Gambar 2. </w:t>
      </w:r>
      <w:r w:rsidRPr="00192A27">
        <w:rPr>
          <w:rFonts w:ascii="Times New Roman" w:hAnsi="Times New Roman" w:cs="Times New Roman"/>
          <w:color w:val="000000" w:themeColor="text1"/>
          <w:sz w:val="24"/>
          <w:szCs w:val="24"/>
        </w:rPr>
        <w:fldChar w:fldCharType="begin"/>
      </w:r>
      <w:r w:rsidRPr="00192A27">
        <w:rPr>
          <w:rFonts w:ascii="Times New Roman" w:hAnsi="Times New Roman" w:cs="Times New Roman"/>
          <w:color w:val="000000" w:themeColor="text1"/>
          <w:sz w:val="24"/>
          <w:szCs w:val="24"/>
        </w:rPr>
        <w:instrText xml:space="preserve"> SEQ Gambar_2. \* ARABIC </w:instrText>
      </w:r>
      <w:r w:rsidRPr="00192A27">
        <w:rPr>
          <w:rFonts w:ascii="Times New Roman" w:hAnsi="Times New Roman" w:cs="Times New Roman"/>
          <w:color w:val="000000" w:themeColor="text1"/>
          <w:sz w:val="24"/>
          <w:szCs w:val="24"/>
        </w:rPr>
        <w:fldChar w:fldCharType="separate"/>
      </w:r>
      <w:r w:rsidR="008200F9">
        <w:rPr>
          <w:rFonts w:ascii="Times New Roman" w:hAnsi="Times New Roman" w:cs="Times New Roman"/>
          <w:noProof/>
          <w:color w:val="000000" w:themeColor="text1"/>
          <w:sz w:val="24"/>
          <w:szCs w:val="24"/>
        </w:rPr>
        <w:t>15</w:t>
      </w:r>
      <w:r w:rsidRPr="00192A27">
        <w:rPr>
          <w:rFonts w:ascii="Times New Roman" w:hAnsi="Times New Roman" w:cs="Times New Roman"/>
          <w:color w:val="000000" w:themeColor="text1"/>
          <w:sz w:val="24"/>
          <w:szCs w:val="24"/>
        </w:rPr>
        <w:fldChar w:fldCharType="end"/>
      </w:r>
      <w:r w:rsidRPr="00192A27">
        <w:rPr>
          <w:rFonts w:ascii="Times New Roman" w:hAnsi="Times New Roman" w:cs="Times New Roman"/>
          <w:color w:val="000000" w:themeColor="text1"/>
          <w:sz w:val="24"/>
          <w:szCs w:val="24"/>
          <w:lang w:val="en-US"/>
        </w:rPr>
        <w:t xml:space="preserve"> </w:t>
      </w:r>
      <w:proofErr w:type="spellStart"/>
      <w:r w:rsidRPr="00192A27">
        <w:rPr>
          <w:rFonts w:ascii="Times New Roman" w:hAnsi="Times New Roman" w:cs="Times New Roman"/>
          <w:color w:val="000000" w:themeColor="text1"/>
          <w:sz w:val="24"/>
          <w:szCs w:val="24"/>
          <w:lang w:val="en-US"/>
        </w:rPr>
        <w:t>Aktiviti</w:t>
      </w:r>
      <w:proofErr w:type="spellEnd"/>
      <w:r w:rsidRPr="00192A27">
        <w:rPr>
          <w:rFonts w:ascii="Times New Roman" w:hAnsi="Times New Roman" w:cs="Times New Roman"/>
          <w:color w:val="000000" w:themeColor="text1"/>
          <w:sz w:val="24"/>
          <w:szCs w:val="24"/>
          <w:lang w:val="en-US"/>
        </w:rPr>
        <w:t xml:space="preserve"> </w:t>
      </w:r>
      <w:proofErr w:type="spellStart"/>
      <w:r w:rsidRPr="00192A27">
        <w:rPr>
          <w:rFonts w:ascii="Times New Roman" w:hAnsi="Times New Roman" w:cs="Times New Roman"/>
          <w:color w:val="000000" w:themeColor="text1"/>
          <w:sz w:val="24"/>
          <w:szCs w:val="24"/>
          <w:lang w:val="en-US"/>
        </w:rPr>
        <w:t>menghapus</w:t>
      </w:r>
      <w:proofErr w:type="spellEnd"/>
      <w:r w:rsidRPr="00192A27">
        <w:rPr>
          <w:rFonts w:ascii="Times New Roman" w:hAnsi="Times New Roman" w:cs="Times New Roman"/>
          <w:color w:val="000000" w:themeColor="text1"/>
          <w:sz w:val="24"/>
          <w:szCs w:val="24"/>
          <w:lang w:val="en-US"/>
        </w:rPr>
        <w:t xml:space="preserve"> data</w:t>
      </w:r>
      <w:bookmarkEnd w:id="58"/>
    </w:p>
    <w:p w14:paraId="64FF864A" w14:textId="7C705816" w:rsidR="003968C9" w:rsidRPr="00192A27" w:rsidRDefault="003968C9" w:rsidP="003968C9">
      <w:pPr>
        <w:rPr>
          <w:rFonts w:ascii="Times New Roman" w:hAnsi="Times New Roman" w:cs="Times New Roman"/>
          <w:color w:val="000000" w:themeColor="text1"/>
          <w:sz w:val="24"/>
          <w:szCs w:val="24"/>
          <w:lang w:val="en-US"/>
        </w:rPr>
      </w:pPr>
      <w:r w:rsidRPr="00192A27">
        <w:rPr>
          <w:rFonts w:ascii="Times New Roman" w:hAnsi="Times New Roman" w:cs="Times New Roman"/>
          <w:color w:val="000000" w:themeColor="text1"/>
          <w:sz w:val="24"/>
          <w:szCs w:val="24"/>
        </w:rPr>
        <w:t>Diagram ini menjelaskan proses admin menghapus data siswa. Admin membuka menu Data siswa, dan sistem menampilkan daftar siswa dengan tombol hapus. Admin mengklik Hapus lalu mengonfirmasi (OK). Sistem menerima ID siswa dari URL dan memeriksa apakah siswa tersebut memiliki aspirasi. Jika memiliki, sistem menampilkan pesan gagal hapus di daftar siswa. Jika tidak, sistem menghapus siswa dari database. Apabila penghapusan berhasil, sistem mengarahkan ke daftar siswa dengan pesan berhasil hapus; apabila gagal, sistem menampilkan pesan gagal hapus. Admin kemudian melihat daftar siswa beserta pesan hasilnya.</w:t>
      </w:r>
    </w:p>
    <w:p w14:paraId="00303DC9" w14:textId="55BEF221" w:rsidR="008059FB" w:rsidRPr="00192A27" w:rsidRDefault="008059FB" w:rsidP="004146B7">
      <w:pPr>
        <w:rPr>
          <w:rFonts w:ascii="Times New Roman" w:hAnsi="Times New Roman" w:cs="Times New Roman"/>
          <w:b/>
          <w:bCs/>
          <w:noProof/>
          <w:color w:val="000000" w:themeColor="text1"/>
          <w:sz w:val="24"/>
          <w:szCs w:val="24"/>
        </w:rPr>
      </w:pPr>
    </w:p>
    <w:p w14:paraId="195BB8FA" w14:textId="6ED420A4" w:rsidR="008059FB" w:rsidRPr="00192A27" w:rsidRDefault="008059FB" w:rsidP="004146B7">
      <w:pPr>
        <w:rPr>
          <w:rFonts w:ascii="Times New Roman" w:hAnsi="Times New Roman" w:cs="Times New Roman"/>
          <w:b/>
          <w:bCs/>
          <w:noProof/>
          <w:color w:val="000000" w:themeColor="text1"/>
          <w:sz w:val="24"/>
          <w:szCs w:val="24"/>
        </w:rPr>
      </w:pPr>
    </w:p>
    <w:p w14:paraId="5AF51AE7" w14:textId="6D36EE89" w:rsidR="008059FB" w:rsidRPr="00192A27" w:rsidRDefault="008059FB" w:rsidP="004146B7">
      <w:pPr>
        <w:rPr>
          <w:rFonts w:ascii="Times New Roman" w:hAnsi="Times New Roman" w:cs="Times New Roman"/>
          <w:b/>
          <w:bCs/>
          <w:noProof/>
          <w:color w:val="000000" w:themeColor="text1"/>
          <w:sz w:val="24"/>
          <w:szCs w:val="24"/>
        </w:rPr>
      </w:pPr>
    </w:p>
    <w:p w14:paraId="6F69DDD3" w14:textId="4B6FE2C2" w:rsidR="008059FB" w:rsidRPr="00192A27" w:rsidRDefault="008059FB" w:rsidP="004146B7">
      <w:pPr>
        <w:rPr>
          <w:rFonts w:ascii="Times New Roman" w:hAnsi="Times New Roman" w:cs="Times New Roman"/>
          <w:b/>
          <w:bCs/>
          <w:noProof/>
          <w:color w:val="000000" w:themeColor="text1"/>
          <w:sz w:val="24"/>
          <w:szCs w:val="24"/>
        </w:rPr>
      </w:pPr>
    </w:p>
    <w:p w14:paraId="00ED354D" w14:textId="1D045C14" w:rsidR="008059FB" w:rsidRPr="00192A27" w:rsidRDefault="008059FB" w:rsidP="004146B7">
      <w:pPr>
        <w:rPr>
          <w:rFonts w:ascii="Times New Roman" w:hAnsi="Times New Roman" w:cs="Times New Roman"/>
          <w:b/>
          <w:bCs/>
          <w:noProof/>
          <w:color w:val="000000" w:themeColor="text1"/>
          <w:sz w:val="24"/>
          <w:szCs w:val="24"/>
        </w:rPr>
      </w:pPr>
    </w:p>
    <w:p w14:paraId="4B4D3B37" w14:textId="77777777" w:rsidR="003968C9" w:rsidRPr="00192A27" w:rsidRDefault="003968C9" w:rsidP="004146B7">
      <w:pPr>
        <w:rPr>
          <w:rFonts w:ascii="Times New Roman" w:hAnsi="Times New Roman" w:cs="Times New Roman"/>
          <w:b/>
          <w:bCs/>
          <w:noProof/>
          <w:color w:val="000000" w:themeColor="text1"/>
          <w:sz w:val="24"/>
          <w:szCs w:val="24"/>
        </w:rPr>
      </w:pPr>
    </w:p>
    <w:p w14:paraId="7F2B69E7" w14:textId="77777777" w:rsidR="003968C9" w:rsidRPr="00192A27" w:rsidRDefault="008059FB" w:rsidP="003968C9">
      <w:pPr>
        <w:keepNext/>
        <w:jc w:val="center"/>
        <w:rPr>
          <w:rFonts w:ascii="Times New Roman" w:hAnsi="Times New Roman" w:cs="Times New Roman"/>
          <w:color w:val="000000" w:themeColor="text1"/>
          <w:sz w:val="24"/>
          <w:szCs w:val="24"/>
        </w:rPr>
      </w:pPr>
      <w:r w:rsidRPr="00192A27">
        <w:rPr>
          <w:rFonts w:ascii="Times New Roman" w:hAnsi="Times New Roman" w:cs="Times New Roman"/>
          <w:b/>
          <w:bCs/>
          <w:noProof/>
          <w:color w:val="000000" w:themeColor="text1"/>
          <w:sz w:val="24"/>
          <w:szCs w:val="24"/>
        </w:rPr>
        <w:drawing>
          <wp:inline distT="0" distB="0" distL="0" distR="0" wp14:anchorId="38504B54" wp14:editId="062DC3B5">
            <wp:extent cx="4616414" cy="510639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_Melihat dan mencari kategori.drawio.png"/>
                    <pic:cNvPicPr/>
                  </pic:nvPicPr>
                  <pic:blipFill>
                    <a:blip r:embed="rId22">
                      <a:extLst>
                        <a:ext uri="{28A0092B-C50C-407E-A947-70E740481C1C}">
                          <a14:useLocalDpi xmlns:a14="http://schemas.microsoft.com/office/drawing/2010/main" val="0"/>
                        </a:ext>
                      </a:extLst>
                    </a:blip>
                    <a:stretch>
                      <a:fillRect/>
                    </a:stretch>
                  </pic:blipFill>
                  <pic:spPr>
                    <a:xfrm>
                      <a:off x="0" y="0"/>
                      <a:ext cx="4625556" cy="5116503"/>
                    </a:xfrm>
                    <a:prstGeom prst="rect">
                      <a:avLst/>
                    </a:prstGeom>
                  </pic:spPr>
                </pic:pic>
              </a:graphicData>
            </a:graphic>
          </wp:inline>
        </w:drawing>
      </w:r>
    </w:p>
    <w:p w14:paraId="6F8B0845" w14:textId="50586978" w:rsidR="008059FB" w:rsidRPr="00192A27" w:rsidRDefault="003968C9" w:rsidP="003968C9">
      <w:pPr>
        <w:pStyle w:val="Caption"/>
        <w:jc w:val="center"/>
        <w:rPr>
          <w:rFonts w:ascii="Times New Roman" w:hAnsi="Times New Roman" w:cs="Times New Roman"/>
          <w:b/>
          <w:bCs/>
          <w:noProof/>
          <w:color w:val="000000" w:themeColor="text1"/>
          <w:sz w:val="24"/>
          <w:szCs w:val="24"/>
        </w:rPr>
      </w:pPr>
      <w:bookmarkStart w:id="59" w:name="_Toc243681029"/>
      <w:r w:rsidRPr="00192A27">
        <w:rPr>
          <w:rFonts w:ascii="Times New Roman" w:hAnsi="Times New Roman" w:cs="Times New Roman"/>
          <w:color w:val="000000" w:themeColor="text1"/>
          <w:sz w:val="24"/>
          <w:szCs w:val="24"/>
        </w:rPr>
        <w:t xml:space="preserve">Gambar 2. </w:t>
      </w:r>
      <w:r w:rsidRPr="00192A27">
        <w:rPr>
          <w:rFonts w:ascii="Times New Roman" w:hAnsi="Times New Roman" w:cs="Times New Roman"/>
          <w:color w:val="000000" w:themeColor="text1"/>
          <w:sz w:val="24"/>
          <w:szCs w:val="24"/>
        </w:rPr>
        <w:fldChar w:fldCharType="begin"/>
      </w:r>
      <w:r w:rsidRPr="00192A27">
        <w:rPr>
          <w:rFonts w:ascii="Times New Roman" w:hAnsi="Times New Roman" w:cs="Times New Roman"/>
          <w:color w:val="000000" w:themeColor="text1"/>
          <w:sz w:val="24"/>
          <w:szCs w:val="24"/>
        </w:rPr>
        <w:instrText xml:space="preserve"> SEQ Gambar_2. \* ARABIC </w:instrText>
      </w:r>
      <w:r w:rsidRPr="00192A27">
        <w:rPr>
          <w:rFonts w:ascii="Times New Roman" w:hAnsi="Times New Roman" w:cs="Times New Roman"/>
          <w:color w:val="000000" w:themeColor="text1"/>
          <w:sz w:val="24"/>
          <w:szCs w:val="24"/>
        </w:rPr>
        <w:fldChar w:fldCharType="separate"/>
      </w:r>
      <w:r w:rsidR="008200F9">
        <w:rPr>
          <w:rFonts w:ascii="Times New Roman" w:hAnsi="Times New Roman" w:cs="Times New Roman"/>
          <w:noProof/>
          <w:color w:val="000000" w:themeColor="text1"/>
          <w:sz w:val="24"/>
          <w:szCs w:val="24"/>
        </w:rPr>
        <w:t>16</w:t>
      </w:r>
      <w:r w:rsidRPr="00192A27">
        <w:rPr>
          <w:rFonts w:ascii="Times New Roman" w:hAnsi="Times New Roman" w:cs="Times New Roman"/>
          <w:color w:val="000000" w:themeColor="text1"/>
          <w:sz w:val="24"/>
          <w:szCs w:val="24"/>
        </w:rPr>
        <w:fldChar w:fldCharType="end"/>
      </w:r>
      <w:r w:rsidRPr="00192A27">
        <w:rPr>
          <w:rFonts w:ascii="Times New Roman" w:hAnsi="Times New Roman" w:cs="Times New Roman"/>
          <w:color w:val="000000" w:themeColor="text1"/>
          <w:sz w:val="24"/>
          <w:szCs w:val="24"/>
          <w:lang w:val="en-US"/>
        </w:rPr>
        <w:t xml:space="preserve"> </w:t>
      </w:r>
      <w:proofErr w:type="spellStart"/>
      <w:r w:rsidRPr="00192A27">
        <w:rPr>
          <w:rFonts w:ascii="Times New Roman" w:hAnsi="Times New Roman" w:cs="Times New Roman"/>
          <w:color w:val="000000" w:themeColor="text1"/>
          <w:sz w:val="24"/>
          <w:szCs w:val="24"/>
          <w:lang w:val="en-US"/>
        </w:rPr>
        <w:t>Aktiviti</w:t>
      </w:r>
      <w:proofErr w:type="spellEnd"/>
      <w:r w:rsidRPr="00192A27">
        <w:rPr>
          <w:rFonts w:ascii="Times New Roman" w:hAnsi="Times New Roman" w:cs="Times New Roman"/>
          <w:color w:val="000000" w:themeColor="text1"/>
          <w:sz w:val="24"/>
          <w:szCs w:val="24"/>
          <w:lang w:val="en-US"/>
        </w:rPr>
        <w:t xml:space="preserve"> </w:t>
      </w:r>
      <w:proofErr w:type="spellStart"/>
      <w:r w:rsidRPr="00192A27">
        <w:rPr>
          <w:rFonts w:ascii="Times New Roman" w:hAnsi="Times New Roman" w:cs="Times New Roman"/>
          <w:color w:val="000000" w:themeColor="text1"/>
          <w:sz w:val="24"/>
          <w:szCs w:val="24"/>
          <w:lang w:val="en-US"/>
        </w:rPr>
        <w:t>melihat</w:t>
      </w:r>
      <w:proofErr w:type="spellEnd"/>
      <w:r w:rsidRPr="00192A27">
        <w:rPr>
          <w:rFonts w:ascii="Times New Roman" w:hAnsi="Times New Roman" w:cs="Times New Roman"/>
          <w:color w:val="000000" w:themeColor="text1"/>
          <w:sz w:val="24"/>
          <w:szCs w:val="24"/>
          <w:lang w:val="en-US"/>
        </w:rPr>
        <w:t xml:space="preserve"> dan </w:t>
      </w:r>
      <w:proofErr w:type="spellStart"/>
      <w:r w:rsidRPr="00192A27">
        <w:rPr>
          <w:rFonts w:ascii="Times New Roman" w:hAnsi="Times New Roman" w:cs="Times New Roman"/>
          <w:color w:val="000000" w:themeColor="text1"/>
          <w:sz w:val="24"/>
          <w:szCs w:val="24"/>
          <w:lang w:val="en-US"/>
        </w:rPr>
        <w:t>mencari</w:t>
      </w:r>
      <w:proofErr w:type="spellEnd"/>
      <w:r w:rsidRPr="00192A27">
        <w:rPr>
          <w:rFonts w:ascii="Times New Roman" w:hAnsi="Times New Roman" w:cs="Times New Roman"/>
          <w:color w:val="000000" w:themeColor="text1"/>
          <w:sz w:val="24"/>
          <w:szCs w:val="24"/>
          <w:lang w:val="en-US"/>
        </w:rPr>
        <w:t xml:space="preserve"> </w:t>
      </w:r>
      <w:proofErr w:type="spellStart"/>
      <w:r w:rsidRPr="00192A27">
        <w:rPr>
          <w:rFonts w:ascii="Times New Roman" w:hAnsi="Times New Roman" w:cs="Times New Roman"/>
          <w:color w:val="000000" w:themeColor="text1"/>
          <w:sz w:val="24"/>
          <w:szCs w:val="24"/>
          <w:lang w:val="en-US"/>
        </w:rPr>
        <w:t>kategori</w:t>
      </w:r>
      <w:bookmarkEnd w:id="59"/>
      <w:proofErr w:type="spellEnd"/>
    </w:p>
    <w:p w14:paraId="4E7E6913" w14:textId="3A8E6DDC" w:rsidR="008059FB" w:rsidRPr="00192A27" w:rsidRDefault="003968C9" w:rsidP="004146B7">
      <w:pPr>
        <w:rPr>
          <w:rFonts w:ascii="Times New Roman" w:hAnsi="Times New Roman" w:cs="Times New Roman"/>
          <w:b/>
          <w:bCs/>
          <w:noProof/>
          <w:color w:val="000000" w:themeColor="text1"/>
          <w:sz w:val="24"/>
          <w:szCs w:val="24"/>
        </w:rPr>
      </w:pPr>
      <w:r w:rsidRPr="00192A27">
        <w:rPr>
          <w:rFonts w:ascii="Times New Roman" w:hAnsi="Times New Roman" w:cs="Times New Roman"/>
          <w:color w:val="000000" w:themeColor="text1"/>
          <w:sz w:val="24"/>
          <w:szCs w:val="24"/>
        </w:rPr>
        <w:t>Diagram ini menggambarkan proses admin melihat dan mencari kategori aspirasi. Admin membuka menu Kategori dan sistem menampilkan semua kategori. Admin mencari kategori, lalu sistem mengambil data kategori (jika ada kata kunci, pencarian berdasarkan nama kategori). Jika kategori ditemukan, sistem menampilkan tabel daftar kategori. Jika tidak, sistem menampilkan pesan data kategori tidak ditemukan. Admin kemudian melihat daftar kategori.</w:t>
      </w:r>
    </w:p>
    <w:p w14:paraId="046ACC97" w14:textId="10376266" w:rsidR="008059FB" w:rsidRPr="00192A27" w:rsidRDefault="008059FB" w:rsidP="004146B7">
      <w:pPr>
        <w:rPr>
          <w:rFonts w:ascii="Times New Roman" w:hAnsi="Times New Roman" w:cs="Times New Roman"/>
          <w:b/>
          <w:bCs/>
          <w:noProof/>
          <w:color w:val="000000" w:themeColor="text1"/>
          <w:sz w:val="24"/>
          <w:szCs w:val="24"/>
        </w:rPr>
      </w:pPr>
    </w:p>
    <w:p w14:paraId="23A18F8C" w14:textId="080CBC77" w:rsidR="008059FB" w:rsidRPr="00192A27" w:rsidRDefault="008059FB" w:rsidP="004146B7">
      <w:pPr>
        <w:rPr>
          <w:rFonts w:ascii="Times New Roman" w:hAnsi="Times New Roman" w:cs="Times New Roman"/>
          <w:b/>
          <w:bCs/>
          <w:noProof/>
          <w:color w:val="000000" w:themeColor="text1"/>
          <w:sz w:val="24"/>
          <w:szCs w:val="24"/>
        </w:rPr>
      </w:pPr>
    </w:p>
    <w:p w14:paraId="6BA6C319" w14:textId="779773D0" w:rsidR="008059FB" w:rsidRPr="00192A27" w:rsidRDefault="008059FB" w:rsidP="004146B7">
      <w:pPr>
        <w:rPr>
          <w:rFonts w:ascii="Times New Roman" w:hAnsi="Times New Roman" w:cs="Times New Roman"/>
          <w:b/>
          <w:bCs/>
          <w:noProof/>
          <w:color w:val="000000" w:themeColor="text1"/>
          <w:sz w:val="24"/>
          <w:szCs w:val="24"/>
        </w:rPr>
      </w:pPr>
    </w:p>
    <w:p w14:paraId="299052D4" w14:textId="075A2D9A" w:rsidR="008059FB" w:rsidRPr="00192A27" w:rsidRDefault="008059FB" w:rsidP="004146B7">
      <w:pPr>
        <w:rPr>
          <w:rFonts w:ascii="Times New Roman" w:hAnsi="Times New Roman" w:cs="Times New Roman"/>
          <w:b/>
          <w:bCs/>
          <w:noProof/>
          <w:color w:val="000000" w:themeColor="text1"/>
          <w:sz w:val="24"/>
          <w:szCs w:val="24"/>
        </w:rPr>
      </w:pPr>
    </w:p>
    <w:p w14:paraId="29942990" w14:textId="77777777" w:rsidR="003968C9" w:rsidRPr="00192A27" w:rsidRDefault="003968C9" w:rsidP="004146B7">
      <w:pPr>
        <w:rPr>
          <w:rFonts w:ascii="Times New Roman" w:hAnsi="Times New Roman" w:cs="Times New Roman"/>
          <w:b/>
          <w:bCs/>
          <w:noProof/>
          <w:color w:val="000000" w:themeColor="text1"/>
          <w:sz w:val="24"/>
          <w:szCs w:val="24"/>
        </w:rPr>
      </w:pPr>
    </w:p>
    <w:p w14:paraId="75BA3659" w14:textId="03C3FD3B" w:rsidR="008059FB" w:rsidRPr="00192A27" w:rsidRDefault="008059FB" w:rsidP="004146B7">
      <w:pPr>
        <w:rPr>
          <w:rFonts w:ascii="Times New Roman" w:hAnsi="Times New Roman" w:cs="Times New Roman"/>
          <w:b/>
          <w:bCs/>
          <w:noProof/>
          <w:color w:val="000000" w:themeColor="text1"/>
          <w:sz w:val="24"/>
          <w:szCs w:val="24"/>
        </w:rPr>
      </w:pPr>
    </w:p>
    <w:p w14:paraId="160371E1" w14:textId="77777777" w:rsidR="003968C9" w:rsidRPr="00192A27" w:rsidRDefault="003968C9" w:rsidP="004146B7">
      <w:pPr>
        <w:rPr>
          <w:rFonts w:ascii="Times New Roman" w:hAnsi="Times New Roman" w:cs="Times New Roman"/>
          <w:b/>
          <w:bCs/>
          <w:noProof/>
          <w:color w:val="000000" w:themeColor="text1"/>
          <w:sz w:val="24"/>
          <w:szCs w:val="24"/>
        </w:rPr>
      </w:pPr>
    </w:p>
    <w:p w14:paraId="3774DDE3" w14:textId="77777777" w:rsidR="003968C9" w:rsidRPr="00192A27" w:rsidRDefault="008059FB" w:rsidP="003968C9">
      <w:pPr>
        <w:keepNext/>
        <w:jc w:val="center"/>
        <w:rPr>
          <w:rFonts w:ascii="Times New Roman" w:hAnsi="Times New Roman" w:cs="Times New Roman"/>
          <w:color w:val="000000" w:themeColor="text1"/>
          <w:sz w:val="24"/>
          <w:szCs w:val="24"/>
        </w:rPr>
      </w:pPr>
      <w:r w:rsidRPr="00192A27">
        <w:rPr>
          <w:rFonts w:ascii="Times New Roman" w:hAnsi="Times New Roman" w:cs="Times New Roman"/>
          <w:b/>
          <w:bCs/>
          <w:noProof/>
          <w:color w:val="000000" w:themeColor="text1"/>
          <w:sz w:val="24"/>
          <w:szCs w:val="24"/>
        </w:rPr>
        <w:drawing>
          <wp:inline distT="0" distB="0" distL="0" distR="0" wp14:anchorId="4EECA3B6" wp14:editId="4C13C524">
            <wp:extent cx="3781581" cy="5668179"/>
            <wp:effectExtent l="0" t="0" r="9525"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09 Menambah kategori.drawio.png"/>
                    <pic:cNvPicPr/>
                  </pic:nvPicPr>
                  <pic:blipFill>
                    <a:blip r:embed="rId23">
                      <a:extLst>
                        <a:ext uri="{28A0092B-C50C-407E-A947-70E740481C1C}">
                          <a14:useLocalDpi xmlns:a14="http://schemas.microsoft.com/office/drawing/2010/main" val="0"/>
                        </a:ext>
                      </a:extLst>
                    </a:blip>
                    <a:stretch>
                      <a:fillRect/>
                    </a:stretch>
                  </pic:blipFill>
                  <pic:spPr>
                    <a:xfrm>
                      <a:off x="0" y="0"/>
                      <a:ext cx="3781581" cy="5668179"/>
                    </a:xfrm>
                    <a:prstGeom prst="rect">
                      <a:avLst/>
                    </a:prstGeom>
                  </pic:spPr>
                </pic:pic>
              </a:graphicData>
            </a:graphic>
          </wp:inline>
        </w:drawing>
      </w:r>
    </w:p>
    <w:p w14:paraId="65D1CBAF" w14:textId="6617386E" w:rsidR="008059FB" w:rsidRPr="00192A27" w:rsidRDefault="003968C9" w:rsidP="003968C9">
      <w:pPr>
        <w:pStyle w:val="Caption"/>
        <w:jc w:val="center"/>
        <w:rPr>
          <w:rFonts w:ascii="Times New Roman" w:hAnsi="Times New Roman" w:cs="Times New Roman"/>
          <w:color w:val="000000" w:themeColor="text1"/>
          <w:sz w:val="24"/>
          <w:szCs w:val="24"/>
          <w:lang w:val="en-US"/>
        </w:rPr>
      </w:pPr>
      <w:bookmarkStart w:id="60" w:name="_Toc243681030"/>
      <w:r w:rsidRPr="00192A27">
        <w:rPr>
          <w:rFonts w:ascii="Times New Roman" w:hAnsi="Times New Roman" w:cs="Times New Roman"/>
          <w:color w:val="000000" w:themeColor="text1"/>
          <w:sz w:val="24"/>
          <w:szCs w:val="24"/>
        </w:rPr>
        <w:t xml:space="preserve">Gambar 2. </w:t>
      </w:r>
      <w:r w:rsidRPr="00192A27">
        <w:rPr>
          <w:rFonts w:ascii="Times New Roman" w:hAnsi="Times New Roman" w:cs="Times New Roman"/>
          <w:color w:val="000000" w:themeColor="text1"/>
          <w:sz w:val="24"/>
          <w:szCs w:val="24"/>
        </w:rPr>
        <w:fldChar w:fldCharType="begin"/>
      </w:r>
      <w:r w:rsidRPr="00192A27">
        <w:rPr>
          <w:rFonts w:ascii="Times New Roman" w:hAnsi="Times New Roman" w:cs="Times New Roman"/>
          <w:color w:val="000000" w:themeColor="text1"/>
          <w:sz w:val="24"/>
          <w:szCs w:val="24"/>
        </w:rPr>
        <w:instrText xml:space="preserve"> SEQ Gambar_2. \* ARABIC </w:instrText>
      </w:r>
      <w:r w:rsidRPr="00192A27">
        <w:rPr>
          <w:rFonts w:ascii="Times New Roman" w:hAnsi="Times New Roman" w:cs="Times New Roman"/>
          <w:color w:val="000000" w:themeColor="text1"/>
          <w:sz w:val="24"/>
          <w:szCs w:val="24"/>
        </w:rPr>
        <w:fldChar w:fldCharType="separate"/>
      </w:r>
      <w:r w:rsidR="008200F9">
        <w:rPr>
          <w:rFonts w:ascii="Times New Roman" w:hAnsi="Times New Roman" w:cs="Times New Roman"/>
          <w:noProof/>
          <w:color w:val="000000" w:themeColor="text1"/>
          <w:sz w:val="24"/>
          <w:szCs w:val="24"/>
        </w:rPr>
        <w:t>17</w:t>
      </w:r>
      <w:r w:rsidRPr="00192A27">
        <w:rPr>
          <w:rFonts w:ascii="Times New Roman" w:hAnsi="Times New Roman" w:cs="Times New Roman"/>
          <w:color w:val="000000" w:themeColor="text1"/>
          <w:sz w:val="24"/>
          <w:szCs w:val="24"/>
        </w:rPr>
        <w:fldChar w:fldCharType="end"/>
      </w:r>
      <w:r w:rsidRPr="00192A27">
        <w:rPr>
          <w:rFonts w:ascii="Times New Roman" w:hAnsi="Times New Roman" w:cs="Times New Roman"/>
          <w:color w:val="000000" w:themeColor="text1"/>
          <w:sz w:val="24"/>
          <w:szCs w:val="24"/>
          <w:lang w:val="en-US"/>
        </w:rPr>
        <w:t xml:space="preserve"> </w:t>
      </w:r>
      <w:proofErr w:type="spellStart"/>
      <w:r w:rsidRPr="00192A27">
        <w:rPr>
          <w:rFonts w:ascii="Times New Roman" w:hAnsi="Times New Roman" w:cs="Times New Roman"/>
          <w:color w:val="000000" w:themeColor="text1"/>
          <w:sz w:val="24"/>
          <w:szCs w:val="24"/>
          <w:lang w:val="en-US"/>
        </w:rPr>
        <w:t>Aktiviti</w:t>
      </w:r>
      <w:proofErr w:type="spellEnd"/>
      <w:r w:rsidRPr="00192A27">
        <w:rPr>
          <w:rFonts w:ascii="Times New Roman" w:hAnsi="Times New Roman" w:cs="Times New Roman"/>
          <w:color w:val="000000" w:themeColor="text1"/>
          <w:sz w:val="24"/>
          <w:szCs w:val="24"/>
          <w:lang w:val="en-US"/>
        </w:rPr>
        <w:t xml:space="preserve"> </w:t>
      </w:r>
      <w:proofErr w:type="spellStart"/>
      <w:r w:rsidRPr="00192A27">
        <w:rPr>
          <w:rFonts w:ascii="Times New Roman" w:hAnsi="Times New Roman" w:cs="Times New Roman"/>
          <w:color w:val="000000" w:themeColor="text1"/>
          <w:sz w:val="24"/>
          <w:szCs w:val="24"/>
          <w:lang w:val="en-US"/>
        </w:rPr>
        <w:t>menambah</w:t>
      </w:r>
      <w:proofErr w:type="spellEnd"/>
      <w:r w:rsidRPr="00192A27">
        <w:rPr>
          <w:rFonts w:ascii="Times New Roman" w:hAnsi="Times New Roman" w:cs="Times New Roman"/>
          <w:color w:val="000000" w:themeColor="text1"/>
          <w:sz w:val="24"/>
          <w:szCs w:val="24"/>
          <w:lang w:val="en-US"/>
        </w:rPr>
        <w:t xml:space="preserve"> data </w:t>
      </w:r>
      <w:proofErr w:type="spellStart"/>
      <w:r w:rsidRPr="00192A27">
        <w:rPr>
          <w:rFonts w:ascii="Times New Roman" w:hAnsi="Times New Roman" w:cs="Times New Roman"/>
          <w:color w:val="000000" w:themeColor="text1"/>
          <w:sz w:val="24"/>
          <w:szCs w:val="24"/>
          <w:lang w:val="en-US"/>
        </w:rPr>
        <w:t>kategori</w:t>
      </w:r>
      <w:bookmarkEnd w:id="60"/>
      <w:proofErr w:type="spellEnd"/>
    </w:p>
    <w:p w14:paraId="3B3DFF3B" w14:textId="50562B1D" w:rsidR="003968C9" w:rsidRPr="00192A27" w:rsidRDefault="003968C9" w:rsidP="003968C9">
      <w:pPr>
        <w:rPr>
          <w:rFonts w:ascii="Times New Roman" w:hAnsi="Times New Roman" w:cs="Times New Roman"/>
          <w:color w:val="000000" w:themeColor="text1"/>
          <w:sz w:val="24"/>
          <w:szCs w:val="24"/>
          <w:lang w:val="en-US"/>
        </w:rPr>
      </w:pPr>
      <w:r w:rsidRPr="00192A27">
        <w:rPr>
          <w:rFonts w:ascii="Times New Roman" w:hAnsi="Times New Roman" w:cs="Times New Roman"/>
          <w:color w:val="000000" w:themeColor="text1"/>
          <w:sz w:val="24"/>
          <w:szCs w:val="24"/>
        </w:rPr>
        <w:t>Diagram ini menjelaskan proses penambahan kategori baru. Admin membuka menu Kategori, mengklik tambah kategori, dan sistem menampilkan form tambah kategori. Admin mengisi nama kategori lalu menekan Simpan. Sistem mengambil dan merapikan (trim) nama kategori, kemudian menyimpannya ke database. Jika berhasil, sistem mengarahkan ke daftar dengan pesan berhasil tambah. Jika gagal, sistem mengarahkan ke daftar dengan pesan gagal tambah. Admin melihat daftar kategori dan pesan hasilnya.</w:t>
      </w:r>
    </w:p>
    <w:p w14:paraId="146F1C5B" w14:textId="059F8E74" w:rsidR="008059FB" w:rsidRPr="00192A27" w:rsidRDefault="008059FB" w:rsidP="004146B7">
      <w:pPr>
        <w:rPr>
          <w:rFonts w:ascii="Times New Roman" w:hAnsi="Times New Roman" w:cs="Times New Roman"/>
          <w:b/>
          <w:bCs/>
          <w:noProof/>
          <w:color w:val="000000" w:themeColor="text1"/>
          <w:sz w:val="24"/>
          <w:szCs w:val="24"/>
        </w:rPr>
      </w:pPr>
    </w:p>
    <w:p w14:paraId="55289EE1" w14:textId="1263F40F" w:rsidR="008059FB" w:rsidRPr="00192A27" w:rsidRDefault="008059FB" w:rsidP="004146B7">
      <w:pPr>
        <w:rPr>
          <w:rFonts w:ascii="Times New Roman" w:hAnsi="Times New Roman" w:cs="Times New Roman"/>
          <w:b/>
          <w:bCs/>
          <w:noProof/>
          <w:color w:val="000000" w:themeColor="text1"/>
          <w:sz w:val="24"/>
          <w:szCs w:val="24"/>
        </w:rPr>
      </w:pPr>
    </w:p>
    <w:p w14:paraId="1F96A085" w14:textId="7098C337" w:rsidR="008059FB" w:rsidRPr="00192A27" w:rsidRDefault="008059FB" w:rsidP="004146B7">
      <w:pPr>
        <w:rPr>
          <w:rFonts w:ascii="Times New Roman" w:hAnsi="Times New Roman" w:cs="Times New Roman"/>
          <w:b/>
          <w:bCs/>
          <w:noProof/>
          <w:color w:val="000000" w:themeColor="text1"/>
          <w:sz w:val="24"/>
          <w:szCs w:val="24"/>
        </w:rPr>
      </w:pPr>
    </w:p>
    <w:p w14:paraId="3FE8A390" w14:textId="43538316" w:rsidR="008059FB" w:rsidRPr="00192A27" w:rsidRDefault="008059FB" w:rsidP="004146B7">
      <w:pPr>
        <w:rPr>
          <w:rFonts w:ascii="Times New Roman" w:hAnsi="Times New Roman" w:cs="Times New Roman"/>
          <w:b/>
          <w:bCs/>
          <w:noProof/>
          <w:color w:val="000000" w:themeColor="text1"/>
          <w:sz w:val="24"/>
          <w:szCs w:val="24"/>
        </w:rPr>
      </w:pPr>
    </w:p>
    <w:p w14:paraId="75D8ABBF" w14:textId="77777777" w:rsidR="007E7686" w:rsidRPr="00192A27" w:rsidRDefault="007E7686" w:rsidP="004146B7">
      <w:pPr>
        <w:rPr>
          <w:rFonts w:ascii="Times New Roman" w:hAnsi="Times New Roman" w:cs="Times New Roman"/>
          <w:b/>
          <w:bCs/>
          <w:noProof/>
          <w:color w:val="000000" w:themeColor="text1"/>
          <w:sz w:val="24"/>
          <w:szCs w:val="24"/>
        </w:rPr>
      </w:pPr>
    </w:p>
    <w:p w14:paraId="7CAD2F3D" w14:textId="77777777" w:rsidR="007E7686" w:rsidRPr="00192A27" w:rsidRDefault="008059FB" w:rsidP="007E7686">
      <w:pPr>
        <w:keepNext/>
        <w:jc w:val="center"/>
        <w:rPr>
          <w:rFonts w:ascii="Times New Roman" w:hAnsi="Times New Roman" w:cs="Times New Roman"/>
          <w:color w:val="000000" w:themeColor="text1"/>
          <w:sz w:val="24"/>
          <w:szCs w:val="24"/>
        </w:rPr>
      </w:pPr>
      <w:r w:rsidRPr="00192A27">
        <w:rPr>
          <w:rFonts w:ascii="Times New Roman" w:hAnsi="Times New Roman" w:cs="Times New Roman"/>
          <w:b/>
          <w:bCs/>
          <w:noProof/>
          <w:color w:val="000000" w:themeColor="text1"/>
          <w:sz w:val="24"/>
          <w:szCs w:val="24"/>
        </w:rPr>
        <w:drawing>
          <wp:inline distT="0" distB="0" distL="0" distR="0" wp14:anchorId="71ADD0CF" wp14:editId="31F9BB6B">
            <wp:extent cx="3978279" cy="5830784"/>
            <wp:effectExtent l="0" t="0" r="317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10 Mengedit kategori.drawio.png"/>
                    <pic:cNvPicPr/>
                  </pic:nvPicPr>
                  <pic:blipFill>
                    <a:blip r:embed="rId24">
                      <a:extLst>
                        <a:ext uri="{28A0092B-C50C-407E-A947-70E740481C1C}">
                          <a14:useLocalDpi xmlns:a14="http://schemas.microsoft.com/office/drawing/2010/main" val="0"/>
                        </a:ext>
                      </a:extLst>
                    </a:blip>
                    <a:stretch>
                      <a:fillRect/>
                    </a:stretch>
                  </pic:blipFill>
                  <pic:spPr>
                    <a:xfrm>
                      <a:off x="0" y="0"/>
                      <a:ext cx="3985116" cy="5840804"/>
                    </a:xfrm>
                    <a:prstGeom prst="rect">
                      <a:avLst/>
                    </a:prstGeom>
                  </pic:spPr>
                </pic:pic>
              </a:graphicData>
            </a:graphic>
          </wp:inline>
        </w:drawing>
      </w:r>
    </w:p>
    <w:p w14:paraId="1EADF1EB" w14:textId="01D59330" w:rsidR="008059FB" w:rsidRPr="00192A27" w:rsidRDefault="007E7686" w:rsidP="007E7686">
      <w:pPr>
        <w:pStyle w:val="Caption"/>
        <w:jc w:val="center"/>
        <w:rPr>
          <w:rFonts w:ascii="Times New Roman" w:hAnsi="Times New Roman" w:cs="Times New Roman"/>
          <w:color w:val="000000" w:themeColor="text1"/>
          <w:sz w:val="24"/>
          <w:szCs w:val="24"/>
          <w:lang w:val="en-US"/>
        </w:rPr>
      </w:pPr>
      <w:bookmarkStart w:id="61" w:name="_Toc243681031"/>
      <w:r w:rsidRPr="00192A27">
        <w:rPr>
          <w:rFonts w:ascii="Times New Roman" w:hAnsi="Times New Roman" w:cs="Times New Roman"/>
          <w:color w:val="000000" w:themeColor="text1"/>
          <w:sz w:val="24"/>
          <w:szCs w:val="24"/>
        </w:rPr>
        <w:t xml:space="preserve">Gambar 2. </w:t>
      </w:r>
      <w:r w:rsidRPr="00192A27">
        <w:rPr>
          <w:rFonts w:ascii="Times New Roman" w:hAnsi="Times New Roman" w:cs="Times New Roman"/>
          <w:color w:val="000000" w:themeColor="text1"/>
          <w:sz w:val="24"/>
          <w:szCs w:val="24"/>
        </w:rPr>
        <w:fldChar w:fldCharType="begin"/>
      </w:r>
      <w:r w:rsidRPr="00192A27">
        <w:rPr>
          <w:rFonts w:ascii="Times New Roman" w:hAnsi="Times New Roman" w:cs="Times New Roman"/>
          <w:color w:val="000000" w:themeColor="text1"/>
          <w:sz w:val="24"/>
          <w:szCs w:val="24"/>
        </w:rPr>
        <w:instrText xml:space="preserve"> SEQ Gambar_2. \* ARABIC </w:instrText>
      </w:r>
      <w:r w:rsidRPr="00192A27">
        <w:rPr>
          <w:rFonts w:ascii="Times New Roman" w:hAnsi="Times New Roman" w:cs="Times New Roman"/>
          <w:color w:val="000000" w:themeColor="text1"/>
          <w:sz w:val="24"/>
          <w:szCs w:val="24"/>
        </w:rPr>
        <w:fldChar w:fldCharType="separate"/>
      </w:r>
      <w:r w:rsidR="008200F9">
        <w:rPr>
          <w:rFonts w:ascii="Times New Roman" w:hAnsi="Times New Roman" w:cs="Times New Roman"/>
          <w:noProof/>
          <w:color w:val="000000" w:themeColor="text1"/>
          <w:sz w:val="24"/>
          <w:szCs w:val="24"/>
        </w:rPr>
        <w:t>18</w:t>
      </w:r>
      <w:r w:rsidRPr="00192A27">
        <w:rPr>
          <w:rFonts w:ascii="Times New Roman" w:hAnsi="Times New Roman" w:cs="Times New Roman"/>
          <w:color w:val="000000" w:themeColor="text1"/>
          <w:sz w:val="24"/>
          <w:szCs w:val="24"/>
        </w:rPr>
        <w:fldChar w:fldCharType="end"/>
      </w:r>
      <w:r w:rsidRPr="00192A27">
        <w:rPr>
          <w:rFonts w:ascii="Times New Roman" w:hAnsi="Times New Roman" w:cs="Times New Roman"/>
          <w:color w:val="000000" w:themeColor="text1"/>
          <w:sz w:val="24"/>
          <w:szCs w:val="24"/>
          <w:lang w:val="en-US"/>
        </w:rPr>
        <w:t xml:space="preserve"> </w:t>
      </w:r>
      <w:proofErr w:type="spellStart"/>
      <w:r w:rsidRPr="00192A27">
        <w:rPr>
          <w:rFonts w:ascii="Times New Roman" w:hAnsi="Times New Roman" w:cs="Times New Roman"/>
          <w:color w:val="000000" w:themeColor="text1"/>
          <w:sz w:val="24"/>
          <w:szCs w:val="24"/>
          <w:lang w:val="en-US"/>
        </w:rPr>
        <w:t>Aktiviti</w:t>
      </w:r>
      <w:proofErr w:type="spellEnd"/>
      <w:r w:rsidRPr="00192A27">
        <w:rPr>
          <w:rFonts w:ascii="Times New Roman" w:hAnsi="Times New Roman" w:cs="Times New Roman"/>
          <w:color w:val="000000" w:themeColor="text1"/>
          <w:sz w:val="24"/>
          <w:szCs w:val="24"/>
          <w:lang w:val="en-US"/>
        </w:rPr>
        <w:t xml:space="preserve"> </w:t>
      </w:r>
      <w:proofErr w:type="spellStart"/>
      <w:r w:rsidRPr="00192A27">
        <w:rPr>
          <w:rFonts w:ascii="Times New Roman" w:hAnsi="Times New Roman" w:cs="Times New Roman"/>
          <w:color w:val="000000" w:themeColor="text1"/>
          <w:sz w:val="24"/>
          <w:szCs w:val="24"/>
          <w:lang w:val="en-US"/>
        </w:rPr>
        <w:t>mengubah</w:t>
      </w:r>
      <w:proofErr w:type="spellEnd"/>
      <w:r w:rsidRPr="00192A27">
        <w:rPr>
          <w:rFonts w:ascii="Times New Roman" w:hAnsi="Times New Roman" w:cs="Times New Roman"/>
          <w:color w:val="000000" w:themeColor="text1"/>
          <w:sz w:val="24"/>
          <w:szCs w:val="24"/>
          <w:lang w:val="en-US"/>
        </w:rPr>
        <w:t xml:space="preserve"> </w:t>
      </w:r>
      <w:proofErr w:type="spellStart"/>
      <w:r w:rsidRPr="00192A27">
        <w:rPr>
          <w:rFonts w:ascii="Times New Roman" w:hAnsi="Times New Roman" w:cs="Times New Roman"/>
          <w:color w:val="000000" w:themeColor="text1"/>
          <w:sz w:val="24"/>
          <w:szCs w:val="24"/>
          <w:lang w:val="en-US"/>
        </w:rPr>
        <w:t>kategori</w:t>
      </w:r>
      <w:bookmarkEnd w:id="61"/>
      <w:proofErr w:type="spellEnd"/>
    </w:p>
    <w:p w14:paraId="6C208B5A" w14:textId="09D18BD7" w:rsidR="008059FB" w:rsidRPr="00192A27" w:rsidRDefault="007E7686" w:rsidP="004146B7">
      <w:pPr>
        <w:rPr>
          <w:rFonts w:ascii="Times New Roman" w:hAnsi="Times New Roman" w:cs="Times New Roman"/>
          <w:b/>
          <w:bCs/>
          <w:noProof/>
          <w:color w:val="000000" w:themeColor="text1"/>
          <w:sz w:val="24"/>
          <w:szCs w:val="24"/>
        </w:rPr>
      </w:pPr>
      <w:r w:rsidRPr="00192A27">
        <w:rPr>
          <w:rFonts w:ascii="Times New Roman" w:hAnsi="Times New Roman" w:cs="Times New Roman"/>
          <w:color w:val="000000" w:themeColor="text1"/>
          <w:sz w:val="24"/>
          <w:szCs w:val="24"/>
        </w:rPr>
        <w:t>Diagram ini menggambarkan proses admin mengedit kategori. Admin membuka menu Kategori lalu mengklik edit kategori. Sistem mengambil data kategori berdasarkan ID dan menampilkan form edit dengan nama kategori saat ini. Admin mengubah nama kategori lalu menekan Simpan. Sistem mengambil ID dan nama kategori dari form, lalu memperbarui nama kategori di database. Jika berhasil, sistem mengarahkan ke daftar dengan pesan berhasil edit. Jika gagal, sistem mengarahkan ke daftar dengan pesan gagal edit. Admin melihat daftar kategori dan pesan hasilnya.</w:t>
      </w:r>
    </w:p>
    <w:p w14:paraId="707D9F4E" w14:textId="10E9F8A0" w:rsidR="008059FB" w:rsidRPr="00192A27" w:rsidRDefault="008059FB" w:rsidP="004146B7">
      <w:pPr>
        <w:rPr>
          <w:rFonts w:ascii="Times New Roman" w:hAnsi="Times New Roman" w:cs="Times New Roman"/>
          <w:b/>
          <w:bCs/>
          <w:noProof/>
          <w:color w:val="000000" w:themeColor="text1"/>
          <w:sz w:val="24"/>
          <w:szCs w:val="24"/>
        </w:rPr>
      </w:pPr>
    </w:p>
    <w:p w14:paraId="7AF3DB6F" w14:textId="783632EE" w:rsidR="007E7686" w:rsidRPr="00192A27" w:rsidRDefault="007E7686" w:rsidP="004146B7">
      <w:pPr>
        <w:rPr>
          <w:rFonts w:ascii="Times New Roman" w:hAnsi="Times New Roman" w:cs="Times New Roman"/>
          <w:b/>
          <w:bCs/>
          <w:noProof/>
          <w:color w:val="000000" w:themeColor="text1"/>
          <w:sz w:val="24"/>
          <w:szCs w:val="24"/>
        </w:rPr>
      </w:pPr>
    </w:p>
    <w:p w14:paraId="53E46F46" w14:textId="77777777" w:rsidR="007E7686" w:rsidRPr="00192A27" w:rsidRDefault="007E7686" w:rsidP="004146B7">
      <w:pPr>
        <w:rPr>
          <w:rFonts w:ascii="Times New Roman" w:hAnsi="Times New Roman" w:cs="Times New Roman"/>
          <w:b/>
          <w:bCs/>
          <w:noProof/>
          <w:color w:val="000000" w:themeColor="text1"/>
          <w:sz w:val="24"/>
          <w:szCs w:val="24"/>
        </w:rPr>
      </w:pPr>
    </w:p>
    <w:p w14:paraId="55757887" w14:textId="77777777" w:rsidR="007E7686" w:rsidRPr="00192A27" w:rsidRDefault="008059FB" w:rsidP="007E7686">
      <w:pPr>
        <w:keepNext/>
        <w:jc w:val="center"/>
        <w:rPr>
          <w:rFonts w:ascii="Times New Roman" w:hAnsi="Times New Roman" w:cs="Times New Roman"/>
          <w:color w:val="000000" w:themeColor="text1"/>
          <w:sz w:val="24"/>
          <w:szCs w:val="24"/>
        </w:rPr>
      </w:pPr>
      <w:r w:rsidRPr="00192A27">
        <w:rPr>
          <w:rFonts w:ascii="Times New Roman" w:hAnsi="Times New Roman" w:cs="Times New Roman"/>
          <w:b/>
          <w:bCs/>
          <w:noProof/>
          <w:color w:val="000000" w:themeColor="text1"/>
          <w:sz w:val="24"/>
          <w:szCs w:val="24"/>
        </w:rPr>
        <w:drawing>
          <wp:inline distT="0" distB="0" distL="0" distR="0" wp14:anchorId="09B33947" wp14:editId="03AF0587">
            <wp:extent cx="4251366" cy="573647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Menghapus kategori.drawio.png"/>
                    <pic:cNvPicPr/>
                  </pic:nvPicPr>
                  <pic:blipFill>
                    <a:blip r:embed="rId25">
                      <a:extLst>
                        <a:ext uri="{28A0092B-C50C-407E-A947-70E740481C1C}">
                          <a14:useLocalDpi xmlns:a14="http://schemas.microsoft.com/office/drawing/2010/main" val="0"/>
                        </a:ext>
                      </a:extLst>
                    </a:blip>
                    <a:stretch>
                      <a:fillRect/>
                    </a:stretch>
                  </pic:blipFill>
                  <pic:spPr>
                    <a:xfrm>
                      <a:off x="0" y="0"/>
                      <a:ext cx="4257065" cy="5744161"/>
                    </a:xfrm>
                    <a:prstGeom prst="rect">
                      <a:avLst/>
                    </a:prstGeom>
                  </pic:spPr>
                </pic:pic>
              </a:graphicData>
            </a:graphic>
          </wp:inline>
        </w:drawing>
      </w:r>
    </w:p>
    <w:p w14:paraId="4E07D4D9" w14:textId="367DE43E" w:rsidR="008059FB" w:rsidRPr="00192A27" w:rsidRDefault="007E7686" w:rsidP="007E7686">
      <w:pPr>
        <w:pStyle w:val="Caption"/>
        <w:jc w:val="center"/>
        <w:rPr>
          <w:rFonts w:ascii="Times New Roman" w:hAnsi="Times New Roman" w:cs="Times New Roman"/>
          <w:color w:val="000000" w:themeColor="text1"/>
          <w:sz w:val="24"/>
          <w:szCs w:val="24"/>
          <w:lang w:val="en-US"/>
        </w:rPr>
      </w:pPr>
      <w:bookmarkStart w:id="62" w:name="_Toc243681032"/>
      <w:r w:rsidRPr="00192A27">
        <w:rPr>
          <w:rFonts w:ascii="Times New Roman" w:hAnsi="Times New Roman" w:cs="Times New Roman"/>
          <w:color w:val="000000" w:themeColor="text1"/>
          <w:sz w:val="24"/>
          <w:szCs w:val="24"/>
        </w:rPr>
        <w:t xml:space="preserve">Gambar 2. </w:t>
      </w:r>
      <w:r w:rsidRPr="00192A27">
        <w:rPr>
          <w:rFonts w:ascii="Times New Roman" w:hAnsi="Times New Roman" w:cs="Times New Roman"/>
          <w:color w:val="000000" w:themeColor="text1"/>
          <w:sz w:val="24"/>
          <w:szCs w:val="24"/>
        </w:rPr>
        <w:fldChar w:fldCharType="begin"/>
      </w:r>
      <w:r w:rsidRPr="00192A27">
        <w:rPr>
          <w:rFonts w:ascii="Times New Roman" w:hAnsi="Times New Roman" w:cs="Times New Roman"/>
          <w:color w:val="000000" w:themeColor="text1"/>
          <w:sz w:val="24"/>
          <w:szCs w:val="24"/>
        </w:rPr>
        <w:instrText xml:space="preserve"> SEQ Gambar_2. \* ARABIC </w:instrText>
      </w:r>
      <w:r w:rsidRPr="00192A27">
        <w:rPr>
          <w:rFonts w:ascii="Times New Roman" w:hAnsi="Times New Roman" w:cs="Times New Roman"/>
          <w:color w:val="000000" w:themeColor="text1"/>
          <w:sz w:val="24"/>
          <w:szCs w:val="24"/>
        </w:rPr>
        <w:fldChar w:fldCharType="separate"/>
      </w:r>
      <w:r w:rsidR="008200F9">
        <w:rPr>
          <w:rFonts w:ascii="Times New Roman" w:hAnsi="Times New Roman" w:cs="Times New Roman"/>
          <w:noProof/>
          <w:color w:val="000000" w:themeColor="text1"/>
          <w:sz w:val="24"/>
          <w:szCs w:val="24"/>
        </w:rPr>
        <w:t>19</w:t>
      </w:r>
      <w:r w:rsidRPr="00192A27">
        <w:rPr>
          <w:rFonts w:ascii="Times New Roman" w:hAnsi="Times New Roman" w:cs="Times New Roman"/>
          <w:color w:val="000000" w:themeColor="text1"/>
          <w:sz w:val="24"/>
          <w:szCs w:val="24"/>
        </w:rPr>
        <w:fldChar w:fldCharType="end"/>
      </w:r>
      <w:r w:rsidRPr="00192A27">
        <w:rPr>
          <w:rFonts w:ascii="Times New Roman" w:hAnsi="Times New Roman" w:cs="Times New Roman"/>
          <w:color w:val="000000" w:themeColor="text1"/>
          <w:sz w:val="24"/>
          <w:szCs w:val="24"/>
          <w:lang w:val="en-US"/>
        </w:rPr>
        <w:t xml:space="preserve"> </w:t>
      </w:r>
      <w:proofErr w:type="spellStart"/>
      <w:r w:rsidRPr="00192A27">
        <w:rPr>
          <w:rFonts w:ascii="Times New Roman" w:hAnsi="Times New Roman" w:cs="Times New Roman"/>
          <w:color w:val="000000" w:themeColor="text1"/>
          <w:sz w:val="24"/>
          <w:szCs w:val="24"/>
          <w:lang w:val="en-US"/>
        </w:rPr>
        <w:t>Aktiviti</w:t>
      </w:r>
      <w:proofErr w:type="spellEnd"/>
      <w:r w:rsidRPr="00192A27">
        <w:rPr>
          <w:rFonts w:ascii="Times New Roman" w:hAnsi="Times New Roman" w:cs="Times New Roman"/>
          <w:color w:val="000000" w:themeColor="text1"/>
          <w:sz w:val="24"/>
          <w:szCs w:val="24"/>
          <w:lang w:val="en-US"/>
        </w:rPr>
        <w:t xml:space="preserve"> </w:t>
      </w:r>
      <w:proofErr w:type="spellStart"/>
      <w:r w:rsidRPr="00192A27">
        <w:rPr>
          <w:rFonts w:ascii="Times New Roman" w:hAnsi="Times New Roman" w:cs="Times New Roman"/>
          <w:color w:val="000000" w:themeColor="text1"/>
          <w:sz w:val="24"/>
          <w:szCs w:val="24"/>
          <w:lang w:val="en-US"/>
        </w:rPr>
        <w:t>menghapus</w:t>
      </w:r>
      <w:proofErr w:type="spellEnd"/>
      <w:r w:rsidRPr="00192A27">
        <w:rPr>
          <w:rFonts w:ascii="Times New Roman" w:hAnsi="Times New Roman" w:cs="Times New Roman"/>
          <w:color w:val="000000" w:themeColor="text1"/>
          <w:sz w:val="24"/>
          <w:szCs w:val="24"/>
          <w:lang w:val="en-US"/>
        </w:rPr>
        <w:t xml:space="preserve"> </w:t>
      </w:r>
      <w:proofErr w:type="spellStart"/>
      <w:r w:rsidRPr="00192A27">
        <w:rPr>
          <w:rFonts w:ascii="Times New Roman" w:hAnsi="Times New Roman" w:cs="Times New Roman"/>
          <w:color w:val="000000" w:themeColor="text1"/>
          <w:sz w:val="24"/>
          <w:szCs w:val="24"/>
          <w:lang w:val="en-US"/>
        </w:rPr>
        <w:t>kategori</w:t>
      </w:r>
      <w:bookmarkEnd w:id="62"/>
      <w:proofErr w:type="spellEnd"/>
    </w:p>
    <w:p w14:paraId="101C3454" w14:textId="51A835EE" w:rsidR="007E7686" w:rsidRPr="00192A27" w:rsidRDefault="007E7686" w:rsidP="007E7686">
      <w:pPr>
        <w:rPr>
          <w:rFonts w:ascii="Times New Roman" w:hAnsi="Times New Roman" w:cs="Times New Roman"/>
          <w:color w:val="000000" w:themeColor="text1"/>
          <w:sz w:val="24"/>
          <w:szCs w:val="24"/>
          <w:lang w:val="en-US"/>
        </w:rPr>
      </w:pPr>
      <w:r w:rsidRPr="00192A27">
        <w:rPr>
          <w:rFonts w:ascii="Times New Roman" w:hAnsi="Times New Roman" w:cs="Times New Roman"/>
          <w:color w:val="000000" w:themeColor="text1"/>
          <w:sz w:val="24"/>
          <w:szCs w:val="24"/>
        </w:rPr>
        <w:t>Diagram ini menjelaskan proses admin menghapus kategori. Admin membuka menu Kategori dan sistem menampilkan daftar kategori dengan tombol hapus. Admin mengklik Hapus lalu mengonfirmasi (OK). Sistem menerima ID kategori dari URL dan memeriksa pemakaian kategori pada data aspirasi. Jika kategori masih dipakai, sistem menampilkan pesan gagal hapus. Jika tidak, sistem menghapus kategori dari database. Apabila berhasil, sistem mengarahkan ke daftar kategori dengan pesan berhasil hapus; apabila gagal, sistem menampilkan pesan gagal hapus. Admin melihat daftar kategori beserta pesan hasilnya.</w:t>
      </w:r>
    </w:p>
    <w:p w14:paraId="6CEEE149" w14:textId="23459CB7" w:rsidR="008059FB" w:rsidRPr="00192A27" w:rsidRDefault="008059FB" w:rsidP="004146B7">
      <w:pPr>
        <w:rPr>
          <w:rFonts w:ascii="Times New Roman" w:hAnsi="Times New Roman" w:cs="Times New Roman"/>
          <w:b/>
          <w:bCs/>
          <w:noProof/>
          <w:color w:val="000000" w:themeColor="text1"/>
          <w:sz w:val="24"/>
          <w:szCs w:val="24"/>
        </w:rPr>
      </w:pPr>
    </w:p>
    <w:p w14:paraId="4099E13C" w14:textId="6A62A2F2" w:rsidR="008059FB" w:rsidRPr="00192A27" w:rsidRDefault="008059FB" w:rsidP="004146B7">
      <w:pPr>
        <w:rPr>
          <w:rFonts w:ascii="Times New Roman" w:hAnsi="Times New Roman" w:cs="Times New Roman"/>
          <w:b/>
          <w:bCs/>
          <w:noProof/>
          <w:color w:val="000000" w:themeColor="text1"/>
          <w:sz w:val="24"/>
          <w:szCs w:val="24"/>
        </w:rPr>
      </w:pPr>
    </w:p>
    <w:p w14:paraId="14BDCF6B" w14:textId="03C4C3C5" w:rsidR="008059FB" w:rsidRPr="00192A27" w:rsidRDefault="008059FB" w:rsidP="004146B7">
      <w:pPr>
        <w:rPr>
          <w:rFonts w:ascii="Times New Roman" w:hAnsi="Times New Roman" w:cs="Times New Roman"/>
          <w:b/>
          <w:bCs/>
          <w:noProof/>
          <w:color w:val="000000" w:themeColor="text1"/>
          <w:sz w:val="24"/>
          <w:szCs w:val="24"/>
        </w:rPr>
      </w:pPr>
    </w:p>
    <w:p w14:paraId="2E970F25" w14:textId="77777777" w:rsidR="007E7686" w:rsidRPr="00192A27" w:rsidRDefault="007E7686" w:rsidP="004146B7">
      <w:pPr>
        <w:rPr>
          <w:rFonts w:ascii="Times New Roman" w:hAnsi="Times New Roman" w:cs="Times New Roman"/>
          <w:b/>
          <w:bCs/>
          <w:noProof/>
          <w:color w:val="000000" w:themeColor="text1"/>
          <w:sz w:val="24"/>
          <w:szCs w:val="24"/>
        </w:rPr>
      </w:pPr>
    </w:p>
    <w:p w14:paraId="30759C32" w14:textId="77777777" w:rsidR="007E7686" w:rsidRPr="00192A27" w:rsidRDefault="00C52744" w:rsidP="007E7686">
      <w:pPr>
        <w:keepNext/>
        <w:rPr>
          <w:rFonts w:ascii="Times New Roman" w:hAnsi="Times New Roman" w:cs="Times New Roman"/>
          <w:color w:val="000000" w:themeColor="text1"/>
          <w:sz w:val="24"/>
          <w:szCs w:val="24"/>
        </w:rPr>
      </w:pPr>
      <w:r w:rsidRPr="00192A27">
        <w:rPr>
          <w:rFonts w:ascii="Times New Roman" w:hAnsi="Times New Roman" w:cs="Times New Roman"/>
          <w:b/>
          <w:bCs/>
          <w:noProof/>
          <w:color w:val="000000" w:themeColor="text1"/>
          <w:sz w:val="24"/>
          <w:szCs w:val="24"/>
        </w:rPr>
        <w:drawing>
          <wp:inline distT="0" distB="0" distL="0" distR="0" wp14:anchorId="6D2D4D00" wp14:editId="03DDAD80">
            <wp:extent cx="5219700" cy="4872722"/>
            <wp:effectExtent l="0" t="0" r="0" b="444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07 Melihat histori aspirasi.drawio.png"/>
                    <pic:cNvPicPr/>
                  </pic:nvPicPr>
                  <pic:blipFill>
                    <a:blip r:embed="rId26">
                      <a:extLst>
                        <a:ext uri="{28A0092B-C50C-407E-A947-70E740481C1C}">
                          <a14:useLocalDpi xmlns:a14="http://schemas.microsoft.com/office/drawing/2010/main" val="0"/>
                        </a:ext>
                      </a:extLst>
                    </a:blip>
                    <a:stretch>
                      <a:fillRect/>
                    </a:stretch>
                  </pic:blipFill>
                  <pic:spPr>
                    <a:xfrm>
                      <a:off x="0" y="0"/>
                      <a:ext cx="5220093" cy="4873089"/>
                    </a:xfrm>
                    <a:prstGeom prst="rect">
                      <a:avLst/>
                    </a:prstGeom>
                  </pic:spPr>
                </pic:pic>
              </a:graphicData>
            </a:graphic>
          </wp:inline>
        </w:drawing>
      </w:r>
    </w:p>
    <w:p w14:paraId="148F1808" w14:textId="13BD0CCB" w:rsidR="008059FB" w:rsidRPr="00192A27" w:rsidRDefault="007E7686" w:rsidP="007E7686">
      <w:pPr>
        <w:pStyle w:val="Caption"/>
        <w:rPr>
          <w:rFonts w:ascii="Times New Roman" w:hAnsi="Times New Roman" w:cs="Times New Roman"/>
          <w:color w:val="000000" w:themeColor="text1"/>
          <w:sz w:val="24"/>
          <w:szCs w:val="24"/>
          <w:lang w:val="en-US"/>
        </w:rPr>
      </w:pPr>
      <w:bookmarkStart w:id="63" w:name="_Toc243681033"/>
      <w:r w:rsidRPr="00192A27">
        <w:rPr>
          <w:rFonts w:ascii="Times New Roman" w:hAnsi="Times New Roman" w:cs="Times New Roman"/>
          <w:color w:val="000000" w:themeColor="text1"/>
          <w:sz w:val="24"/>
          <w:szCs w:val="24"/>
        </w:rPr>
        <w:t xml:space="preserve">Gambar 2. </w:t>
      </w:r>
      <w:r w:rsidRPr="00192A27">
        <w:rPr>
          <w:rFonts w:ascii="Times New Roman" w:hAnsi="Times New Roman" w:cs="Times New Roman"/>
          <w:color w:val="000000" w:themeColor="text1"/>
          <w:sz w:val="24"/>
          <w:szCs w:val="24"/>
        </w:rPr>
        <w:fldChar w:fldCharType="begin"/>
      </w:r>
      <w:r w:rsidRPr="00192A27">
        <w:rPr>
          <w:rFonts w:ascii="Times New Roman" w:hAnsi="Times New Roman" w:cs="Times New Roman"/>
          <w:color w:val="000000" w:themeColor="text1"/>
          <w:sz w:val="24"/>
          <w:szCs w:val="24"/>
        </w:rPr>
        <w:instrText xml:space="preserve"> SEQ Gambar_2. \* ARABIC </w:instrText>
      </w:r>
      <w:r w:rsidRPr="00192A27">
        <w:rPr>
          <w:rFonts w:ascii="Times New Roman" w:hAnsi="Times New Roman" w:cs="Times New Roman"/>
          <w:color w:val="000000" w:themeColor="text1"/>
          <w:sz w:val="24"/>
          <w:szCs w:val="24"/>
        </w:rPr>
        <w:fldChar w:fldCharType="separate"/>
      </w:r>
      <w:r w:rsidR="008200F9">
        <w:rPr>
          <w:rFonts w:ascii="Times New Roman" w:hAnsi="Times New Roman" w:cs="Times New Roman"/>
          <w:noProof/>
          <w:color w:val="000000" w:themeColor="text1"/>
          <w:sz w:val="24"/>
          <w:szCs w:val="24"/>
        </w:rPr>
        <w:t>20</w:t>
      </w:r>
      <w:r w:rsidRPr="00192A27">
        <w:rPr>
          <w:rFonts w:ascii="Times New Roman" w:hAnsi="Times New Roman" w:cs="Times New Roman"/>
          <w:color w:val="000000" w:themeColor="text1"/>
          <w:sz w:val="24"/>
          <w:szCs w:val="24"/>
        </w:rPr>
        <w:fldChar w:fldCharType="end"/>
      </w:r>
      <w:r w:rsidRPr="00192A27">
        <w:rPr>
          <w:rFonts w:ascii="Times New Roman" w:hAnsi="Times New Roman" w:cs="Times New Roman"/>
          <w:color w:val="000000" w:themeColor="text1"/>
          <w:sz w:val="24"/>
          <w:szCs w:val="24"/>
          <w:lang w:val="en-US"/>
        </w:rPr>
        <w:t xml:space="preserve"> </w:t>
      </w:r>
      <w:proofErr w:type="spellStart"/>
      <w:r w:rsidRPr="00192A27">
        <w:rPr>
          <w:rFonts w:ascii="Times New Roman" w:hAnsi="Times New Roman" w:cs="Times New Roman"/>
          <w:color w:val="000000" w:themeColor="text1"/>
          <w:sz w:val="24"/>
          <w:szCs w:val="24"/>
          <w:lang w:val="en-US"/>
        </w:rPr>
        <w:t>Aktiviti</w:t>
      </w:r>
      <w:proofErr w:type="spellEnd"/>
      <w:r w:rsidRPr="00192A27">
        <w:rPr>
          <w:rFonts w:ascii="Times New Roman" w:hAnsi="Times New Roman" w:cs="Times New Roman"/>
          <w:color w:val="000000" w:themeColor="text1"/>
          <w:sz w:val="24"/>
          <w:szCs w:val="24"/>
          <w:lang w:val="en-US"/>
        </w:rPr>
        <w:t xml:space="preserve"> admin </w:t>
      </w:r>
      <w:proofErr w:type="spellStart"/>
      <w:r w:rsidRPr="00192A27">
        <w:rPr>
          <w:rFonts w:ascii="Times New Roman" w:hAnsi="Times New Roman" w:cs="Times New Roman"/>
          <w:color w:val="000000" w:themeColor="text1"/>
          <w:sz w:val="24"/>
          <w:szCs w:val="24"/>
          <w:lang w:val="en-US"/>
        </w:rPr>
        <w:t>melihat</w:t>
      </w:r>
      <w:proofErr w:type="spellEnd"/>
      <w:r w:rsidRPr="00192A27">
        <w:rPr>
          <w:rFonts w:ascii="Times New Roman" w:hAnsi="Times New Roman" w:cs="Times New Roman"/>
          <w:color w:val="000000" w:themeColor="text1"/>
          <w:sz w:val="24"/>
          <w:szCs w:val="24"/>
          <w:lang w:val="en-US"/>
        </w:rPr>
        <w:t xml:space="preserve"> </w:t>
      </w:r>
      <w:proofErr w:type="spellStart"/>
      <w:r w:rsidRPr="00192A27">
        <w:rPr>
          <w:rFonts w:ascii="Times New Roman" w:hAnsi="Times New Roman" w:cs="Times New Roman"/>
          <w:color w:val="000000" w:themeColor="text1"/>
          <w:sz w:val="24"/>
          <w:szCs w:val="24"/>
          <w:lang w:val="en-US"/>
        </w:rPr>
        <w:t>histori</w:t>
      </w:r>
      <w:bookmarkEnd w:id="63"/>
      <w:proofErr w:type="spellEnd"/>
    </w:p>
    <w:p w14:paraId="4EA36E45" w14:textId="37B06552" w:rsidR="007E7686" w:rsidRPr="00192A27" w:rsidRDefault="007E7686" w:rsidP="007E7686">
      <w:pPr>
        <w:rPr>
          <w:rFonts w:ascii="Times New Roman" w:hAnsi="Times New Roman" w:cs="Times New Roman"/>
          <w:color w:val="000000" w:themeColor="text1"/>
          <w:sz w:val="24"/>
          <w:szCs w:val="24"/>
          <w:lang w:val="en-US"/>
        </w:rPr>
      </w:pPr>
      <w:r w:rsidRPr="00192A27">
        <w:rPr>
          <w:rFonts w:ascii="Times New Roman" w:hAnsi="Times New Roman" w:cs="Times New Roman"/>
          <w:color w:val="000000" w:themeColor="text1"/>
          <w:sz w:val="24"/>
          <w:szCs w:val="24"/>
        </w:rPr>
        <w:t>Diagram ini menggambarkan proses admin melihat histori aspirasi. Admin membuka menu Histori, lalu sistem mengambil seluruh aspirasi beserta siswa, kategori, status, dan keterangan progres terakhir. Sistem memeriksa apakah data histori tersedia. Jika ada, sistem menampilkan tabel histori (judul, siswa, kategori, status, keterangan, tanggal). Jika tidak, sistem menampilkan pesan data belum ada. Admin kemudian melihat histori aspirasi.</w:t>
      </w:r>
    </w:p>
    <w:p w14:paraId="3357A501" w14:textId="4461DED8" w:rsidR="008059FB" w:rsidRPr="00192A27" w:rsidRDefault="008059FB" w:rsidP="004146B7">
      <w:pPr>
        <w:rPr>
          <w:rFonts w:ascii="Times New Roman" w:hAnsi="Times New Roman" w:cs="Times New Roman"/>
          <w:b/>
          <w:bCs/>
          <w:noProof/>
          <w:color w:val="000000" w:themeColor="text1"/>
          <w:sz w:val="24"/>
          <w:szCs w:val="24"/>
        </w:rPr>
      </w:pPr>
    </w:p>
    <w:p w14:paraId="79AEE93E" w14:textId="77777777" w:rsidR="008059FB" w:rsidRPr="00192A27" w:rsidRDefault="008059FB" w:rsidP="004146B7">
      <w:pPr>
        <w:rPr>
          <w:rFonts w:ascii="Times New Roman" w:hAnsi="Times New Roman" w:cs="Times New Roman"/>
          <w:b/>
          <w:bCs/>
          <w:noProof/>
          <w:color w:val="000000" w:themeColor="text1"/>
          <w:sz w:val="24"/>
          <w:szCs w:val="24"/>
        </w:rPr>
      </w:pPr>
    </w:p>
    <w:p w14:paraId="141C39EA" w14:textId="19E66F85" w:rsidR="008059FB" w:rsidRPr="00192A27" w:rsidRDefault="008059FB" w:rsidP="004146B7">
      <w:pPr>
        <w:rPr>
          <w:rFonts w:ascii="Times New Roman" w:hAnsi="Times New Roman" w:cs="Times New Roman"/>
          <w:b/>
          <w:bCs/>
          <w:noProof/>
          <w:color w:val="000000" w:themeColor="text1"/>
          <w:sz w:val="24"/>
          <w:szCs w:val="24"/>
        </w:rPr>
      </w:pPr>
    </w:p>
    <w:p w14:paraId="38510CEB" w14:textId="186977C7" w:rsidR="008059FB" w:rsidRPr="00192A27" w:rsidRDefault="008059FB" w:rsidP="004146B7">
      <w:pPr>
        <w:rPr>
          <w:rFonts w:ascii="Times New Roman" w:hAnsi="Times New Roman" w:cs="Times New Roman"/>
          <w:b/>
          <w:bCs/>
          <w:noProof/>
          <w:color w:val="000000" w:themeColor="text1"/>
          <w:sz w:val="24"/>
          <w:szCs w:val="24"/>
        </w:rPr>
      </w:pPr>
    </w:p>
    <w:p w14:paraId="2124D00E" w14:textId="14BB0346" w:rsidR="008059FB" w:rsidRPr="00192A27" w:rsidRDefault="008059FB" w:rsidP="004146B7">
      <w:pPr>
        <w:rPr>
          <w:rFonts w:ascii="Times New Roman" w:hAnsi="Times New Roman" w:cs="Times New Roman"/>
          <w:b/>
          <w:bCs/>
          <w:noProof/>
          <w:color w:val="000000" w:themeColor="text1"/>
          <w:sz w:val="24"/>
          <w:szCs w:val="24"/>
        </w:rPr>
      </w:pPr>
    </w:p>
    <w:p w14:paraId="65794D86" w14:textId="799FF740" w:rsidR="00C52744" w:rsidRPr="00192A27" w:rsidRDefault="00C52744" w:rsidP="004146B7">
      <w:pPr>
        <w:rPr>
          <w:rFonts w:ascii="Times New Roman" w:hAnsi="Times New Roman" w:cs="Times New Roman"/>
          <w:b/>
          <w:bCs/>
          <w:noProof/>
          <w:color w:val="000000" w:themeColor="text1"/>
          <w:sz w:val="24"/>
          <w:szCs w:val="24"/>
        </w:rPr>
      </w:pPr>
    </w:p>
    <w:p w14:paraId="0E33805C" w14:textId="68CFF960" w:rsidR="00C52744" w:rsidRPr="00192A27" w:rsidRDefault="00C52744" w:rsidP="004146B7">
      <w:pPr>
        <w:rPr>
          <w:rFonts w:ascii="Times New Roman" w:hAnsi="Times New Roman" w:cs="Times New Roman"/>
          <w:b/>
          <w:bCs/>
          <w:noProof/>
          <w:color w:val="000000" w:themeColor="text1"/>
          <w:sz w:val="24"/>
          <w:szCs w:val="24"/>
        </w:rPr>
      </w:pPr>
    </w:p>
    <w:p w14:paraId="7374FEB9" w14:textId="77777777" w:rsidR="007E7686" w:rsidRPr="00192A27" w:rsidRDefault="00C52744" w:rsidP="007E7686">
      <w:pPr>
        <w:keepNext/>
        <w:rPr>
          <w:rFonts w:ascii="Times New Roman" w:hAnsi="Times New Roman" w:cs="Times New Roman"/>
          <w:color w:val="000000" w:themeColor="text1"/>
          <w:sz w:val="24"/>
          <w:szCs w:val="24"/>
        </w:rPr>
      </w:pPr>
      <w:r w:rsidRPr="00192A27">
        <w:rPr>
          <w:rFonts w:ascii="Times New Roman" w:hAnsi="Times New Roman" w:cs="Times New Roman"/>
          <w:b/>
          <w:bCs/>
          <w:noProof/>
          <w:color w:val="000000" w:themeColor="text1"/>
          <w:sz w:val="24"/>
          <w:szCs w:val="24"/>
        </w:rPr>
        <w:drawing>
          <wp:inline distT="0" distB="0" distL="0" distR="0" wp14:anchorId="6421F111" wp14:editId="052A1171">
            <wp:extent cx="4306186" cy="4053807"/>
            <wp:effectExtent l="0" t="0" r="0" b="44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Logout.drawio.png"/>
                    <pic:cNvPicPr/>
                  </pic:nvPicPr>
                  <pic:blipFill>
                    <a:blip r:embed="rId27">
                      <a:extLst>
                        <a:ext uri="{28A0092B-C50C-407E-A947-70E740481C1C}">
                          <a14:useLocalDpi xmlns:a14="http://schemas.microsoft.com/office/drawing/2010/main" val="0"/>
                        </a:ext>
                      </a:extLst>
                    </a:blip>
                    <a:stretch>
                      <a:fillRect/>
                    </a:stretch>
                  </pic:blipFill>
                  <pic:spPr>
                    <a:xfrm>
                      <a:off x="0" y="0"/>
                      <a:ext cx="4335428" cy="4081335"/>
                    </a:xfrm>
                    <a:prstGeom prst="rect">
                      <a:avLst/>
                    </a:prstGeom>
                  </pic:spPr>
                </pic:pic>
              </a:graphicData>
            </a:graphic>
          </wp:inline>
        </w:drawing>
      </w:r>
    </w:p>
    <w:p w14:paraId="0D9EBB4F" w14:textId="3200DC57" w:rsidR="00C52744" w:rsidRPr="00192A27" w:rsidRDefault="007E7686" w:rsidP="007E7686">
      <w:pPr>
        <w:pStyle w:val="Caption"/>
        <w:rPr>
          <w:rFonts w:ascii="Times New Roman" w:hAnsi="Times New Roman" w:cs="Times New Roman"/>
          <w:color w:val="000000" w:themeColor="text1"/>
          <w:sz w:val="24"/>
          <w:szCs w:val="24"/>
          <w:lang w:val="en-US"/>
        </w:rPr>
      </w:pPr>
      <w:bookmarkStart w:id="64" w:name="_Toc243681034"/>
      <w:r w:rsidRPr="00192A27">
        <w:rPr>
          <w:rFonts w:ascii="Times New Roman" w:hAnsi="Times New Roman" w:cs="Times New Roman"/>
          <w:color w:val="000000" w:themeColor="text1"/>
          <w:sz w:val="24"/>
          <w:szCs w:val="24"/>
        </w:rPr>
        <w:t xml:space="preserve">Gambar 2. </w:t>
      </w:r>
      <w:r w:rsidRPr="00192A27">
        <w:rPr>
          <w:rFonts w:ascii="Times New Roman" w:hAnsi="Times New Roman" w:cs="Times New Roman"/>
          <w:color w:val="000000" w:themeColor="text1"/>
          <w:sz w:val="24"/>
          <w:szCs w:val="24"/>
        </w:rPr>
        <w:fldChar w:fldCharType="begin"/>
      </w:r>
      <w:r w:rsidRPr="00192A27">
        <w:rPr>
          <w:rFonts w:ascii="Times New Roman" w:hAnsi="Times New Roman" w:cs="Times New Roman"/>
          <w:color w:val="000000" w:themeColor="text1"/>
          <w:sz w:val="24"/>
          <w:szCs w:val="24"/>
        </w:rPr>
        <w:instrText xml:space="preserve"> SEQ Gambar_2. \* ARABIC </w:instrText>
      </w:r>
      <w:r w:rsidRPr="00192A27">
        <w:rPr>
          <w:rFonts w:ascii="Times New Roman" w:hAnsi="Times New Roman" w:cs="Times New Roman"/>
          <w:color w:val="000000" w:themeColor="text1"/>
          <w:sz w:val="24"/>
          <w:szCs w:val="24"/>
        </w:rPr>
        <w:fldChar w:fldCharType="separate"/>
      </w:r>
      <w:r w:rsidR="008200F9">
        <w:rPr>
          <w:rFonts w:ascii="Times New Roman" w:hAnsi="Times New Roman" w:cs="Times New Roman"/>
          <w:noProof/>
          <w:color w:val="000000" w:themeColor="text1"/>
          <w:sz w:val="24"/>
          <w:szCs w:val="24"/>
        </w:rPr>
        <w:t>21</w:t>
      </w:r>
      <w:r w:rsidRPr="00192A27">
        <w:rPr>
          <w:rFonts w:ascii="Times New Roman" w:hAnsi="Times New Roman" w:cs="Times New Roman"/>
          <w:color w:val="000000" w:themeColor="text1"/>
          <w:sz w:val="24"/>
          <w:szCs w:val="24"/>
        </w:rPr>
        <w:fldChar w:fldCharType="end"/>
      </w:r>
      <w:r w:rsidRPr="00192A27">
        <w:rPr>
          <w:rFonts w:ascii="Times New Roman" w:hAnsi="Times New Roman" w:cs="Times New Roman"/>
          <w:color w:val="000000" w:themeColor="text1"/>
          <w:sz w:val="24"/>
          <w:szCs w:val="24"/>
          <w:lang w:val="en-US"/>
        </w:rPr>
        <w:t xml:space="preserve"> </w:t>
      </w:r>
      <w:proofErr w:type="spellStart"/>
      <w:r w:rsidRPr="00192A27">
        <w:rPr>
          <w:rFonts w:ascii="Times New Roman" w:hAnsi="Times New Roman" w:cs="Times New Roman"/>
          <w:color w:val="000000" w:themeColor="text1"/>
          <w:sz w:val="24"/>
          <w:szCs w:val="24"/>
          <w:lang w:val="en-US"/>
        </w:rPr>
        <w:t>Aktiviti</w:t>
      </w:r>
      <w:proofErr w:type="spellEnd"/>
      <w:r w:rsidRPr="00192A27">
        <w:rPr>
          <w:rFonts w:ascii="Times New Roman" w:hAnsi="Times New Roman" w:cs="Times New Roman"/>
          <w:color w:val="000000" w:themeColor="text1"/>
          <w:sz w:val="24"/>
          <w:szCs w:val="24"/>
          <w:lang w:val="en-US"/>
        </w:rPr>
        <w:t xml:space="preserve"> logout</w:t>
      </w:r>
      <w:bookmarkEnd w:id="64"/>
    </w:p>
    <w:p w14:paraId="1895652D" w14:textId="2AE6EDC1" w:rsidR="007E7686" w:rsidRPr="00192A27" w:rsidRDefault="007E7686" w:rsidP="007E7686">
      <w:pPr>
        <w:rPr>
          <w:rFonts w:ascii="Times New Roman" w:hAnsi="Times New Roman" w:cs="Times New Roman"/>
          <w:color w:val="000000" w:themeColor="text1"/>
          <w:sz w:val="24"/>
          <w:szCs w:val="24"/>
          <w:lang w:val="en-US"/>
        </w:rPr>
      </w:pPr>
      <w:r w:rsidRPr="00192A27">
        <w:rPr>
          <w:rFonts w:ascii="Times New Roman" w:hAnsi="Times New Roman" w:cs="Times New Roman"/>
          <w:color w:val="000000" w:themeColor="text1"/>
          <w:sz w:val="24"/>
          <w:szCs w:val="24"/>
        </w:rPr>
        <w:t>Diagram ini menjelaskan proses keluar dari sistem oleh pengguna (admin maupun siswa). Sistem menampilkan dashboard sesuai role pengguna. Pengguna mengklik logout, lalu sistem menghapus seluruh data session (session_unset dan session_destroy) dan mengarahkan pengguna ke halaman login dengan pesan logout. Pengguna kemudian melihat halaman login dan proses selesai.</w:t>
      </w:r>
    </w:p>
    <w:p w14:paraId="7E60228F" w14:textId="491AC621" w:rsidR="00C52744" w:rsidRPr="00192A27" w:rsidRDefault="00C52744" w:rsidP="004146B7">
      <w:pPr>
        <w:rPr>
          <w:rFonts w:ascii="Times New Roman" w:hAnsi="Times New Roman" w:cs="Times New Roman"/>
          <w:b/>
          <w:bCs/>
          <w:noProof/>
          <w:color w:val="000000" w:themeColor="text1"/>
          <w:sz w:val="24"/>
          <w:szCs w:val="24"/>
        </w:rPr>
      </w:pPr>
    </w:p>
    <w:p w14:paraId="232FB555" w14:textId="784C5372" w:rsidR="00C52744" w:rsidRPr="00192A27" w:rsidRDefault="00C52744" w:rsidP="004146B7">
      <w:pPr>
        <w:rPr>
          <w:rFonts w:ascii="Times New Roman" w:hAnsi="Times New Roman" w:cs="Times New Roman"/>
          <w:b/>
          <w:bCs/>
          <w:noProof/>
          <w:color w:val="000000" w:themeColor="text1"/>
          <w:sz w:val="24"/>
          <w:szCs w:val="24"/>
        </w:rPr>
      </w:pPr>
    </w:p>
    <w:p w14:paraId="232A26E4" w14:textId="75793100" w:rsidR="00C52744" w:rsidRPr="00192A27" w:rsidRDefault="00C52744" w:rsidP="004146B7">
      <w:pPr>
        <w:rPr>
          <w:rFonts w:ascii="Times New Roman" w:hAnsi="Times New Roman" w:cs="Times New Roman"/>
          <w:b/>
          <w:bCs/>
          <w:noProof/>
          <w:color w:val="000000" w:themeColor="text1"/>
          <w:sz w:val="24"/>
          <w:szCs w:val="24"/>
        </w:rPr>
      </w:pPr>
    </w:p>
    <w:p w14:paraId="4559C7F5" w14:textId="2058DEB1" w:rsidR="00C52744" w:rsidRPr="00192A27" w:rsidRDefault="00C52744" w:rsidP="004146B7">
      <w:pPr>
        <w:rPr>
          <w:rFonts w:ascii="Times New Roman" w:hAnsi="Times New Roman" w:cs="Times New Roman"/>
          <w:b/>
          <w:bCs/>
          <w:noProof/>
          <w:color w:val="000000" w:themeColor="text1"/>
          <w:sz w:val="24"/>
          <w:szCs w:val="24"/>
        </w:rPr>
      </w:pPr>
    </w:p>
    <w:p w14:paraId="0C63FA3B" w14:textId="7283594F" w:rsidR="00C52744" w:rsidRPr="00192A27" w:rsidRDefault="00C52744" w:rsidP="004146B7">
      <w:pPr>
        <w:rPr>
          <w:rFonts w:ascii="Times New Roman" w:hAnsi="Times New Roman" w:cs="Times New Roman"/>
          <w:b/>
          <w:bCs/>
          <w:noProof/>
          <w:color w:val="000000" w:themeColor="text1"/>
          <w:sz w:val="24"/>
          <w:szCs w:val="24"/>
        </w:rPr>
      </w:pPr>
    </w:p>
    <w:p w14:paraId="34062E86" w14:textId="6C33AA36" w:rsidR="00C52744" w:rsidRPr="00192A27" w:rsidRDefault="00C52744" w:rsidP="004146B7">
      <w:pPr>
        <w:rPr>
          <w:rFonts w:ascii="Times New Roman" w:hAnsi="Times New Roman" w:cs="Times New Roman"/>
          <w:b/>
          <w:bCs/>
          <w:noProof/>
          <w:color w:val="000000" w:themeColor="text1"/>
          <w:sz w:val="24"/>
          <w:szCs w:val="24"/>
        </w:rPr>
      </w:pPr>
    </w:p>
    <w:p w14:paraId="1515CA2A" w14:textId="77777777" w:rsidR="00C52744" w:rsidRPr="00192A27" w:rsidRDefault="00C52744" w:rsidP="004146B7">
      <w:pPr>
        <w:rPr>
          <w:rFonts w:ascii="Times New Roman" w:hAnsi="Times New Roman" w:cs="Times New Roman"/>
          <w:b/>
          <w:bCs/>
          <w:noProof/>
          <w:color w:val="000000" w:themeColor="text1"/>
          <w:sz w:val="24"/>
          <w:szCs w:val="24"/>
        </w:rPr>
      </w:pPr>
    </w:p>
    <w:p w14:paraId="04DFB683" w14:textId="156969C7" w:rsidR="00C52744" w:rsidRPr="00192A27" w:rsidRDefault="00C52744" w:rsidP="004146B7">
      <w:pPr>
        <w:rPr>
          <w:rFonts w:ascii="Times New Roman" w:hAnsi="Times New Roman" w:cs="Times New Roman"/>
          <w:b/>
          <w:bCs/>
          <w:noProof/>
          <w:color w:val="000000" w:themeColor="text1"/>
          <w:sz w:val="24"/>
          <w:szCs w:val="24"/>
        </w:rPr>
      </w:pPr>
    </w:p>
    <w:p w14:paraId="080BB4E3" w14:textId="442727C8" w:rsidR="00C52744" w:rsidRPr="00192A27" w:rsidRDefault="00C52744" w:rsidP="004146B7">
      <w:pPr>
        <w:rPr>
          <w:rFonts w:ascii="Times New Roman" w:hAnsi="Times New Roman" w:cs="Times New Roman"/>
          <w:b/>
          <w:bCs/>
          <w:noProof/>
          <w:color w:val="000000" w:themeColor="text1"/>
          <w:sz w:val="24"/>
          <w:szCs w:val="24"/>
        </w:rPr>
      </w:pPr>
    </w:p>
    <w:p w14:paraId="20914478" w14:textId="130AD3B2" w:rsidR="00C52744" w:rsidRPr="00192A27" w:rsidRDefault="00C52744" w:rsidP="004146B7">
      <w:pPr>
        <w:rPr>
          <w:rFonts w:ascii="Times New Roman" w:hAnsi="Times New Roman" w:cs="Times New Roman"/>
          <w:b/>
          <w:bCs/>
          <w:noProof/>
          <w:color w:val="000000" w:themeColor="text1"/>
          <w:sz w:val="24"/>
          <w:szCs w:val="24"/>
        </w:rPr>
      </w:pPr>
    </w:p>
    <w:p w14:paraId="216821BE" w14:textId="77777777" w:rsidR="007E7686" w:rsidRPr="00192A27" w:rsidRDefault="007E7686" w:rsidP="004146B7">
      <w:pPr>
        <w:rPr>
          <w:rFonts w:ascii="Times New Roman" w:hAnsi="Times New Roman" w:cs="Times New Roman"/>
          <w:b/>
          <w:bCs/>
          <w:noProof/>
          <w:color w:val="000000" w:themeColor="text1"/>
          <w:sz w:val="24"/>
          <w:szCs w:val="24"/>
        </w:rPr>
      </w:pPr>
    </w:p>
    <w:p w14:paraId="4FB3237A" w14:textId="3E7F7070" w:rsidR="00D15764" w:rsidRPr="00192A27" w:rsidRDefault="00192A27" w:rsidP="00192A27">
      <w:pPr>
        <w:pStyle w:val="Heading3"/>
        <w:ind w:firstLine="720"/>
        <w:rPr>
          <w:rFonts w:ascii="Times New Roman" w:hAnsi="Times New Roman" w:cs="Times New Roman"/>
          <w:b/>
          <w:bCs/>
          <w:noProof/>
          <w:color w:val="000000" w:themeColor="text1"/>
        </w:rPr>
      </w:pPr>
      <w:bookmarkStart w:id="65" w:name="_Toc243680907"/>
      <w:r w:rsidRPr="00192A27">
        <w:rPr>
          <w:rFonts w:ascii="Times New Roman" w:hAnsi="Times New Roman" w:cs="Times New Roman"/>
          <w:b/>
          <w:bCs/>
          <w:noProof/>
          <w:color w:val="000000" w:themeColor="text1"/>
          <w:lang w:val="en-US"/>
        </w:rPr>
        <w:t xml:space="preserve">2.2.4 </w:t>
      </w:r>
      <w:r w:rsidR="00D15764" w:rsidRPr="00192A27">
        <w:rPr>
          <w:rFonts w:ascii="Times New Roman" w:hAnsi="Times New Roman" w:cs="Times New Roman"/>
          <w:b/>
          <w:bCs/>
          <w:noProof/>
          <w:color w:val="000000" w:themeColor="text1"/>
        </w:rPr>
        <w:t>Perancangan Diagram Sequence</w:t>
      </w:r>
      <w:bookmarkEnd w:id="65"/>
    </w:p>
    <w:p w14:paraId="51489353" w14:textId="295F10CA" w:rsidR="007E7686" w:rsidRPr="00192A27" w:rsidRDefault="007E7686" w:rsidP="007E7686">
      <w:pPr>
        <w:rPr>
          <w:rFonts w:ascii="Times New Roman" w:hAnsi="Times New Roman" w:cs="Times New Roman"/>
          <w:b/>
          <w:bCs/>
          <w:noProof/>
          <w:color w:val="000000" w:themeColor="text1"/>
          <w:sz w:val="24"/>
          <w:szCs w:val="24"/>
        </w:rPr>
      </w:pPr>
      <w:r w:rsidRPr="00192A27">
        <w:rPr>
          <w:rFonts w:ascii="Times New Roman" w:hAnsi="Times New Roman" w:cs="Times New Roman"/>
          <w:color w:val="000000" w:themeColor="text1"/>
          <w:sz w:val="24"/>
          <w:szCs w:val="24"/>
        </w:rPr>
        <w:t>Diagram use case menggambarkan interaksi antara aktor dengan fungsi-fungsi yang disediakan sistem. Aktor pada aplikasi ini adalah admin dan siswa. Fungsi admin meliputi login, logout, melihat dashboard, mengelola data siswa, mengelola kategori, melihat aspirasi, melihat detail aspirasi, memberi progres, dan melihat histori. Fungsi siswa meliputi login, logout, melihat dashboard, mengirim laporan, melihat laporan saya, melihat detail dan progres laporan, serta melihat histori.</w:t>
      </w:r>
    </w:p>
    <w:p w14:paraId="30D55779" w14:textId="0389832B" w:rsidR="00C6614D" w:rsidRPr="00192A27" w:rsidRDefault="00C6614D" w:rsidP="00C6614D">
      <w:pPr>
        <w:pStyle w:val="ListParagraph"/>
        <w:ind w:left="1080"/>
        <w:rPr>
          <w:rFonts w:ascii="Times New Roman" w:hAnsi="Times New Roman" w:cs="Times New Roman"/>
          <w:b/>
          <w:bCs/>
          <w:noProof/>
          <w:color w:val="000000" w:themeColor="text1"/>
          <w:sz w:val="24"/>
          <w:szCs w:val="24"/>
        </w:rPr>
      </w:pPr>
    </w:p>
    <w:p w14:paraId="4D79C3AA" w14:textId="08022424" w:rsidR="00C6614D" w:rsidRPr="00192A27" w:rsidRDefault="00340D3C" w:rsidP="008200F9">
      <w:pPr>
        <w:pStyle w:val="ListParagraph"/>
        <w:ind w:left="1080"/>
        <w:jc w:val="center"/>
        <w:rPr>
          <w:rFonts w:ascii="Times New Roman" w:hAnsi="Times New Roman" w:cs="Times New Roman"/>
          <w:b/>
          <w:bCs/>
          <w:noProof/>
          <w:color w:val="000000" w:themeColor="text1"/>
          <w:sz w:val="24"/>
          <w:szCs w:val="24"/>
        </w:rPr>
      </w:pPr>
      <w:r w:rsidRPr="00192A27">
        <w:rPr>
          <w:rFonts w:ascii="Times New Roman" w:hAnsi="Times New Roman" w:cs="Times New Roman"/>
          <w:b/>
          <w:bCs/>
          <w:noProof/>
          <w:color w:val="000000" w:themeColor="text1"/>
          <w:sz w:val="24"/>
          <w:szCs w:val="24"/>
        </w:rPr>
        <w:drawing>
          <wp:inline distT="0" distB="0" distL="0" distR="0" wp14:anchorId="55311B18" wp14:editId="5F2E15E8">
            <wp:extent cx="4510948" cy="3571875"/>
            <wp:effectExtent l="0" t="0" r="444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03 Siswa Membuat Pengaduan.drawio.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517491" cy="3577056"/>
                    </a:xfrm>
                    <a:prstGeom prst="rect">
                      <a:avLst/>
                    </a:prstGeom>
                  </pic:spPr>
                </pic:pic>
              </a:graphicData>
            </a:graphic>
          </wp:inline>
        </w:drawing>
      </w:r>
    </w:p>
    <w:p w14:paraId="64DD7C6C" w14:textId="52EA7DA4" w:rsidR="00C6614D" w:rsidRPr="00192A27" w:rsidRDefault="00C6614D" w:rsidP="008200F9">
      <w:pPr>
        <w:jc w:val="center"/>
        <w:rPr>
          <w:rFonts w:ascii="Times New Roman" w:hAnsi="Times New Roman" w:cs="Times New Roman"/>
          <w:b/>
          <w:bCs/>
          <w:noProof/>
          <w:color w:val="000000" w:themeColor="text1"/>
          <w:sz w:val="24"/>
          <w:szCs w:val="24"/>
        </w:rPr>
      </w:pPr>
    </w:p>
    <w:p w14:paraId="030A560A" w14:textId="4708402A" w:rsidR="00C6614D" w:rsidRPr="00192A27" w:rsidRDefault="00C6614D" w:rsidP="008200F9">
      <w:pPr>
        <w:pStyle w:val="ListParagraph"/>
        <w:ind w:left="1080"/>
        <w:jc w:val="center"/>
        <w:rPr>
          <w:rFonts w:ascii="Times New Roman" w:hAnsi="Times New Roman" w:cs="Times New Roman"/>
          <w:b/>
          <w:bCs/>
          <w:noProof/>
          <w:color w:val="000000" w:themeColor="text1"/>
          <w:sz w:val="24"/>
          <w:szCs w:val="24"/>
        </w:rPr>
      </w:pPr>
    </w:p>
    <w:p w14:paraId="2292555D" w14:textId="43A643C7" w:rsidR="00C6614D" w:rsidRPr="00192A27" w:rsidRDefault="002725AC" w:rsidP="008200F9">
      <w:pPr>
        <w:pStyle w:val="Caption"/>
        <w:jc w:val="center"/>
        <w:rPr>
          <w:rFonts w:ascii="Times New Roman" w:hAnsi="Times New Roman" w:cs="Times New Roman"/>
          <w:b/>
          <w:bCs/>
          <w:noProof/>
          <w:color w:val="000000" w:themeColor="text1"/>
          <w:sz w:val="24"/>
          <w:szCs w:val="24"/>
        </w:rPr>
      </w:pPr>
      <w:bookmarkStart w:id="66" w:name="_Toc243681035"/>
      <w:r w:rsidRPr="00192A27">
        <w:rPr>
          <w:rFonts w:ascii="Times New Roman" w:hAnsi="Times New Roman" w:cs="Times New Roman"/>
          <w:color w:val="000000" w:themeColor="text1"/>
          <w:sz w:val="24"/>
          <w:szCs w:val="24"/>
        </w:rPr>
        <w:t xml:space="preserve">Gambar 2. </w:t>
      </w:r>
      <w:r w:rsidRPr="00192A27">
        <w:rPr>
          <w:rFonts w:ascii="Times New Roman" w:hAnsi="Times New Roman" w:cs="Times New Roman"/>
          <w:color w:val="000000" w:themeColor="text1"/>
          <w:sz w:val="24"/>
          <w:szCs w:val="24"/>
        </w:rPr>
        <w:fldChar w:fldCharType="begin"/>
      </w:r>
      <w:r w:rsidRPr="00192A27">
        <w:rPr>
          <w:rFonts w:ascii="Times New Roman" w:hAnsi="Times New Roman" w:cs="Times New Roman"/>
          <w:color w:val="000000" w:themeColor="text1"/>
          <w:sz w:val="24"/>
          <w:szCs w:val="24"/>
        </w:rPr>
        <w:instrText xml:space="preserve"> SEQ Gambar_2. \* ARABIC </w:instrText>
      </w:r>
      <w:r w:rsidRPr="00192A27">
        <w:rPr>
          <w:rFonts w:ascii="Times New Roman" w:hAnsi="Times New Roman" w:cs="Times New Roman"/>
          <w:color w:val="000000" w:themeColor="text1"/>
          <w:sz w:val="24"/>
          <w:szCs w:val="24"/>
        </w:rPr>
        <w:fldChar w:fldCharType="separate"/>
      </w:r>
      <w:r w:rsidR="008200F9">
        <w:rPr>
          <w:rFonts w:ascii="Times New Roman" w:hAnsi="Times New Roman" w:cs="Times New Roman"/>
          <w:noProof/>
          <w:color w:val="000000" w:themeColor="text1"/>
          <w:sz w:val="24"/>
          <w:szCs w:val="24"/>
        </w:rPr>
        <w:t>22</w:t>
      </w:r>
      <w:r w:rsidRPr="00192A27">
        <w:rPr>
          <w:rFonts w:ascii="Times New Roman" w:hAnsi="Times New Roman" w:cs="Times New Roman"/>
          <w:color w:val="000000" w:themeColor="text1"/>
          <w:sz w:val="24"/>
          <w:szCs w:val="24"/>
        </w:rPr>
        <w:fldChar w:fldCharType="end"/>
      </w:r>
      <w:r w:rsidRPr="00192A27">
        <w:rPr>
          <w:rFonts w:ascii="Times New Roman" w:hAnsi="Times New Roman" w:cs="Times New Roman"/>
          <w:color w:val="000000" w:themeColor="text1"/>
          <w:sz w:val="24"/>
          <w:szCs w:val="24"/>
          <w:lang w:val="en-US"/>
        </w:rPr>
        <w:t xml:space="preserve"> Sequence diagram membuat </w:t>
      </w:r>
      <w:proofErr w:type="spellStart"/>
      <w:r w:rsidRPr="00192A27">
        <w:rPr>
          <w:rFonts w:ascii="Times New Roman" w:hAnsi="Times New Roman" w:cs="Times New Roman"/>
          <w:color w:val="000000" w:themeColor="text1"/>
          <w:sz w:val="24"/>
          <w:szCs w:val="24"/>
          <w:lang w:val="en-US"/>
        </w:rPr>
        <w:t>laporan</w:t>
      </w:r>
      <w:bookmarkEnd w:id="66"/>
      <w:proofErr w:type="spellEnd"/>
    </w:p>
    <w:p w14:paraId="369E30EB" w14:textId="65BD7C8D" w:rsidR="00C6614D" w:rsidRPr="00192A27" w:rsidRDefault="002725AC" w:rsidP="002725AC">
      <w:pPr>
        <w:rPr>
          <w:rFonts w:ascii="Times New Roman" w:hAnsi="Times New Roman" w:cs="Times New Roman"/>
          <w:b/>
          <w:bCs/>
          <w:noProof/>
          <w:color w:val="000000" w:themeColor="text1"/>
          <w:sz w:val="24"/>
          <w:szCs w:val="24"/>
        </w:rPr>
      </w:pPr>
      <w:r w:rsidRPr="00192A27">
        <w:rPr>
          <w:rFonts w:ascii="Times New Roman" w:hAnsi="Times New Roman" w:cs="Times New Roman"/>
          <w:color w:val="000000" w:themeColor="text1"/>
          <w:sz w:val="24"/>
          <w:szCs w:val="24"/>
        </w:rPr>
        <w:t xml:space="preserve">Siswa membuka menu Buat Pengaduan, lalu </w:t>
      </w:r>
      <w:r w:rsidRPr="00192A27">
        <w:rPr>
          <w:rStyle w:val="Emphasis"/>
          <w:rFonts w:ascii="Times New Roman" w:hAnsi="Times New Roman" w:cs="Times New Roman"/>
          <w:color w:val="000000" w:themeColor="text1"/>
          <w:sz w:val="24"/>
          <w:szCs w:val="24"/>
        </w:rPr>
        <w:t>View</w:t>
      </w:r>
      <w:r w:rsidRPr="00192A27">
        <w:rPr>
          <w:rFonts w:ascii="Times New Roman" w:hAnsi="Times New Roman" w:cs="Times New Roman"/>
          <w:color w:val="000000" w:themeColor="text1"/>
          <w:sz w:val="24"/>
          <w:szCs w:val="24"/>
        </w:rPr>
        <w:t xml:space="preserve"> (tambah_aspirasi_siswa.php) mengambil daftar kategori dari database dan menampilkan form pengaduan. Siswa memilih kategori, mengisi judul, isi aspirasi, lokasi, mengunggah foto, lalu menekan Kirim. Data dikirim ke </w:t>
      </w:r>
      <w:r w:rsidRPr="00192A27">
        <w:rPr>
          <w:rStyle w:val="Emphasis"/>
          <w:rFonts w:ascii="Times New Roman" w:hAnsi="Times New Roman" w:cs="Times New Roman"/>
          <w:color w:val="000000" w:themeColor="text1"/>
          <w:sz w:val="24"/>
          <w:szCs w:val="24"/>
        </w:rPr>
        <w:t>Controller</w:t>
      </w:r>
      <w:r w:rsidRPr="00192A27">
        <w:rPr>
          <w:rFonts w:ascii="Times New Roman" w:hAnsi="Times New Roman" w:cs="Times New Roman"/>
          <w:color w:val="000000" w:themeColor="text1"/>
          <w:sz w:val="24"/>
          <w:szCs w:val="24"/>
        </w:rPr>
        <w:t xml:space="preserve"> (c_aspirasi.php) melalui POST. </w:t>
      </w:r>
      <w:r w:rsidRPr="00192A27">
        <w:rPr>
          <w:rStyle w:val="Emphasis"/>
          <w:rFonts w:ascii="Times New Roman" w:hAnsi="Times New Roman" w:cs="Times New Roman"/>
          <w:color w:val="000000" w:themeColor="text1"/>
          <w:sz w:val="24"/>
          <w:szCs w:val="24"/>
        </w:rPr>
        <w:t>Controller</w:t>
      </w:r>
      <w:r w:rsidRPr="00192A27">
        <w:rPr>
          <w:rFonts w:ascii="Times New Roman" w:hAnsi="Times New Roman" w:cs="Times New Roman"/>
          <w:color w:val="000000" w:themeColor="text1"/>
          <w:sz w:val="24"/>
          <w:szCs w:val="24"/>
        </w:rPr>
        <w:t xml:space="preserve"> mengecek </w:t>
      </w:r>
      <w:r w:rsidRPr="00192A27">
        <w:rPr>
          <w:rStyle w:val="Emphasis"/>
          <w:rFonts w:ascii="Times New Roman" w:hAnsi="Times New Roman" w:cs="Times New Roman"/>
          <w:color w:val="000000" w:themeColor="text1"/>
          <w:sz w:val="24"/>
          <w:szCs w:val="24"/>
        </w:rPr>
        <w:t>session</w:t>
      </w:r>
      <w:r w:rsidRPr="00192A27">
        <w:rPr>
          <w:rFonts w:ascii="Times New Roman" w:hAnsi="Times New Roman" w:cs="Times New Roman"/>
          <w:color w:val="000000" w:themeColor="text1"/>
          <w:sz w:val="24"/>
          <w:szCs w:val="24"/>
        </w:rPr>
        <w:t xml:space="preserve"> (role = siswa) dan mengambil id_siswa. Jika ada foto, </w:t>
      </w:r>
      <w:r w:rsidRPr="00192A27">
        <w:rPr>
          <w:rStyle w:val="Emphasis"/>
          <w:rFonts w:ascii="Times New Roman" w:hAnsi="Times New Roman" w:cs="Times New Roman"/>
          <w:color w:val="000000" w:themeColor="text1"/>
          <w:sz w:val="24"/>
          <w:szCs w:val="24"/>
        </w:rPr>
        <w:t>Controller</w:t>
      </w:r>
      <w:r w:rsidRPr="00192A27">
        <w:rPr>
          <w:rFonts w:ascii="Times New Roman" w:hAnsi="Times New Roman" w:cs="Times New Roman"/>
          <w:color w:val="000000" w:themeColor="text1"/>
          <w:sz w:val="24"/>
          <w:szCs w:val="24"/>
        </w:rPr>
        <w:t xml:space="preserve"> memvalidasi ekstensi (jpg, jpeg, png, webp) dan ukuran maksimal 5 MB, membuat nama file unik, lalu menyimpan file ke folder uploads. </w:t>
      </w:r>
      <w:r w:rsidRPr="00192A27">
        <w:rPr>
          <w:rStyle w:val="Emphasis"/>
          <w:rFonts w:ascii="Times New Roman" w:hAnsi="Times New Roman" w:cs="Times New Roman"/>
          <w:color w:val="000000" w:themeColor="text1"/>
          <w:sz w:val="24"/>
          <w:szCs w:val="24"/>
        </w:rPr>
        <w:t>Controller</w:t>
      </w:r>
      <w:r w:rsidRPr="00192A27">
        <w:rPr>
          <w:rFonts w:ascii="Times New Roman" w:hAnsi="Times New Roman" w:cs="Times New Roman"/>
          <w:color w:val="000000" w:themeColor="text1"/>
          <w:sz w:val="24"/>
          <w:szCs w:val="24"/>
        </w:rPr>
        <w:t xml:space="preserve"> kemudian memanggil fungsi tambah() pada </w:t>
      </w:r>
      <w:r w:rsidRPr="00192A27">
        <w:rPr>
          <w:rStyle w:val="Emphasis"/>
          <w:rFonts w:ascii="Times New Roman" w:hAnsi="Times New Roman" w:cs="Times New Roman"/>
          <w:color w:val="000000" w:themeColor="text1"/>
          <w:sz w:val="24"/>
          <w:szCs w:val="24"/>
        </w:rPr>
        <w:t>Model</w:t>
      </w:r>
      <w:r w:rsidRPr="00192A27">
        <w:rPr>
          <w:rFonts w:ascii="Times New Roman" w:hAnsi="Times New Roman" w:cs="Times New Roman"/>
          <w:color w:val="000000" w:themeColor="text1"/>
          <w:sz w:val="24"/>
          <w:szCs w:val="24"/>
        </w:rPr>
        <w:t xml:space="preserve"> Aspirasi, yang mengamankan input dengan mysqli_real_escape_string dan menjalankan INSERT ke tabel aspirasi dengan status “Menunggu” dan tanggal NOW(). Jika berhasil, pengguna diarahkan ke v_laporan_siswa.php dengan pesan tambah. Jika gagal, ditampilkan pesan “Aspirasi gagal disimpan”. Siswa melihat daftar laporan beserta pesan hasil pengaduan.</w:t>
      </w:r>
    </w:p>
    <w:p w14:paraId="1B051729" w14:textId="2D56438E" w:rsidR="00C6614D" w:rsidRPr="00192A27" w:rsidRDefault="00C6614D" w:rsidP="00C6614D">
      <w:pPr>
        <w:pStyle w:val="ListParagraph"/>
        <w:ind w:left="1080"/>
        <w:rPr>
          <w:rFonts w:ascii="Times New Roman" w:hAnsi="Times New Roman" w:cs="Times New Roman"/>
          <w:b/>
          <w:bCs/>
          <w:noProof/>
          <w:color w:val="000000" w:themeColor="text1"/>
          <w:sz w:val="24"/>
          <w:szCs w:val="24"/>
        </w:rPr>
      </w:pPr>
    </w:p>
    <w:p w14:paraId="57C9559B" w14:textId="77777777" w:rsidR="00340D3C" w:rsidRPr="00192A27" w:rsidRDefault="00340D3C" w:rsidP="00C6614D">
      <w:pPr>
        <w:pStyle w:val="ListParagraph"/>
        <w:ind w:left="1080"/>
        <w:jc w:val="center"/>
        <w:rPr>
          <w:rFonts w:ascii="Times New Roman" w:hAnsi="Times New Roman" w:cs="Times New Roman"/>
          <w:b/>
          <w:bCs/>
          <w:noProof/>
          <w:color w:val="000000" w:themeColor="text1"/>
          <w:sz w:val="24"/>
          <w:szCs w:val="24"/>
        </w:rPr>
      </w:pPr>
    </w:p>
    <w:p w14:paraId="536ED0E5" w14:textId="6B41610A" w:rsidR="00340D3C" w:rsidRPr="00192A27" w:rsidRDefault="00340D3C" w:rsidP="002725AC">
      <w:pPr>
        <w:rPr>
          <w:rFonts w:ascii="Times New Roman" w:hAnsi="Times New Roman" w:cs="Times New Roman"/>
          <w:b/>
          <w:bCs/>
          <w:noProof/>
          <w:color w:val="000000" w:themeColor="text1"/>
          <w:sz w:val="24"/>
          <w:szCs w:val="24"/>
        </w:rPr>
      </w:pPr>
    </w:p>
    <w:p w14:paraId="21A9445A" w14:textId="77777777" w:rsidR="002725AC" w:rsidRPr="00192A27" w:rsidRDefault="00340D3C" w:rsidP="008200F9">
      <w:pPr>
        <w:keepNext/>
        <w:jc w:val="center"/>
        <w:rPr>
          <w:rFonts w:ascii="Times New Roman" w:hAnsi="Times New Roman" w:cs="Times New Roman"/>
          <w:color w:val="000000" w:themeColor="text1"/>
          <w:sz w:val="24"/>
          <w:szCs w:val="24"/>
        </w:rPr>
      </w:pPr>
      <w:r w:rsidRPr="00192A27">
        <w:rPr>
          <w:rFonts w:ascii="Times New Roman" w:hAnsi="Times New Roman" w:cs="Times New Roman"/>
          <w:b/>
          <w:bCs/>
          <w:noProof/>
          <w:color w:val="000000" w:themeColor="text1"/>
          <w:sz w:val="24"/>
          <w:szCs w:val="24"/>
        </w:rPr>
        <w:drawing>
          <wp:inline distT="0" distB="0" distL="0" distR="0" wp14:anchorId="58D38BD3" wp14:editId="792582B8">
            <wp:extent cx="5731510" cy="4722495"/>
            <wp:effectExtent l="0" t="0" r="2540" b="190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04 Siswa Melihat Laporan.drawio.png"/>
                    <pic:cNvPicPr/>
                  </pic:nvPicPr>
                  <pic:blipFill>
                    <a:blip r:embed="rId29">
                      <a:extLst>
                        <a:ext uri="{28A0092B-C50C-407E-A947-70E740481C1C}">
                          <a14:useLocalDpi xmlns:a14="http://schemas.microsoft.com/office/drawing/2010/main" val="0"/>
                        </a:ext>
                      </a:extLst>
                    </a:blip>
                    <a:stretch>
                      <a:fillRect/>
                    </a:stretch>
                  </pic:blipFill>
                  <pic:spPr>
                    <a:xfrm>
                      <a:off x="0" y="0"/>
                      <a:ext cx="5731510" cy="4722495"/>
                    </a:xfrm>
                    <a:prstGeom prst="rect">
                      <a:avLst/>
                    </a:prstGeom>
                  </pic:spPr>
                </pic:pic>
              </a:graphicData>
            </a:graphic>
          </wp:inline>
        </w:drawing>
      </w:r>
    </w:p>
    <w:p w14:paraId="6D19DA7A" w14:textId="08B8D99C" w:rsidR="00C6614D" w:rsidRPr="00192A27" w:rsidRDefault="002725AC" w:rsidP="008200F9">
      <w:pPr>
        <w:pStyle w:val="Caption"/>
        <w:jc w:val="center"/>
        <w:rPr>
          <w:rFonts w:ascii="Times New Roman" w:hAnsi="Times New Roman" w:cs="Times New Roman"/>
          <w:color w:val="000000" w:themeColor="text1"/>
          <w:sz w:val="24"/>
          <w:szCs w:val="24"/>
        </w:rPr>
      </w:pPr>
      <w:bookmarkStart w:id="67" w:name="_Toc243681036"/>
      <w:r w:rsidRPr="00192A27">
        <w:rPr>
          <w:rFonts w:ascii="Times New Roman" w:hAnsi="Times New Roman" w:cs="Times New Roman"/>
          <w:color w:val="000000" w:themeColor="text1"/>
          <w:sz w:val="24"/>
          <w:szCs w:val="24"/>
        </w:rPr>
        <w:t xml:space="preserve">Gambar 2. </w:t>
      </w:r>
      <w:r w:rsidRPr="00192A27">
        <w:rPr>
          <w:rFonts w:ascii="Times New Roman" w:hAnsi="Times New Roman" w:cs="Times New Roman"/>
          <w:color w:val="000000" w:themeColor="text1"/>
          <w:sz w:val="24"/>
          <w:szCs w:val="24"/>
        </w:rPr>
        <w:fldChar w:fldCharType="begin"/>
      </w:r>
      <w:r w:rsidRPr="00192A27">
        <w:rPr>
          <w:rFonts w:ascii="Times New Roman" w:hAnsi="Times New Roman" w:cs="Times New Roman"/>
          <w:color w:val="000000" w:themeColor="text1"/>
          <w:sz w:val="24"/>
          <w:szCs w:val="24"/>
        </w:rPr>
        <w:instrText xml:space="preserve"> SEQ Gambar_2. \* ARABIC </w:instrText>
      </w:r>
      <w:r w:rsidRPr="00192A27">
        <w:rPr>
          <w:rFonts w:ascii="Times New Roman" w:hAnsi="Times New Roman" w:cs="Times New Roman"/>
          <w:color w:val="000000" w:themeColor="text1"/>
          <w:sz w:val="24"/>
          <w:szCs w:val="24"/>
        </w:rPr>
        <w:fldChar w:fldCharType="separate"/>
      </w:r>
      <w:r w:rsidR="008200F9">
        <w:rPr>
          <w:rFonts w:ascii="Times New Roman" w:hAnsi="Times New Roman" w:cs="Times New Roman"/>
          <w:noProof/>
          <w:color w:val="000000" w:themeColor="text1"/>
          <w:sz w:val="24"/>
          <w:szCs w:val="24"/>
        </w:rPr>
        <w:t>23</w:t>
      </w:r>
      <w:r w:rsidRPr="00192A27">
        <w:rPr>
          <w:rFonts w:ascii="Times New Roman" w:hAnsi="Times New Roman" w:cs="Times New Roman"/>
          <w:color w:val="000000" w:themeColor="text1"/>
          <w:sz w:val="24"/>
          <w:szCs w:val="24"/>
        </w:rPr>
        <w:fldChar w:fldCharType="end"/>
      </w:r>
      <w:r w:rsidRPr="00192A27">
        <w:rPr>
          <w:rFonts w:ascii="Times New Roman" w:hAnsi="Times New Roman" w:cs="Times New Roman"/>
          <w:color w:val="000000" w:themeColor="text1"/>
          <w:sz w:val="24"/>
          <w:szCs w:val="24"/>
        </w:rPr>
        <w:t xml:space="preserve">Sequence </w:t>
      </w:r>
      <w:r w:rsidRPr="00192A27">
        <w:rPr>
          <w:rFonts w:ascii="Times New Roman" w:hAnsi="Times New Roman" w:cs="Times New Roman"/>
          <w:color w:val="000000" w:themeColor="text1"/>
          <w:sz w:val="24"/>
          <w:szCs w:val="24"/>
          <w:lang w:val="en-US"/>
        </w:rPr>
        <w:t>d</w:t>
      </w:r>
      <w:r w:rsidRPr="00192A27">
        <w:rPr>
          <w:rFonts w:ascii="Times New Roman" w:hAnsi="Times New Roman" w:cs="Times New Roman"/>
          <w:color w:val="000000" w:themeColor="text1"/>
          <w:sz w:val="24"/>
          <w:szCs w:val="24"/>
        </w:rPr>
        <w:t xml:space="preserve">iagram </w:t>
      </w:r>
      <w:r w:rsidRPr="00192A27">
        <w:rPr>
          <w:rFonts w:ascii="Times New Roman" w:hAnsi="Times New Roman" w:cs="Times New Roman"/>
          <w:color w:val="000000" w:themeColor="text1"/>
          <w:sz w:val="24"/>
          <w:szCs w:val="24"/>
          <w:lang w:val="en-US"/>
        </w:rPr>
        <w:t>m</w:t>
      </w:r>
      <w:r w:rsidRPr="00192A27">
        <w:rPr>
          <w:rFonts w:ascii="Times New Roman" w:hAnsi="Times New Roman" w:cs="Times New Roman"/>
          <w:color w:val="000000" w:themeColor="text1"/>
          <w:sz w:val="24"/>
          <w:szCs w:val="24"/>
        </w:rPr>
        <w:t xml:space="preserve">elihat </w:t>
      </w:r>
      <w:r w:rsidRPr="00192A27">
        <w:rPr>
          <w:rFonts w:ascii="Times New Roman" w:hAnsi="Times New Roman" w:cs="Times New Roman"/>
          <w:color w:val="000000" w:themeColor="text1"/>
          <w:sz w:val="24"/>
          <w:szCs w:val="24"/>
          <w:lang w:val="en-US"/>
        </w:rPr>
        <w:t>d</w:t>
      </w:r>
      <w:r w:rsidRPr="00192A27">
        <w:rPr>
          <w:rFonts w:ascii="Times New Roman" w:hAnsi="Times New Roman" w:cs="Times New Roman"/>
          <w:color w:val="000000" w:themeColor="text1"/>
          <w:sz w:val="24"/>
          <w:szCs w:val="24"/>
        </w:rPr>
        <w:t xml:space="preserve">aftar </w:t>
      </w:r>
      <w:r w:rsidRPr="00192A27">
        <w:rPr>
          <w:rFonts w:ascii="Times New Roman" w:hAnsi="Times New Roman" w:cs="Times New Roman"/>
          <w:color w:val="000000" w:themeColor="text1"/>
          <w:sz w:val="24"/>
          <w:szCs w:val="24"/>
          <w:lang w:val="en-US"/>
        </w:rPr>
        <w:t>l</w:t>
      </w:r>
      <w:r w:rsidRPr="00192A27">
        <w:rPr>
          <w:rFonts w:ascii="Times New Roman" w:hAnsi="Times New Roman" w:cs="Times New Roman"/>
          <w:color w:val="000000" w:themeColor="text1"/>
          <w:sz w:val="24"/>
          <w:szCs w:val="24"/>
        </w:rPr>
        <w:t>aporan</w:t>
      </w:r>
      <w:bookmarkEnd w:id="67"/>
    </w:p>
    <w:p w14:paraId="4583CC60" w14:textId="35651D36" w:rsidR="002725AC" w:rsidRPr="00192A27" w:rsidRDefault="002725AC" w:rsidP="002725AC">
      <w:pPr>
        <w:rPr>
          <w:rFonts w:ascii="Times New Roman" w:hAnsi="Times New Roman" w:cs="Times New Roman"/>
          <w:color w:val="000000" w:themeColor="text1"/>
          <w:sz w:val="24"/>
          <w:szCs w:val="24"/>
        </w:rPr>
      </w:pPr>
      <w:r w:rsidRPr="00192A27">
        <w:rPr>
          <w:rFonts w:ascii="Times New Roman" w:hAnsi="Times New Roman" w:cs="Times New Roman"/>
          <w:color w:val="000000" w:themeColor="text1"/>
          <w:sz w:val="24"/>
          <w:szCs w:val="24"/>
        </w:rPr>
        <w:t xml:space="preserve">Siswa membuka menu Laporan Saya. </w:t>
      </w:r>
      <w:r w:rsidRPr="00192A27">
        <w:rPr>
          <w:rStyle w:val="Emphasis"/>
          <w:rFonts w:ascii="Times New Roman" w:hAnsi="Times New Roman" w:cs="Times New Roman"/>
          <w:color w:val="000000" w:themeColor="text1"/>
          <w:sz w:val="24"/>
          <w:szCs w:val="24"/>
        </w:rPr>
        <w:t>View</w:t>
      </w:r>
      <w:r w:rsidRPr="00192A27">
        <w:rPr>
          <w:rFonts w:ascii="Times New Roman" w:hAnsi="Times New Roman" w:cs="Times New Roman"/>
          <w:color w:val="000000" w:themeColor="text1"/>
          <w:sz w:val="24"/>
          <w:szCs w:val="24"/>
        </w:rPr>
        <w:t xml:space="preserve"> (v_laporan_siswa.php) mengecek </w:t>
      </w:r>
      <w:r w:rsidRPr="00192A27">
        <w:rPr>
          <w:rStyle w:val="Emphasis"/>
          <w:rFonts w:ascii="Times New Roman" w:hAnsi="Times New Roman" w:cs="Times New Roman"/>
          <w:color w:val="000000" w:themeColor="text1"/>
          <w:sz w:val="24"/>
          <w:szCs w:val="24"/>
        </w:rPr>
        <w:t>session</w:t>
      </w:r>
      <w:r w:rsidRPr="00192A27">
        <w:rPr>
          <w:rFonts w:ascii="Times New Roman" w:hAnsi="Times New Roman" w:cs="Times New Roman"/>
          <w:color w:val="000000" w:themeColor="text1"/>
          <w:sz w:val="24"/>
          <w:szCs w:val="24"/>
        </w:rPr>
        <w:t xml:space="preserve"> role siswa dan mengambil id_siswa. </w:t>
      </w:r>
      <w:r w:rsidRPr="00192A27">
        <w:rPr>
          <w:rStyle w:val="Emphasis"/>
          <w:rFonts w:ascii="Times New Roman" w:hAnsi="Times New Roman" w:cs="Times New Roman"/>
          <w:color w:val="000000" w:themeColor="text1"/>
          <w:sz w:val="24"/>
          <w:szCs w:val="24"/>
        </w:rPr>
        <w:t>View</w:t>
      </w:r>
      <w:r w:rsidRPr="00192A27">
        <w:rPr>
          <w:rFonts w:ascii="Times New Roman" w:hAnsi="Times New Roman" w:cs="Times New Roman"/>
          <w:color w:val="000000" w:themeColor="text1"/>
          <w:sz w:val="24"/>
          <w:szCs w:val="24"/>
        </w:rPr>
        <w:t xml:space="preserve"> lalu mengirim query SELECT ke database untuk mengambil aspirasi beserta kategori dan status progres terakhir berdasarkan id_siswa, diurutkan dari id_aspirasi terbaru. Jika ada laporan, ditampilkan daftar laporan (judul, kategori, lokasi, tanggal, status). Jika belum ada, ditampilkan pesan belum ada laporan.</w:t>
      </w:r>
    </w:p>
    <w:p w14:paraId="5FB67875" w14:textId="031483DB" w:rsidR="00C6614D" w:rsidRPr="00192A27" w:rsidRDefault="00C6614D" w:rsidP="00C6614D">
      <w:pPr>
        <w:pStyle w:val="ListParagraph"/>
        <w:ind w:left="1080"/>
        <w:rPr>
          <w:rFonts w:ascii="Times New Roman" w:hAnsi="Times New Roman" w:cs="Times New Roman"/>
          <w:b/>
          <w:bCs/>
          <w:noProof/>
          <w:color w:val="000000" w:themeColor="text1"/>
          <w:sz w:val="24"/>
          <w:szCs w:val="24"/>
        </w:rPr>
      </w:pPr>
    </w:p>
    <w:p w14:paraId="6079E660" w14:textId="47905533" w:rsidR="00C6614D" w:rsidRPr="00192A27" w:rsidRDefault="00C6614D" w:rsidP="00340D3C">
      <w:pPr>
        <w:pStyle w:val="ListParagraph"/>
        <w:ind w:left="1080"/>
        <w:jc w:val="center"/>
        <w:rPr>
          <w:rFonts w:ascii="Times New Roman" w:hAnsi="Times New Roman" w:cs="Times New Roman"/>
          <w:b/>
          <w:bCs/>
          <w:noProof/>
          <w:color w:val="000000" w:themeColor="text1"/>
          <w:sz w:val="24"/>
          <w:szCs w:val="24"/>
        </w:rPr>
      </w:pPr>
    </w:p>
    <w:p w14:paraId="59B78649" w14:textId="0AB3FA67" w:rsidR="00C6614D" w:rsidRPr="00192A27" w:rsidRDefault="00C6614D" w:rsidP="00C6614D">
      <w:pPr>
        <w:pStyle w:val="ListParagraph"/>
        <w:ind w:left="1080"/>
        <w:rPr>
          <w:rFonts w:ascii="Times New Roman" w:hAnsi="Times New Roman" w:cs="Times New Roman"/>
          <w:b/>
          <w:bCs/>
          <w:noProof/>
          <w:color w:val="000000" w:themeColor="text1"/>
          <w:sz w:val="24"/>
          <w:szCs w:val="24"/>
        </w:rPr>
      </w:pPr>
    </w:p>
    <w:p w14:paraId="66A6D1BA" w14:textId="0AFA3276" w:rsidR="00C6614D" w:rsidRPr="00192A27" w:rsidRDefault="00C6614D" w:rsidP="00C6614D">
      <w:pPr>
        <w:pStyle w:val="ListParagraph"/>
        <w:ind w:left="1080"/>
        <w:rPr>
          <w:rFonts w:ascii="Times New Roman" w:hAnsi="Times New Roman" w:cs="Times New Roman"/>
          <w:b/>
          <w:bCs/>
          <w:noProof/>
          <w:color w:val="000000" w:themeColor="text1"/>
          <w:sz w:val="24"/>
          <w:szCs w:val="24"/>
        </w:rPr>
      </w:pPr>
    </w:p>
    <w:p w14:paraId="3B6EA226" w14:textId="1E4F5802" w:rsidR="00340D3C" w:rsidRPr="00192A27" w:rsidRDefault="00340D3C" w:rsidP="00C6614D">
      <w:pPr>
        <w:pStyle w:val="ListParagraph"/>
        <w:ind w:left="1080"/>
        <w:rPr>
          <w:rFonts w:ascii="Times New Roman" w:hAnsi="Times New Roman" w:cs="Times New Roman"/>
          <w:b/>
          <w:bCs/>
          <w:noProof/>
          <w:color w:val="000000" w:themeColor="text1"/>
          <w:sz w:val="24"/>
          <w:szCs w:val="24"/>
        </w:rPr>
      </w:pPr>
    </w:p>
    <w:p w14:paraId="64F01426" w14:textId="6941E452" w:rsidR="00340D3C" w:rsidRPr="00192A27" w:rsidRDefault="00340D3C" w:rsidP="00C6614D">
      <w:pPr>
        <w:pStyle w:val="ListParagraph"/>
        <w:ind w:left="1080"/>
        <w:rPr>
          <w:rFonts w:ascii="Times New Roman" w:hAnsi="Times New Roman" w:cs="Times New Roman"/>
          <w:b/>
          <w:bCs/>
          <w:noProof/>
          <w:color w:val="000000" w:themeColor="text1"/>
          <w:sz w:val="24"/>
          <w:szCs w:val="24"/>
        </w:rPr>
      </w:pPr>
    </w:p>
    <w:p w14:paraId="1FE11AEC" w14:textId="19D29040" w:rsidR="00340D3C" w:rsidRPr="00192A27" w:rsidRDefault="00340D3C" w:rsidP="00C6614D">
      <w:pPr>
        <w:pStyle w:val="ListParagraph"/>
        <w:ind w:left="1080"/>
        <w:rPr>
          <w:rFonts w:ascii="Times New Roman" w:hAnsi="Times New Roman" w:cs="Times New Roman"/>
          <w:b/>
          <w:bCs/>
          <w:noProof/>
          <w:color w:val="000000" w:themeColor="text1"/>
          <w:sz w:val="24"/>
          <w:szCs w:val="24"/>
        </w:rPr>
      </w:pPr>
    </w:p>
    <w:p w14:paraId="3DF4A9C9" w14:textId="6E22693F" w:rsidR="00340D3C" w:rsidRPr="00192A27" w:rsidRDefault="00340D3C" w:rsidP="00C6614D">
      <w:pPr>
        <w:pStyle w:val="ListParagraph"/>
        <w:ind w:left="1080"/>
        <w:rPr>
          <w:rFonts w:ascii="Times New Roman" w:hAnsi="Times New Roman" w:cs="Times New Roman"/>
          <w:b/>
          <w:bCs/>
          <w:noProof/>
          <w:color w:val="000000" w:themeColor="text1"/>
          <w:sz w:val="24"/>
          <w:szCs w:val="24"/>
        </w:rPr>
      </w:pPr>
    </w:p>
    <w:p w14:paraId="392C7EF0" w14:textId="7B0E8A23" w:rsidR="00340D3C" w:rsidRPr="00192A27" w:rsidRDefault="00340D3C" w:rsidP="00C6614D">
      <w:pPr>
        <w:pStyle w:val="ListParagraph"/>
        <w:ind w:left="1080"/>
        <w:rPr>
          <w:rFonts w:ascii="Times New Roman" w:hAnsi="Times New Roman" w:cs="Times New Roman"/>
          <w:b/>
          <w:bCs/>
          <w:noProof/>
          <w:color w:val="000000" w:themeColor="text1"/>
          <w:sz w:val="24"/>
          <w:szCs w:val="24"/>
        </w:rPr>
      </w:pPr>
    </w:p>
    <w:p w14:paraId="77D64F75" w14:textId="73B32753" w:rsidR="00340D3C" w:rsidRPr="00192A27" w:rsidRDefault="00340D3C" w:rsidP="00C6614D">
      <w:pPr>
        <w:pStyle w:val="ListParagraph"/>
        <w:ind w:left="1080"/>
        <w:rPr>
          <w:rFonts w:ascii="Times New Roman" w:hAnsi="Times New Roman" w:cs="Times New Roman"/>
          <w:b/>
          <w:bCs/>
          <w:noProof/>
          <w:color w:val="000000" w:themeColor="text1"/>
          <w:sz w:val="24"/>
          <w:szCs w:val="24"/>
        </w:rPr>
      </w:pPr>
    </w:p>
    <w:p w14:paraId="29B3AC8B" w14:textId="6CEF1CD8" w:rsidR="00340D3C" w:rsidRPr="00192A27" w:rsidRDefault="00340D3C" w:rsidP="00340D3C">
      <w:pPr>
        <w:rPr>
          <w:rFonts w:ascii="Times New Roman" w:hAnsi="Times New Roman" w:cs="Times New Roman"/>
          <w:b/>
          <w:bCs/>
          <w:noProof/>
          <w:color w:val="000000" w:themeColor="text1"/>
          <w:sz w:val="24"/>
          <w:szCs w:val="24"/>
        </w:rPr>
      </w:pPr>
    </w:p>
    <w:p w14:paraId="2C328E32" w14:textId="2A85D43B" w:rsidR="00340D3C" w:rsidRPr="00192A27" w:rsidRDefault="00340D3C" w:rsidP="00C6614D">
      <w:pPr>
        <w:pStyle w:val="ListParagraph"/>
        <w:ind w:left="1080"/>
        <w:rPr>
          <w:rFonts w:ascii="Times New Roman" w:hAnsi="Times New Roman" w:cs="Times New Roman"/>
          <w:b/>
          <w:bCs/>
          <w:noProof/>
          <w:color w:val="000000" w:themeColor="text1"/>
          <w:sz w:val="24"/>
          <w:szCs w:val="24"/>
        </w:rPr>
      </w:pPr>
    </w:p>
    <w:p w14:paraId="6B2B9A85" w14:textId="02D3DE46" w:rsidR="00340D3C" w:rsidRPr="00192A27" w:rsidRDefault="00340D3C" w:rsidP="00C6614D">
      <w:pPr>
        <w:pStyle w:val="ListParagraph"/>
        <w:ind w:left="1080"/>
        <w:rPr>
          <w:rFonts w:ascii="Times New Roman" w:hAnsi="Times New Roman" w:cs="Times New Roman"/>
          <w:b/>
          <w:bCs/>
          <w:noProof/>
          <w:color w:val="000000" w:themeColor="text1"/>
          <w:sz w:val="24"/>
          <w:szCs w:val="24"/>
        </w:rPr>
      </w:pPr>
    </w:p>
    <w:p w14:paraId="3A1EDB26" w14:textId="77777777" w:rsidR="002725AC" w:rsidRPr="00192A27" w:rsidRDefault="00340D3C" w:rsidP="008200F9">
      <w:pPr>
        <w:pStyle w:val="ListParagraph"/>
        <w:keepNext/>
        <w:ind w:left="1080"/>
        <w:jc w:val="center"/>
        <w:rPr>
          <w:rFonts w:ascii="Times New Roman" w:hAnsi="Times New Roman" w:cs="Times New Roman"/>
          <w:color w:val="000000" w:themeColor="text1"/>
          <w:sz w:val="24"/>
          <w:szCs w:val="24"/>
        </w:rPr>
      </w:pPr>
      <w:r w:rsidRPr="00192A27">
        <w:rPr>
          <w:rFonts w:ascii="Times New Roman" w:hAnsi="Times New Roman" w:cs="Times New Roman"/>
          <w:b/>
          <w:bCs/>
          <w:noProof/>
          <w:color w:val="000000" w:themeColor="text1"/>
          <w:sz w:val="24"/>
          <w:szCs w:val="24"/>
        </w:rPr>
        <w:drawing>
          <wp:inline distT="0" distB="0" distL="0" distR="0" wp14:anchorId="2648E93C" wp14:editId="6DC50A06">
            <wp:extent cx="5731510" cy="5935345"/>
            <wp:effectExtent l="0" t="0" r="2540" b="825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Siswa Melihat Detail Progres.drawio.png"/>
                    <pic:cNvPicPr/>
                  </pic:nvPicPr>
                  <pic:blipFill>
                    <a:blip r:embed="rId30">
                      <a:extLst>
                        <a:ext uri="{28A0092B-C50C-407E-A947-70E740481C1C}">
                          <a14:useLocalDpi xmlns:a14="http://schemas.microsoft.com/office/drawing/2010/main" val="0"/>
                        </a:ext>
                      </a:extLst>
                    </a:blip>
                    <a:stretch>
                      <a:fillRect/>
                    </a:stretch>
                  </pic:blipFill>
                  <pic:spPr>
                    <a:xfrm>
                      <a:off x="0" y="0"/>
                      <a:ext cx="5731510" cy="5935345"/>
                    </a:xfrm>
                    <a:prstGeom prst="rect">
                      <a:avLst/>
                    </a:prstGeom>
                  </pic:spPr>
                </pic:pic>
              </a:graphicData>
            </a:graphic>
          </wp:inline>
        </w:drawing>
      </w:r>
    </w:p>
    <w:p w14:paraId="1502E3F2" w14:textId="357CCBF6" w:rsidR="00340D3C" w:rsidRPr="00192A27" w:rsidRDefault="002725AC" w:rsidP="008200F9">
      <w:pPr>
        <w:pStyle w:val="Caption"/>
        <w:jc w:val="center"/>
        <w:rPr>
          <w:rFonts w:ascii="Times New Roman" w:hAnsi="Times New Roman" w:cs="Times New Roman"/>
          <w:b/>
          <w:bCs/>
          <w:noProof/>
          <w:color w:val="000000" w:themeColor="text1"/>
          <w:sz w:val="24"/>
          <w:szCs w:val="24"/>
        </w:rPr>
      </w:pPr>
      <w:bookmarkStart w:id="68" w:name="_Toc243681037"/>
      <w:r w:rsidRPr="00192A27">
        <w:rPr>
          <w:rFonts w:ascii="Times New Roman" w:hAnsi="Times New Roman" w:cs="Times New Roman"/>
          <w:color w:val="000000" w:themeColor="text1"/>
          <w:sz w:val="24"/>
          <w:szCs w:val="24"/>
        </w:rPr>
        <w:t xml:space="preserve">Gambar 2. </w:t>
      </w:r>
      <w:r w:rsidRPr="00192A27">
        <w:rPr>
          <w:rFonts w:ascii="Times New Roman" w:hAnsi="Times New Roman" w:cs="Times New Roman"/>
          <w:color w:val="000000" w:themeColor="text1"/>
          <w:sz w:val="24"/>
          <w:szCs w:val="24"/>
        </w:rPr>
        <w:fldChar w:fldCharType="begin"/>
      </w:r>
      <w:r w:rsidRPr="00192A27">
        <w:rPr>
          <w:rFonts w:ascii="Times New Roman" w:hAnsi="Times New Roman" w:cs="Times New Roman"/>
          <w:color w:val="000000" w:themeColor="text1"/>
          <w:sz w:val="24"/>
          <w:szCs w:val="24"/>
        </w:rPr>
        <w:instrText xml:space="preserve"> SEQ Gambar_2. \* ARABIC </w:instrText>
      </w:r>
      <w:r w:rsidRPr="00192A27">
        <w:rPr>
          <w:rFonts w:ascii="Times New Roman" w:hAnsi="Times New Roman" w:cs="Times New Roman"/>
          <w:color w:val="000000" w:themeColor="text1"/>
          <w:sz w:val="24"/>
          <w:szCs w:val="24"/>
        </w:rPr>
        <w:fldChar w:fldCharType="separate"/>
      </w:r>
      <w:r w:rsidR="008200F9">
        <w:rPr>
          <w:rFonts w:ascii="Times New Roman" w:hAnsi="Times New Roman" w:cs="Times New Roman"/>
          <w:noProof/>
          <w:color w:val="000000" w:themeColor="text1"/>
          <w:sz w:val="24"/>
          <w:szCs w:val="24"/>
        </w:rPr>
        <w:t>24</w:t>
      </w:r>
      <w:r w:rsidRPr="00192A27">
        <w:rPr>
          <w:rFonts w:ascii="Times New Roman" w:hAnsi="Times New Roman" w:cs="Times New Roman"/>
          <w:color w:val="000000" w:themeColor="text1"/>
          <w:sz w:val="24"/>
          <w:szCs w:val="24"/>
        </w:rPr>
        <w:fldChar w:fldCharType="end"/>
      </w:r>
      <w:r w:rsidRPr="00192A27">
        <w:rPr>
          <w:rFonts w:ascii="Times New Roman" w:hAnsi="Times New Roman" w:cs="Times New Roman"/>
          <w:color w:val="000000" w:themeColor="text1"/>
          <w:sz w:val="24"/>
          <w:szCs w:val="24"/>
          <w:lang w:val="en-US"/>
        </w:rPr>
        <w:t xml:space="preserve"> Sequence diagram </w:t>
      </w:r>
      <w:proofErr w:type="spellStart"/>
      <w:r w:rsidRPr="00192A27">
        <w:rPr>
          <w:rFonts w:ascii="Times New Roman" w:hAnsi="Times New Roman" w:cs="Times New Roman"/>
          <w:color w:val="000000" w:themeColor="text1"/>
          <w:sz w:val="24"/>
          <w:szCs w:val="24"/>
          <w:lang w:val="en-US"/>
        </w:rPr>
        <w:t>melihat</w:t>
      </w:r>
      <w:proofErr w:type="spellEnd"/>
      <w:r w:rsidRPr="00192A27">
        <w:rPr>
          <w:rFonts w:ascii="Times New Roman" w:hAnsi="Times New Roman" w:cs="Times New Roman"/>
          <w:color w:val="000000" w:themeColor="text1"/>
          <w:sz w:val="24"/>
          <w:szCs w:val="24"/>
          <w:lang w:val="en-US"/>
        </w:rPr>
        <w:t xml:space="preserve"> detail </w:t>
      </w:r>
      <w:proofErr w:type="spellStart"/>
      <w:r w:rsidRPr="00192A27">
        <w:rPr>
          <w:rFonts w:ascii="Times New Roman" w:hAnsi="Times New Roman" w:cs="Times New Roman"/>
          <w:color w:val="000000" w:themeColor="text1"/>
          <w:sz w:val="24"/>
          <w:szCs w:val="24"/>
          <w:lang w:val="en-US"/>
        </w:rPr>
        <w:t>progres</w:t>
      </w:r>
      <w:proofErr w:type="spellEnd"/>
      <w:r w:rsidRPr="00192A27">
        <w:rPr>
          <w:rFonts w:ascii="Times New Roman" w:hAnsi="Times New Roman" w:cs="Times New Roman"/>
          <w:color w:val="000000" w:themeColor="text1"/>
          <w:sz w:val="24"/>
          <w:szCs w:val="24"/>
          <w:lang w:val="en-US"/>
        </w:rPr>
        <w:t xml:space="preserve"> </w:t>
      </w:r>
      <w:proofErr w:type="spellStart"/>
      <w:r w:rsidRPr="00192A27">
        <w:rPr>
          <w:rFonts w:ascii="Times New Roman" w:hAnsi="Times New Roman" w:cs="Times New Roman"/>
          <w:color w:val="000000" w:themeColor="text1"/>
          <w:sz w:val="24"/>
          <w:szCs w:val="24"/>
          <w:lang w:val="en-US"/>
        </w:rPr>
        <w:t>laporan</w:t>
      </w:r>
      <w:bookmarkEnd w:id="68"/>
      <w:proofErr w:type="spellEnd"/>
    </w:p>
    <w:p w14:paraId="203F06F0" w14:textId="1322E00B" w:rsidR="00C6614D" w:rsidRPr="00192A27" w:rsidRDefault="007B25A6" w:rsidP="007B25A6">
      <w:pPr>
        <w:rPr>
          <w:rFonts w:ascii="Times New Roman" w:hAnsi="Times New Roman" w:cs="Times New Roman"/>
          <w:b/>
          <w:bCs/>
          <w:noProof/>
          <w:color w:val="000000" w:themeColor="text1"/>
          <w:sz w:val="24"/>
          <w:szCs w:val="24"/>
        </w:rPr>
      </w:pPr>
      <w:r w:rsidRPr="00192A27">
        <w:rPr>
          <w:rFonts w:ascii="Times New Roman" w:hAnsi="Times New Roman" w:cs="Times New Roman"/>
          <w:color w:val="000000" w:themeColor="text1"/>
          <w:sz w:val="24"/>
          <w:szCs w:val="24"/>
        </w:rPr>
        <w:t xml:space="preserve">Siswa menekan Detail pada salah satu laporan. </w:t>
      </w:r>
      <w:r w:rsidRPr="00192A27">
        <w:rPr>
          <w:rStyle w:val="Emphasis"/>
          <w:rFonts w:ascii="Times New Roman" w:hAnsi="Times New Roman" w:cs="Times New Roman"/>
          <w:color w:val="000000" w:themeColor="text1"/>
          <w:sz w:val="24"/>
          <w:szCs w:val="24"/>
        </w:rPr>
        <w:t>View</w:t>
      </w:r>
      <w:r w:rsidRPr="00192A27">
        <w:rPr>
          <w:rFonts w:ascii="Times New Roman" w:hAnsi="Times New Roman" w:cs="Times New Roman"/>
          <w:color w:val="000000" w:themeColor="text1"/>
          <w:sz w:val="24"/>
          <w:szCs w:val="24"/>
        </w:rPr>
        <w:t xml:space="preserve"> (aspirasi_detail_siswa.php) mengecek </w:t>
      </w:r>
      <w:r w:rsidRPr="00192A27">
        <w:rPr>
          <w:rStyle w:val="Emphasis"/>
          <w:rFonts w:ascii="Times New Roman" w:hAnsi="Times New Roman" w:cs="Times New Roman"/>
          <w:color w:val="000000" w:themeColor="text1"/>
          <w:sz w:val="24"/>
          <w:szCs w:val="24"/>
        </w:rPr>
        <w:t>session</w:t>
      </w:r>
      <w:r w:rsidRPr="00192A27">
        <w:rPr>
          <w:rFonts w:ascii="Times New Roman" w:hAnsi="Times New Roman" w:cs="Times New Roman"/>
          <w:color w:val="000000" w:themeColor="text1"/>
          <w:sz w:val="24"/>
          <w:szCs w:val="24"/>
        </w:rPr>
        <w:t xml:space="preserve"> role siswa dan memastikan parameter id tidak kosong, lalu mengambil data aspirasi beserta kategori berdasarkan id_aspirasi dan id_siswa. Jika data tidak ditemukan, siswa diarahkan kembali ke v_laporan_siswa.php. Jika ditemukan, </w:t>
      </w:r>
      <w:r w:rsidRPr="00192A27">
        <w:rPr>
          <w:rStyle w:val="Emphasis"/>
          <w:rFonts w:ascii="Times New Roman" w:hAnsi="Times New Roman" w:cs="Times New Roman"/>
          <w:color w:val="000000" w:themeColor="text1"/>
          <w:sz w:val="24"/>
          <w:szCs w:val="24"/>
        </w:rPr>
        <w:t>View</w:t>
      </w:r>
      <w:r w:rsidRPr="00192A27">
        <w:rPr>
          <w:rFonts w:ascii="Times New Roman" w:hAnsi="Times New Roman" w:cs="Times New Roman"/>
          <w:color w:val="000000" w:themeColor="text1"/>
          <w:sz w:val="24"/>
          <w:szCs w:val="24"/>
        </w:rPr>
        <w:t xml:space="preserve"> memanggil ambilTerakhir() pada </w:t>
      </w:r>
      <w:r w:rsidRPr="00192A27">
        <w:rPr>
          <w:rStyle w:val="Emphasis"/>
          <w:rFonts w:ascii="Times New Roman" w:hAnsi="Times New Roman" w:cs="Times New Roman"/>
          <w:color w:val="000000" w:themeColor="text1"/>
          <w:sz w:val="24"/>
          <w:szCs w:val="24"/>
        </w:rPr>
        <w:t>Model</w:t>
      </w:r>
      <w:r w:rsidRPr="00192A27">
        <w:rPr>
          <w:rFonts w:ascii="Times New Roman" w:hAnsi="Times New Roman" w:cs="Times New Roman"/>
          <w:color w:val="000000" w:themeColor="text1"/>
          <w:sz w:val="24"/>
          <w:szCs w:val="24"/>
        </w:rPr>
        <w:t xml:space="preserve"> Progres untuk mengambil progres terakhir (null jika belum ada), melakukan normalisasi status dengan default “Menunggu”, lalu memanggil ambilRiwayat() untuk mengambil riwayat progres yang digabung dengan data admin. Akhirnya ditampilkan detail laporan, </w:t>
      </w:r>
      <w:r w:rsidRPr="00192A27">
        <w:rPr>
          <w:rStyle w:val="Emphasis"/>
          <w:rFonts w:ascii="Times New Roman" w:hAnsi="Times New Roman" w:cs="Times New Roman"/>
          <w:color w:val="000000" w:themeColor="text1"/>
          <w:sz w:val="24"/>
          <w:szCs w:val="24"/>
        </w:rPr>
        <w:t>stepper</w:t>
      </w:r>
      <w:r w:rsidRPr="00192A27">
        <w:rPr>
          <w:rFonts w:ascii="Times New Roman" w:hAnsi="Times New Roman" w:cs="Times New Roman"/>
          <w:color w:val="000000" w:themeColor="text1"/>
          <w:sz w:val="24"/>
          <w:szCs w:val="24"/>
        </w:rPr>
        <w:t xml:space="preserve"> status, keterangan, foto, dan riwayat progres.</w:t>
      </w:r>
    </w:p>
    <w:p w14:paraId="448CE05F" w14:textId="77777777" w:rsidR="00C6614D" w:rsidRPr="00192A27" w:rsidRDefault="00C6614D" w:rsidP="00C6614D">
      <w:pPr>
        <w:pStyle w:val="ListParagraph"/>
        <w:ind w:left="1080"/>
        <w:rPr>
          <w:rFonts w:ascii="Times New Roman" w:hAnsi="Times New Roman" w:cs="Times New Roman"/>
          <w:b/>
          <w:bCs/>
          <w:noProof/>
          <w:color w:val="000000" w:themeColor="text1"/>
          <w:sz w:val="24"/>
          <w:szCs w:val="24"/>
        </w:rPr>
      </w:pPr>
    </w:p>
    <w:p w14:paraId="492214F7" w14:textId="77777777" w:rsidR="007B25A6" w:rsidRPr="00192A27" w:rsidRDefault="00340D3C" w:rsidP="008200F9">
      <w:pPr>
        <w:keepNext/>
        <w:jc w:val="center"/>
        <w:rPr>
          <w:rFonts w:ascii="Times New Roman" w:hAnsi="Times New Roman" w:cs="Times New Roman"/>
          <w:color w:val="000000" w:themeColor="text1"/>
          <w:sz w:val="24"/>
          <w:szCs w:val="24"/>
        </w:rPr>
      </w:pPr>
      <w:r w:rsidRPr="00192A27">
        <w:rPr>
          <w:rFonts w:ascii="Times New Roman" w:hAnsi="Times New Roman" w:cs="Times New Roman"/>
          <w:b/>
          <w:bCs/>
          <w:noProof/>
          <w:color w:val="000000" w:themeColor="text1"/>
          <w:sz w:val="24"/>
          <w:szCs w:val="24"/>
        </w:rPr>
        <w:drawing>
          <wp:inline distT="0" distB="0" distL="0" distR="0" wp14:anchorId="5FF187AB" wp14:editId="1F837F9D">
            <wp:extent cx="5731510" cy="4722495"/>
            <wp:effectExtent l="0" t="0" r="2540" b="190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05 Siswa Melihat Histori Laporan.drawio.png"/>
                    <pic:cNvPicPr/>
                  </pic:nvPicPr>
                  <pic:blipFill>
                    <a:blip r:embed="rId31">
                      <a:extLst>
                        <a:ext uri="{28A0092B-C50C-407E-A947-70E740481C1C}">
                          <a14:useLocalDpi xmlns:a14="http://schemas.microsoft.com/office/drawing/2010/main" val="0"/>
                        </a:ext>
                      </a:extLst>
                    </a:blip>
                    <a:stretch>
                      <a:fillRect/>
                    </a:stretch>
                  </pic:blipFill>
                  <pic:spPr>
                    <a:xfrm>
                      <a:off x="0" y="0"/>
                      <a:ext cx="5731510" cy="4722495"/>
                    </a:xfrm>
                    <a:prstGeom prst="rect">
                      <a:avLst/>
                    </a:prstGeom>
                  </pic:spPr>
                </pic:pic>
              </a:graphicData>
            </a:graphic>
          </wp:inline>
        </w:drawing>
      </w:r>
    </w:p>
    <w:p w14:paraId="226A6616" w14:textId="696B72AC" w:rsidR="00340D3C" w:rsidRPr="00192A27" w:rsidRDefault="007B25A6" w:rsidP="008200F9">
      <w:pPr>
        <w:pStyle w:val="Caption"/>
        <w:jc w:val="center"/>
        <w:rPr>
          <w:rFonts w:ascii="Times New Roman" w:hAnsi="Times New Roman" w:cs="Times New Roman"/>
          <w:b/>
          <w:bCs/>
          <w:noProof/>
          <w:color w:val="000000" w:themeColor="text1"/>
          <w:sz w:val="24"/>
          <w:szCs w:val="24"/>
        </w:rPr>
      </w:pPr>
      <w:bookmarkStart w:id="69" w:name="_Toc243681038"/>
      <w:r w:rsidRPr="00192A27">
        <w:rPr>
          <w:rFonts w:ascii="Times New Roman" w:hAnsi="Times New Roman" w:cs="Times New Roman"/>
          <w:color w:val="000000" w:themeColor="text1"/>
          <w:sz w:val="24"/>
          <w:szCs w:val="24"/>
        </w:rPr>
        <w:t xml:space="preserve">Gambar 2. </w:t>
      </w:r>
      <w:r w:rsidRPr="00192A27">
        <w:rPr>
          <w:rFonts w:ascii="Times New Roman" w:hAnsi="Times New Roman" w:cs="Times New Roman"/>
          <w:color w:val="000000" w:themeColor="text1"/>
          <w:sz w:val="24"/>
          <w:szCs w:val="24"/>
        </w:rPr>
        <w:fldChar w:fldCharType="begin"/>
      </w:r>
      <w:r w:rsidRPr="00192A27">
        <w:rPr>
          <w:rFonts w:ascii="Times New Roman" w:hAnsi="Times New Roman" w:cs="Times New Roman"/>
          <w:color w:val="000000" w:themeColor="text1"/>
          <w:sz w:val="24"/>
          <w:szCs w:val="24"/>
        </w:rPr>
        <w:instrText xml:space="preserve"> SEQ Gambar_2. \* ARABIC </w:instrText>
      </w:r>
      <w:r w:rsidRPr="00192A27">
        <w:rPr>
          <w:rFonts w:ascii="Times New Roman" w:hAnsi="Times New Roman" w:cs="Times New Roman"/>
          <w:color w:val="000000" w:themeColor="text1"/>
          <w:sz w:val="24"/>
          <w:szCs w:val="24"/>
        </w:rPr>
        <w:fldChar w:fldCharType="separate"/>
      </w:r>
      <w:r w:rsidR="008200F9">
        <w:rPr>
          <w:rFonts w:ascii="Times New Roman" w:hAnsi="Times New Roman" w:cs="Times New Roman"/>
          <w:noProof/>
          <w:color w:val="000000" w:themeColor="text1"/>
          <w:sz w:val="24"/>
          <w:szCs w:val="24"/>
        </w:rPr>
        <w:t>25</w:t>
      </w:r>
      <w:r w:rsidRPr="00192A27">
        <w:rPr>
          <w:rFonts w:ascii="Times New Roman" w:hAnsi="Times New Roman" w:cs="Times New Roman"/>
          <w:color w:val="000000" w:themeColor="text1"/>
          <w:sz w:val="24"/>
          <w:szCs w:val="24"/>
        </w:rPr>
        <w:fldChar w:fldCharType="end"/>
      </w:r>
      <w:r w:rsidRPr="00192A27">
        <w:rPr>
          <w:rFonts w:ascii="Times New Roman" w:hAnsi="Times New Roman" w:cs="Times New Roman"/>
          <w:color w:val="000000" w:themeColor="text1"/>
          <w:sz w:val="24"/>
          <w:szCs w:val="24"/>
          <w:lang w:val="en-US"/>
        </w:rPr>
        <w:t xml:space="preserve"> Sequence diagram </w:t>
      </w:r>
      <w:proofErr w:type="spellStart"/>
      <w:r w:rsidRPr="00192A27">
        <w:rPr>
          <w:rFonts w:ascii="Times New Roman" w:hAnsi="Times New Roman" w:cs="Times New Roman"/>
          <w:color w:val="000000" w:themeColor="text1"/>
          <w:sz w:val="24"/>
          <w:szCs w:val="24"/>
          <w:lang w:val="en-US"/>
        </w:rPr>
        <w:t>melihat</w:t>
      </w:r>
      <w:proofErr w:type="spellEnd"/>
      <w:r w:rsidRPr="00192A27">
        <w:rPr>
          <w:rFonts w:ascii="Times New Roman" w:hAnsi="Times New Roman" w:cs="Times New Roman"/>
          <w:color w:val="000000" w:themeColor="text1"/>
          <w:sz w:val="24"/>
          <w:szCs w:val="24"/>
          <w:lang w:val="en-US"/>
        </w:rPr>
        <w:t xml:space="preserve"> </w:t>
      </w:r>
      <w:proofErr w:type="spellStart"/>
      <w:r w:rsidRPr="00192A27">
        <w:rPr>
          <w:rFonts w:ascii="Times New Roman" w:hAnsi="Times New Roman" w:cs="Times New Roman"/>
          <w:color w:val="000000" w:themeColor="text1"/>
          <w:sz w:val="24"/>
          <w:szCs w:val="24"/>
          <w:lang w:val="en-US"/>
        </w:rPr>
        <w:t>histori</w:t>
      </w:r>
      <w:proofErr w:type="spellEnd"/>
      <w:r w:rsidRPr="00192A27">
        <w:rPr>
          <w:rFonts w:ascii="Times New Roman" w:hAnsi="Times New Roman" w:cs="Times New Roman"/>
          <w:color w:val="000000" w:themeColor="text1"/>
          <w:sz w:val="24"/>
          <w:szCs w:val="24"/>
          <w:lang w:val="en-US"/>
        </w:rPr>
        <w:t xml:space="preserve"> </w:t>
      </w:r>
      <w:proofErr w:type="spellStart"/>
      <w:r w:rsidRPr="00192A27">
        <w:rPr>
          <w:rFonts w:ascii="Times New Roman" w:hAnsi="Times New Roman" w:cs="Times New Roman"/>
          <w:color w:val="000000" w:themeColor="text1"/>
          <w:sz w:val="24"/>
          <w:szCs w:val="24"/>
          <w:lang w:val="en-US"/>
        </w:rPr>
        <w:t>laporan</w:t>
      </w:r>
      <w:bookmarkEnd w:id="69"/>
      <w:proofErr w:type="spellEnd"/>
    </w:p>
    <w:p w14:paraId="007D59C8" w14:textId="7E90F7DB" w:rsidR="00340D3C" w:rsidRPr="00192A27" w:rsidRDefault="007B25A6" w:rsidP="007B25A6">
      <w:pPr>
        <w:rPr>
          <w:rFonts w:ascii="Times New Roman" w:hAnsi="Times New Roman" w:cs="Times New Roman"/>
          <w:b/>
          <w:bCs/>
          <w:noProof/>
          <w:color w:val="000000" w:themeColor="text1"/>
          <w:sz w:val="24"/>
          <w:szCs w:val="24"/>
        </w:rPr>
      </w:pPr>
      <w:r w:rsidRPr="00192A27">
        <w:rPr>
          <w:rFonts w:ascii="Times New Roman" w:hAnsi="Times New Roman" w:cs="Times New Roman"/>
          <w:color w:val="000000" w:themeColor="text1"/>
          <w:sz w:val="24"/>
          <w:szCs w:val="24"/>
        </w:rPr>
        <w:t xml:space="preserve">Siswa membuka menu Histori Laporan. </w:t>
      </w:r>
      <w:r w:rsidRPr="00192A27">
        <w:rPr>
          <w:rStyle w:val="Emphasis"/>
          <w:rFonts w:ascii="Times New Roman" w:hAnsi="Times New Roman" w:cs="Times New Roman"/>
          <w:color w:val="000000" w:themeColor="text1"/>
          <w:sz w:val="24"/>
          <w:szCs w:val="24"/>
        </w:rPr>
        <w:t>View</w:t>
      </w:r>
      <w:r w:rsidRPr="00192A27">
        <w:rPr>
          <w:rFonts w:ascii="Times New Roman" w:hAnsi="Times New Roman" w:cs="Times New Roman"/>
          <w:color w:val="000000" w:themeColor="text1"/>
          <w:sz w:val="24"/>
          <w:szCs w:val="24"/>
        </w:rPr>
        <w:t xml:space="preserve"> (v_histori_siswa.php) mengecek </w:t>
      </w:r>
      <w:r w:rsidRPr="00192A27">
        <w:rPr>
          <w:rStyle w:val="Emphasis"/>
          <w:rFonts w:ascii="Times New Roman" w:hAnsi="Times New Roman" w:cs="Times New Roman"/>
          <w:color w:val="000000" w:themeColor="text1"/>
          <w:sz w:val="24"/>
          <w:szCs w:val="24"/>
        </w:rPr>
        <w:t>session</w:t>
      </w:r>
      <w:r w:rsidRPr="00192A27">
        <w:rPr>
          <w:rFonts w:ascii="Times New Roman" w:hAnsi="Times New Roman" w:cs="Times New Roman"/>
          <w:color w:val="000000" w:themeColor="text1"/>
          <w:sz w:val="24"/>
          <w:szCs w:val="24"/>
        </w:rPr>
        <w:t xml:space="preserve"> role siswa dan mengambil id_siswa, lalu menjalankan query untuk mengambil aspirasi, kategori, dan status progres terakhir berdasarkan id_siswa, diurutkan dari yang terbaru. Jika ada data, ditampilkan tabel histori laporan beserta status terakhir. Jika tidak, ditampilkan pesan histori kosong.</w:t>
      </w:r>
    </w:p>
    <w:p w14:paraId="236E04B3" w14:textId="77777777" w:rsidR="00340D3C" w:rsidRPr="00192A27" w:rsidRDefault="00340D3C" w:rsidP="00C6614D">
      <w:pPr>
        <w:pStyle w:val="ListParagraph"/>
        <w:ind w:left="1080"/>
        <w:rPr>
          <w:rFonts w:ascii="Times New Roman" w:hAnsi="Times New Roman" w:cs="Times New Roman"/>
          <w:b/>
          <w:bCs/>
          <w:noProof/>
          <w:color w:val="000000" w:themeColor="text1"/>
          <w:sz w:val="24"/>
          <w:szCs w:val="24"/>
        </w:rPr>
      </w:pPr>
    </w:p>
    <w:p w14:paraId="5EBD4120" w14:textId="77777777" w:rsidR="00340D3C" w:rsidRPr="00192A27" w:rsidRDefault="00340D3C" w:rsidP="00C6614D">
      <w:pPr>
        <w:pStyle w:val="ListParagraph"/>
        <w:ind w:left="1080"/>
        <w:rPr>
          <w:rFonts w:ascii="Times New Roman" w:hAnsi="Times New Roman" w:cs="Times New Roman"/>
          <w:b/>
          <w:bCs/>
          <w:noProof/>
          <w:color w:val="000000" w:themeColor="text1"/>
          <w:sz w:val="24"/>
          <w:szCs w:val="24"/>
        </w:rPr>
      </w:pPr>
    </w:p>
    <w:p w14:paraId="7B8105A2" w14:textId="41D5CC12" w:rsidR="00C6614D" w:rsidRPr="00192A27" w:rsidRDefault="00C6614D" w:rsidP="00C6614D">
      <w:pPr>
        <w:pStyle w:val="ListParagraph"/>
        <w:ind w:left="1080"/>
        <w:rPr>
          <w:rFonts w:ascii="Times New Roman" w:hAnsi="Times New Roman" w:cs="Times New Roman"/>
          <w:b/>
          <w:bCs/>
          <w:noProof/>
          <w:color w:val="000000" w:themeColor="text1"/>
          <w:sz w:val="24"/>
          <w:szCs w:val="24"/>
        </w:rPr>
      </w:pPr>
    </w:p>
    <w:p w14:paraId="4202A109" w14:textId="12C37D49" w:rsidR="00340D3C" w:rsidRPr="00192A27" w:rsidRDefault="00340D3C" w:rsidP="00C6614D">
      <w:pPr>
        <w:pStyle w:val="ListParagraph"/>
        <w:ind w:left="1080"/>
        <w:rPr>
          <w:rFonts w:ascii="Times New Roman" w:hAnsi="Times New Roman" w:cs="Times New Roman"/>
          <w:b/>
          <w:bCs/>
          <w:noProof/>
          <w:color w:val="000000" w:themeColor="text1"/>
          <w:sz w:val="24"/>
          <w:szCs w:val="24"/>
        </w:rPr>
      </w:pPr>
    </w:p>
    <w:p w14:paraId="70AA056D" w14:textId="459F115F" w:rsidR="00340D3C" w:rsidRPr="00192A27" w:rsidRDefault="00340D3C" w:rsidP="00C6614D">
      <w:pPr>
        <w:pStyle w:val="ListParagraph"/>
        <w:ind w:left="1080"/>
        <w:rPr>
          <w:rFonts w:ascii="Times New Roman" w:hAnsi="Times New Roman" w:cs="Times New Roman"/>
          <w:b/>
          <w:bCs/>
          <w:noProof/>
          <w:color w:val="000000" w:themeColor="text1"/>
          <w:sz w:val="24"/>
          <w:szCs w:val="24"/>
        </w:rPr>
      </w:pPr>
    </w:p>
    <w:p w14:paraId="026A3D36" w14:textId="40BAEFF9" w:rsidR="00340D3C" w:rsidRPr="00192A27" w:rsidRDefault="00340D3C" w:rsidP="00C6614D">
      <w:pPr>
        <w:pStyle w:val="ListParagraph"/>
        <w:ind w:left="1080"/>
        <w:rPr>
          <w:rFonts w:ascii="Times New Roman" w:hAnsi="Times New Roman" w:cs="Times New Roman"/>
          <w:b/>
          <w:bCs/>
          <w:noProof/>
          <w:color w:val="000000" w:themeColor="text1"/>
          <w:sz w:val="24"/>
          <w:szCs w:val="24"/>
        </w:rPr>
      </w:pPr>
    </w:p>
    <w:p w14:paraId="5E94F581" w14:textId="139B42BD" w:rsidR="00340D3C" w:rsidRPr="00192A27" w:rsidRDefault="00340D3C" w:rsidP="00C6614D">
      <w:pPr>
        <w:pStyle w:val="ListParagraph"/>
        <w:ind w:left="1080"/>
        <w:rPr>
          <w:rFonts w:ascii="Times New Roman" w:hAnsi="Times New Roman" w:cs="Times New Roman"/>
          <w:b/>
          <w:bCs/>
          <w:noProof/>
          <w:color w:val="000000" w:themeColor="text1"/>
          <w:sz w:val="24"/>
          <w:szCs w:val="24"/>
        </w:rPr>
      </w:pPr>
    </w:p>
    <w:p w14:paraId="465BFD37" w14:textId="520DF56E" w:rsidR="00340D3C" w:rsidRPr="00192A27" w:rsidRDefault="00340D3C" w:rsidP="00C6614D">
      <w:pPr>
        <w:pStyle w:val="ListParagraph"/>
        <w:ind w:left="1080"/>
        <w:rPr>
          <w:rFonts w:ascii="Times New Roman" w:hAnsi="Times New Roman" w:cs="Times New Roman"/>
          <w:b/>
          <w:bCs/>
          <w:noProof/>
          <w:color w:val="000000" w:themeColor="text1"/>
          <w:sz w:val="24"/>
          <w:szCs w:val="24"/>
        </w:rPr>
      </w:pPr>
    </w:p>
    <w:p w14:paraId="7C8D5D9D" w14:textId="564D5C60" w:rsidR="00340D3C" w:rsidRPr="00192A27" w:rsidRDefault="00340D3C" w:rsidP="00C6614D">
      <w:pPr>
        <w:pStyle w:val="ListParagraph"/>
        <w:ind w:left="1080"/>
        <w:rPr>
          <w:rFonts w:ascii="Times New Roman" w:hAnsi="Times New Roman" w:cs="Times New Roman"/>
          <w:b/>
          <w:bCs/>
          <w:noProof/>
          <w:color w:val="000000" w:themeColor="text1"/>
          <w:sz w:val="24"/>
          <w:szCs w:val="24"/>
        </w:rPr>
      </w:pPr>
    </w:p>
    <w:p w14:paraId="70DDB0F4" w14:textId="03DA77EE" w:rsidR="00340D3C" w:rsidRPr="00192A27" w:rsidRDefault="00340D3C" w:rsidP="00C6614D">
      <w:pPr>
        <w:pStyle w:val="ListParagraph"/>
        <w:ind w:left="1080"/>
        <w:rPr>
          <w:rFonts w:ascii="Times New Roman" w:hAnsi="Times New Roman" w:cs="Times New Roman"/>
          <w:b/>
          <w:bCs/>
          <w:noProof/>
          <w:color w:val="000000" w:themeColor="text1"/>
          <w:sz w:val="24"/>
          <w:szCs w:val="24"/>
        </w:rPr>
      </w:pPr>
    </w:p>
    <w:p w14:paraId="6F379F87" w14:textId="43EFF57B" w:rsidR="00340D3C" w:rsidRPr="00192A27" w:rsidRDefault="00340D3C" w:rsidP="00C6614D">
      <w:pPr>
        <w:pStyle w:val="ListParagraph"/>
        <w:ind w:left="1080"/>
        <w:rPr>
          <w:rFonts w:ascii="Times New Roman" w:hAnsi="Times New Roman" w:cs="Times New Roman"/>
          <w:b/>
          <w:bCs/>
          <w:noProof/>
          <w:color w:val="000000" w:themeColor="text1"/>
          <w:sz w:val="24"/>
          <w:szCs w:val="24"/>
        </w:rPr>
      </w:pPr>
    </w:p>
    <w:p w14:paraId="5A97D1C0" w14:textId="0D568F71" w:rsidR="00340D3C" w:rsidRPr="00192A27" w:rsidRDefault="00340D3C" w:rsidP="007B25A6">
      <w:pPr>
        <w:rPr>
          <w:rFonts w:ascii="Times New Roman" w:hAnsi="Times New Roman" w:cs="Times New Roman"/>
          <w:b/>
          <w:bCs/>
          <w:noProof/>
          <w:color w:val="000000" w:themeColor="text1"/>
          <w:sz w:val="24"/>
          <w:szCs w:val="24"/>
        </w:rPr>
      </w:pPr>
    </w:p>
    <w:p w14:paraId="4CC9899D" w14:textId="6AB12246" w:rsidR="00340D3C" w:rsidRPr="00192A27" w:rsidRDefault="00340D3C" w:rsidP="00C6614D">
      <w:pPr>
        <w:pStyle w:val="ListParagraph"/>
        <w:ind w:left="1080"/>
        <w:rPr>
          <w:rFonts w:ascii="Times New Roman" w:hAnsi="Times New Roman" w:cs="Times New Roman"/>
          <w:b/>
          <w:bCs/>
          <w:noProof/>
          <w:color w:val="000000" w:themeColor="text1"/>
          <w:sz w:val="24"/>
          <w:szCs w:val="24"/>
        </w:rPr>
      </w:pPr>
    </w:p>
    <w:p w14:paraId="287CDA42" w14:textId="58CDCEFF" w:rsidR="00340D3C" w:rsidRPr="00192A27" w:rsidRDefault="00340D3C" w:rsidP="00C6614D">
      <w:pPr>
        <w:pStyle w:val="ListParagraph"/>
        <w:ind w:left="1080"/>
        <w:rPr>
          <w:rFonts w:ascii="Times New Roman" w:hAnsi="Times New Roman" w:cs="Times New Roman"/>
          <w:b/>
          <w:bCs/>
          <w:noProof/>
          <w:color w:val="000000" w:themeColor="text1"/>
          <w:sz w:val="24"/>
          <w:szCs w:val="24"/>
        </w:rPr>
      </w:pPr>
    </w:p>
    <w:p w14:paraId="27D17AED" w14:textId="77777777" w:rsidR="007B25A6" w:rsidRPr="00192A27" w:rsidRDefault="00340D3C" w:rsidP="008200F9">
      <w:pPr>
        <w:pStyle w:val="ListParagraph"/>
        <w:keepNext/>
        <w:ind w:left="1080"/>
        <w:jc w:val="center"/>
        <w:rPr>
          <w:rFonts w:ascii="Times New Roman" w:hAnsi="Times New Roman" w:cs="Times New Roman"/>
          <w:color w:val="000000" w:themeColor="text1"/>
          <w:sz w:val="24"/>
          <w:szCs w:val="24"/>
        </w:rPr>
      </w:pPr>
      <w:r w:rsidRPr="00192A27">
        <w:rPr>
          <w:rFonts w:ascii="Times New Roman" w:hAnsi="Times New Roman" w:cs="Times New Roman"/>
          <w:b/>
          <w:bCs/>
          <w:noProof/>
          <w:color w:val="000000" w:themeColor="text1"/>
          <w:sz w:val="24"/>
          <w:szCs w:val="24"/>
        </w:rPr>
        <w:drawing>
          <wp:inline distT="0" distB="0" distL="0" distR="0" wp14:anchorId="1F61B3DC" wp14:editId="16E08929">
            <wp:extent cx="5731510" cy="6130290"/>
            <wp:effectExtent l="0" t="0" r="2540" b="381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07 Admin Melihat Daftar Aspirasi.drawio.png"/>
                    <pic:cNvPicPr/>
                  </pic:nvPicPr>
                  <pic:blipFill>
                    <a:blip r:embed="rId32">
                      <a:extLst>
                        <a:ext uri="{28A0092B-C50C-407E-A947-70E740481C1C}">
                          <a14:useLocalDpi xmlns:a14="http://schemas.microsoft.com/office/drawing/2010/main" val="0"/>
                        </a:ext>
                      </a:extLst>
                    </a:blip>
                    <a:stretch>
                      <a:fillRect/>
                    </a:stretch>
                  </pic:blipFill>
                  <pic:spPr>
                    <a:xfrm>
                      <a:off x="0" y="0"/>
                      <a:ext cx="5731510" cy="6130290"/>
                    </a:xfrm>
                    <a:prstGeom prst="rect">
                      <a:avLst/>
                    </a:prstGeom>
                  </pic:spPr>
                </pic:pic>
              </a:graphicData>
            </a:graphic>
          </wp:inline>
        </w:drawing>
      </w:r>
    </w:p>
    <w:p w14:paraId="6A8AEF3D" w14:textId="38C55846" w:rsidR="00340D3C" w:rsidRPr="00192A27" w:rsidRDefault="007B25A6" w:rsidP="008200F9">
      <w:pPr>
        <w:pStyle w:val="Caption"/>
        <w:jc w:val="center"/>
        <w:rPr>
          <w:rFonts w:ascii="Times New Roman" w:hAnsi="Times New Roman" w:cs="Times New Roman"/>
          <w:color w:val="000000" w:themeColor="text1"/>
          <w:sz w:val="24"/>
          <w:szCs w:val="24"/>
          <w:lang w:val="en-US"/>
        </w:rPr>
      </w:pPr>
      <w:bookmarkStart w:id="70" w:name="_Toc243681039"/>
      <w:r w:rsidRPr="00192A27">
        <w:rPr>
          <w:rFonts w:ascii="Times New Roman" w:hAnsi="Times New Roman" w:cs="Times New Roman"/>
          <w:color w:val="000000" w:themeColor="text1"/>
          <w:sz w:val="24"/>
          <w:szCs w:val="24"/>
        </w:rPr>
        <w:t xml:space="preserve">Gambar 2. </w:t>
      </w:r>
      <w:r w:rsidRPr="00192A27">
        <w:rPr>
          <w:rFonts w:ascii="Times New Roman" w:hAnsi="Times New Roman" w:cs="Times New Roman"/>
          <w:color w:val="000000" w:themeColor="text1"/>
          <w:sz w:val="24"/>
          <w:szCs w:val="24"/>
        </w:rPr>
        <w:fldChar w:fldCharType="begin"/>
      </w:r>
      <w:r w:rsidRPr="00192A27">
        <w:rPr>
          <w:rFonts w:ascii="Times New Roman" w:hAnsi="Times New Roman" w:cs="Times New Roman"/>
          <w:color w:val="000000" w:themeColor="text1"/>
          <w:sz w:val="24"/>
          <w:szCs w:val="24"/>
        </w:rPr>
        <w:instrText xml:space="preserve"> SEQ Gambar_2. \* ARABIC </w:instrText>
      </w:r>
      <w:r w:rsidRPr="00192A27">
        <w:rPr>
          <w:rFonts w:ascii="Times New Roman" w:hAnsi="Times New Roman" w:cs="Times New Roman"/>
          <w:color w:val="000000" w:themeColor="text1"/>
          <w:sz w:val="24"/>
          <w:szCs w:val="24"/>
        </w:rPr>
        <w:fldChar w:fldCharType="separate"/>
      </w:r>
      <w:r w:rsidR="008200F9">
        <w:rPr>
          <w:rFonts w:ascii="Times New Roman" w:hAnsi="Times New Roman" w:cs="Times New Roman"/>
          <w:noProof/>
          <w:color w:val="000000" w:themeColor="text1"/>
          <w:sz w:val="24"/>
          <w:szCs w:val="24"/>
        </w:rPr>
        <w:t>26</w:t>
      </w:r>
      <w:r w:rsidRPr="00192A27">
        <w:rPr>
          <w:rFonts w:ascii="Times New Roman" w:hAnsi="Times New Roman" w:cs="Times New Roman"/>
          <w:color w:val="000000" w:themeColor="text1"/>
          <w:sz w:val="24"/>
          <w:szCs w:val="24"/>
        </w:rPr>
        <w:fldChar w:fldCharType="end"/>
      </w:r>
      <w:r w:rsidRPr="00192A27">
        <w:rPr>
          <w:rFonts w:ascii="Times New Roman" w:hAnsi="Times New Roman" w:cs="Times New Roman"/>
          <w:color w:val="000000" w:themeColor="text1"/>
          <w:sz w:val="24"/>
          <w:szCs w:val="24"/>
          <w:lang w:val="en-US"/>
        </w:rPr>
        <w:t xml:space="preserve"> Sequence diagram </w:t>
      </w:r>
      <w:proofErr w:type="spellStart"/>
      <w:r w:rsidRPr="00192A27">
        <w:rPr>
          <w:rFonts w:ascii="Times New Roman" w:hAnsi="Times New Roman" w:cs="Times New Roman"/>
          <w:color w:val="000000" w:themeColor="text1"/>
          <w:sz w:val="24"/>
          <w:szCs w:val="24"/>
          <w:lang w:val="en-US"/>
        </w:rPr>
        <w:t>melihat</w:t>
      </w:r>
      <w:proofErr w:type="spellEnd"/>
      <w:r w:rsidRPr="00192A27">
        <w:rPr>
          <w:rFonts w:ascii="Times New Roman" w:hAnsi="Times New Roman" w:cs="Times New Roman"/>
          <w:color w:val="000000" w:themeColor="text1"/>
          <w:sz w:val="24"/>
          <w:szCs w:val="24"/>
          <w:lang w:val="en-US"/>
        </w:rPr>
        <w:t xml:space="preserve"> daftar </w:t>
      </w:r>
      <w:proofErr w:type="spellStart"/>
      <w:r w:rsidRPr="00192A27">
        <w:rPr>
          <w:rFonts w:ascii="Times New Roman" w:hAnsi="Times New Roman" w:cs="Times New Roman"/>
          <w:color w:val="000000" w:themeColor="text1"/>
          <w:sz w:val="24"/>
          <w:szCs w:val="24"/>
          <w:lang w:val="en-US"/>
        </w:rPr>
        <w:t>aspirasi</w:t>
      </w:r>
      <w:bookmarkEnd w:id="70"/>
      <w:proofErr w:type="spellEnd"/>
    </w:p>
    <w:p w14:paraId="2C1AD234" w14:textId="09D4FC97" w:rsidR="007B25A6" w:rsidRPr="00192A27" w:rsidRDefault="007B25A6" w:rsidP="007B25A6">
      <w:pPr>
        <w:rPr>
          <w:rFonts w:ascii="Times New Roman" w:hAnsi="Times New Roman" w:cs="Times New Roman"/>
          <w:color w:val="000000" w:themeColor="text1"/>
          <w:sz w:val="24"/>
          <w:szCs w:val="24"/>
          <w:lang w:val="en-US"/>
        </w:rPr>
      </w:pPr>
      <w:r w:rsidRPr="00192A27">
        <w:rPr>
          <w:rFonts w:ascii="Times New Roman" w:hAnsi="Times New Roman" w:cs="Times New Roman"/>
          <w:color w:val="000000" w:themeColor="text1"/>
          <w:sz w:val="24"/>
          <w:szCs w:val="24"/>
        </w:rPr>
        <w:t xml:space="preserve">Admin membuka menu Daftar Aspirasi. </w:t>
      </w:r>
      <w:r w:rsidRPr="00192A27">
        <w:rPr>
          <w:rStyle w:val="Emphasis"/>
          <w:rFonts w:ascii="Times New Roman" w:hAnsi="Times New Roman" w:cs="Times New Roman"/>
          <w:color w:val="000000" w:themeColor="text1"/>
          <w:sz w:val="24"/>
          <w:szCs w:val="24"/>
        </w:rPr>
        <w:t>View</w:t>
      </w:r>
      <w:r w:rsidRPr="00192A27">
        <w:rPr>
          <w:rFonts w:ascii="Times New Roman" w:hAnsi="Times New Roman" w:cs="Times New Roman"/>
          <w:color w:val="000000" w:themeColor="text1"/>
          <w:sz w:val="24"/>
          <w:szCs w:val="24"/>
        </w:rPr>
        <w:t xml:space="preserve"> (v_aspirasi.php) mengecek </w:t>
      </w:r>
      <w:r w:rsidRPr="00192A27">
        <w:rPr>
          <w:rStyle w:val="Emphasis"/>
          <w:rFonts w:ascii="Times New Roman" w:hAnsi="Times New Roman" w:cs="Times New Roman"/>
          <w:color w:val="000000" w:themeColor="text1"/>
          <w:sz w:val="24"/>
          <w:szCs w:val="24"/>
        </w:rPr>
        <w:t>session</w:t>
      </w:r>
      <w:r w:rsidRPr="00192A27">
        <w:rPr>
          <w:rFonts w:ascii="Times New Roman" w:hAnsi="Times New Roman" w:cs="Times New Roman"/>
          <w:color w:val="000000" w:themeColor="text1"/>
          <w:sz w:val="24"/>
          <w:szCs w:val="24"/>
        </w:rPr>
        <w:t xml:space="preserve"> role admin, lalu mengambil data siswa (id_siswa, nama_siswa, nis) dan data kategori (id_kategori, nama_kategori) dari database untuk keperluan filter. Setelah itu </w:t>
      </w:r>
      <w:r w:rsidRPr="00192A27">
        <w:rPr>
          <w:rStyle w:val="Emphasis"/>
          <w:rFonts w:ascii="Times New Roman" w:hAnsi="Times New Roman" w:cs="Times New Roman"/>
          <w:color w:val="000000" w:themeColor="text1"/>
          <w:sz w:val="24"/>
          <w:szCs w:val="24"/>
        </w:rPr>
        <w:t>View</w:t>
      </w:r>
      <w:r w:rsidRPr="00192A27">
        <w:rPr>
          <w:rFonts w:ascii="Times New Roman" w:hAnsi="Times New Roman" w:cs="Times New Roman"/>
          <w:color w:val="000000" w:themeColor="text1"/>
          <w:sz w:val="24"/>
          <w:szCs w:val="24"/>
        </w:rPr>
        <w:t xml:space="preserve"> mengambil daftar aspirasi beserta siswa, kategori, dan status, diurutkan berdasarkan tanggal terbaru. Jika ada data, ditampilkan tabel daftar aspirasi. Jika tidak, ditampilkan pesan data kosong.</w:t>
      </w:r>
    </w:p>
    <w:p w14:paraId="614F3AAC" w14:textId="378ABFBD" w:rsidR="00340D3C" w:rsidRPr="00192A27" w:rsidRDefault="00340D3C" w:rsidP="00C6614D">
      <w:pPr>
        <w:pStyle w:val="ListParagraph"/>
        <w:ind w:left="1080"/>
        <w:rPr>
          <w:rFonts w:ascii="Times New Roman" w:hAnsi="Times New Roman" w:cs="Times New Roman"/>
          <w:b/>
          <w:bCs/>
          <w:noProof/>
          <w:color w:val="000000" w:themeColor="text1"/>
          <w:sz w:val="24"/>
          <w:szCs w:val="24"/>
        </w:rPr>
      </w:pPr>
    </w:p>
    <w:p w14:paraId="35D981F4" w14:textId="745B3113" w:rsidR="00340D3C" w:rsidRPr="00192A27" w:rsidRDefault="00340D3C" w:rsidP="007B25A6">
      <w:pPr>
        <w:rPr>
          <w:rFonts w:ascii="Times New Roman" w:hAnsi="Times New Roman" w:cs="Times New Roman"/>
          <w:b/>
          <w:bCs/>
          <w:noProof/>
          <w:color w:val="000000" w:themeColor="text1"/>
          <w:sz w:val="24"/>
          <w:szCs w:val="24"/>
        </w:rPr>
      </w:pPr>
    </w:p>
    <w:p w14:paraId="62D1A10D" w14:textId="68594E3F" w:rsidR="00340D3C" w:rsidRPr="00192A27" w:rsidRDefault="00340D3C" w:rsidP="00C6614D">
      <w:pPr>
        <w:pStyle w:val="ListParagraph"/>
        <w:ind w:left="1080"/>
        <w:rPr>
          <w:rFonts w:ascii="Times New Roman" w:hAnsi="Times New Roman" w:cs="Times New Roman"/>
          <w:b/>
          <w:bCs/>
          <w:noProof/>
          <w:color w:val="000000" w:themeColor="text1"/>
          <w:sz w:val="24"/>
          <w:szCs w:val="24"/>
        </w:rPr>
      </w:pPr>
    </w:p>
    <w:p w14:paraId="4C648A74" w14:textId="77777777" w:rsidR="007B25A6" w:rsidRPr="00192A27" w:rsidRDefault="00340D3C" w:rsidP="008200F9">
      <w:pPr>
        <w:pStyle w:val="ListParagraph"/>
        <w:keepNext/>
        <w:ind w:left="1080"/>
        <w:jc w:val="center"/>
        <w:rPr>
          <w:rFonts w:ascii="Times New Roman" w:hAnsi="Times New Roman" w:cs="Times New Roman"/>
          <w:color w:val="000000" w:themeColor="text1"/>
          <w:sz w:val="24"/>
          <w:szCs w:val="24"/>
        </w:rPr>
      </w:pPr>
      <w:r w:rsidRPr="00192A27">
        <w:rPr>
          <w:rFonts w:ascii="Times New Roman" w:hAnsi="Times New Roman" w:cs="Times New Roman"/>
          <w:b/>
          <w:bCs/>
          <w:noProof/>
          <w:color w:val="000000" w:themeColor="text1"/>
          <w:sz w:val="24"/>
          <w:szCs w:val="24"/>
        </w:rPr>
        <w:drawing>
          <wp:inline distT="0" distB="0" distL="0" distR="0" wp14:anchorId="5B68BD0A" wp14:editId="4CCE0E5C">
            <wp:extent cx="5731510" cy="6703060"/>
            <wp:effectExtent l="0" t="0" r="2540" b="254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08 Admin Mencari dan Memfilter Aspirasi.drawio.png"/>
                    <pic:cNvPicPr/>
                  </pic:nvPicPr>
                  <pic:blipFill>
                    <a:blip r:embed="rId33">
                      <a:extLst>
                        <a:ext uri="{28A0092B-C50C-407E-A947-70E740481C1C}">
                          <a14:useLocalDpi xmlns:a14="http://schemas.microsoft.com/office/drawing/2010/main" val="0"/>
                        </a:ext>
                      </a:extLst>
                    </a:blip>
                    <a:stretch>
                      <a:fillRect/>
                    </a:stretch>
                  </pic:blipFill>
                  <pic:spPr>
                    <a:xfrm>
                      <a:off x="0" y="0"/>
                      <a:ext cx="5731510" cy="6703060"/>
                    </a:xfrm>
                    <a:prstGeom prst="rect">
                      <a:avLst/>
                    </a:prstGeom>
                  </pic:spPr>
                </pic:pic>
              </a:graphicData>
            </a:graphic>
          </wp:inline>
        </w:drawing>
      </w:r>
    </w:p>
    <w:p w14:paraId="451BABBD" w14:textId="55D2BDAE" w:rsidR="00340D3C" w:rsidRPr="00192A27" w:rsidRDefault="007B25A6" w:rsidP="008200F9">
      <w:pPr>
        <w:pStyle w:val="Caption"/>
        <w:jc w:val="center"/>
        <w:rPr>
          <w:rFonts w:ascii="Times New Roman" w:hAnsi="Times New Roman" w:cs="Times New Roman"/>
          <w:b/>
          <w:bCs/>
          <w:noProof/>
          <w:color w:val="000000" w:themeColor="text1"/>
          <w:sz w:val="24"/>
          <w:szCs w:val="24"/>
        </w:rPr>
      </w:pPr>
      <w:bookmarkStart w:id="71" w:name="_Toc243681040"/>
      <w:r w:rsidRPr="00192A27">
        <w:rPr>
          <w:rFonts w:ascii="Times New Roman" w:hAnsi="Times New Roman" w:cs="Times New Roman"/>
          <w:color w:val="000000" w:themeColor="text1"/>
          <w:sz w:val="24"/>
          <w:szCs w:val="24"/>
        </w:rPr>
        <w:t xml:space="preserve">Gambar 2. </w:t>
      </w:r>
      <w:r w:rsidRPr="00192A27">
        <w:rPr>
          <w:rFonts w:ascii="Times New Roman" w:hAnsi="Times New Roman" w:cs="Times New Roman"/>
          <w:color w:val="000000" w:themeColor="text1"/>
          <w:sz w:val="24"/>
          <w:szCs w:val="24"/>
        </w:rPr>
        <w:fldChar w:fldCharType="begin"/>
      </w:r>
      <w:r w:rsidRPr="00192A27">
        <w:rPr>
          <w:rFonts w:ascii="Times New Roman" w:hAnsi="Times New Roman" w:cs="Times New Roman"/>
          <w:color w:val="000000" w:themeColor="text1"/>
          <w:sz w:val="24"/>
          <w:szCs w:val="24"/>
        </w:rPr>
        <w:instrText xml:space="preserve"> SEQ Gambar_2. \* ARABIC </w:instrText>
      </w:r>
      <w:r w:rsidRPr="00192A27">
        <w:rPr>
          <w:rFonts w:ascii="Times New Roman" w:hAnsi="Times New Roman" w:cs="Times New Roman"/>
          <w:color w:val="000000" w:themeColor="text1"/>
          <w:sz w:val="24"/>
          <w:szCs w:val="24"/>
        </w:rPr>
        <w:fldChar w:fldCharType="separate"/>
      </w:r>
      <w:r w:rsidR="008200F9">
        <w:rPr>
          <w:rFonts w:ascii="Times New Roman" w:hAnsi="Times New Roman" w:cs="Times New Roman"/>
          <w:noProof/>
          <w:color w:val="000000" w:themeColor="text1"/>
          <w:sz w:val="24"/>
          <w:szCs w:val="24"/>
        </w:rPr>
        <w:t>27</w:t>
      </w:r>
      <w:r w:rsidRPr="00192A27">
        <w:rPr>
          <w:rFonts w:ascii="Times New Roman" w:hAnsi="Times New Roman" w:cs="Times New Roman"/>
          <w:color w:val="000000" w:themeColor="text1"/>
          <w:sz w:val="24"/>
          <w:szCs w:val="24"/>
        </w:rPr>
        <w:fldChar w:fldCharType="end"/>
      </w:r>
      <w:r w:rsidRPr="00192A27">
        <w:rPr>
          <w:rFonts w:ascii="Times New Roman" w:hAnsi="Times New Roman" w:cs="Times New Roman"/>
          <w:color w:val="000000" w:themeColor="text1"/>
          <w:sz w:val="24"/>
          <w:szCs w:val="24"/>
          <w:lang w:val="en-US"/>
        </w:rPr>
        <w:t xml:space="preserve"> Sequence diagram </w:t>
      </w:r>
      <w:proofErr w:type="spellStart"/>
      <w:r w:rsidRPr="00192A27">
        <w:rPr>
          <w:rFonts w:ascii="Times New Roman" w:hAnsi="Times New Roman" w:cs="Times New Roman"/>
          <w:color w:val="000000" w:themeColor="text1"/>
          <w:sz w:val="24"/>
          <w:szCs w:val="24"/>
          <w:lang w:val="en-US"/>
        </w:rPr>
        <w:t>mencari</w:t>
      </w:r>
      <w:proofErr w:type="spellEnd"/>
      <w:r w:rsidRPr="00192A27">
        <w:rPr>
          <w:rFonts w:ascii="Times New Roman" w:hAnsi="Times New Roman" w:cs="Times New Roman"/>
          <w:color w:val="000000" w:themeColor="text1"/>
          <w:sz w:val="24"/>
          <w:szCs w:val="24"/>
          <w:lang w:val="en-US"/>
        </w:rPr>
        <w:t xml:space="preserve"> dan </w:t>
      </w:r>
      <w:proofErr w:type="spellStart"/>
      <w:r w:rsidRPr="00192A27">
        <w:rPr>
          <w:rFonts w:ascii="Times New Roman" w:hAnsi="Times New Roman" w:cs="Times New Roman"/>
          <w:color w:val="000000" w:themeColor="text1"/>
          <w:sz w:val="24"/>
          <w:szCs w:val="24"/>
          <w:lang w:val="en-US"/>
        </w:rPr>
        <w:t>memfilter</w:t>
      </w:r>
      <w:proofErr w:type="spellEnd"/>
      <w:r w:rsidRPr="00192A27">
        <w:rPr>
          <w:rFonts w:ascii="Times New Roman" w:hAnsi="Times New Roman" w:cs="Times New Roman"/>
          <w:color w:val="000000" w:themeColor="text1"/>
          <w:sz w:val="24"/>
          <w:szCs w:val="24"/>
          <w:lang w:val="en-US"/>
        </w:rPr>
        <w:t xml:space="preserve"> </w:t>
      </w:r>
      <w:proofErr w:type="spellStart"/>
      <w:r w:rsidRPr="00192A27">
        <w:rPr>
          <w:rFonts w:ascii="Times New Roman" w:hAnsi="Times New Roman" w:cs="Times New Roman"/>
          <w:color w:val="000000" w:themeColor="text1"/>
          <w:sz w:val="24"/>
          <w:szCs w:val="24"/>
          <w:lang w:val="en-US"/>
        </w:rPr>
        <w:t>aspirasi</w:t>
      </w:r>
      <w:bookmarkEnd w:id="71"/>
      <w:proofErr w:type="spellEnd"/>
    </w:p>
    <w:p w14:paraId="0AA2C840" w14:textId="71FBFA87" w:rsidR="00340D3C" w:rsidRPr="00192A27" w:rsidRDefault="007B25A6" w:rsidP="007B25A6">
      <w:pPr>
        <w:rPr>
          <w:rFonts w:ascii="Times New Roman" w:hAnsi="Times New Roman" w:cs="Times New Roman"/>
          <w:b/>
          <w:bCs/>
          <w:noProof/>
          <w:color w:val="000000" w:themeColor="text1"/>
          <w:sz w:val="24"/>
          <w:szCs w:val="24"/>
        </w:rPr>
      </w:pPr>
      <w:r w:rsidRPr="00192A27">
        <w:rPr>
          <w:rFonts w:ascii="Times New Roman" w:hAnsi="Times New Roman" w:cs="Times New Roman"/>
          <w:color w:val="000000" w:themeColor="text1"/>
          <w:sz w:val="24"/>
          <w:szCs w:val="24"/>
        </w:rPr>
        <w:t xml:space="preserve">Admin mengisi kata kunci, tanggal, bulan, siswa, atau kategori, lalu menekan Cari. </w:t>
      </w:r>
      <w:r w:rsidRPr="00192A27">
        <w:rPr>
          <w:rStyle w:val="Emphasis"/>
          <w:rFonts w:ascii="Times New Roman" w:hAnsi="Times New Roman" w:cs="Times New Roman"/>
          <w:color w:val="000000" w:themeColor="text1"/>
          <w:sz w:val="24"/>
          <w:szCs w:val="24"/>
        </w:rPr>
        <w:t>View</w:t>
      </w:r>
      <w:r w:rsidRPr="00192A27">
        <w:rPr>
          <w:rFonts w:ascii="Times New Roman" w:hAnsi="Times New Roman" w:cs="Times New Roman"/>
          <w:color w:val="000000" w:themeColor="text1"/>
          <w:sz w:val="24"/>
          <w:szCs w:val="24"/>
        </w:rPr>
        <w:t xml:space="preserve"> (v_aspirasi.php) mengecek </w:t>
      </w:r>
      <w:r w:rsidRPr="00192A27">
        <w:rPr>
          <w:rStyle w:val="Emphasis"/>
          <w:rFonts w:ascii="Times New Roman" w:hAnsi="Times New Roman" w:cs="Times New Roman"/>
          <w:color w:val="000000" w:themeColor="text1"/>
          <w:sz w:val="24"/>
          <w:szCs w:val="24"/>
        </w:rPr>
        <w:t>session</w:t>
      </w:r>
      <w:r w:rsidRPr="00192A27">
        <w:rPr>
          <w:rFonts w:ascii="Times New Roman" w:hAnsi="Times New Roman" w:cs="Times New Roman"/>
          <w:color w:val="000000" w:themeColor="text1"/>
          <w:sz w:val="24"/>
          <w:szCs w:val="24"/>
        </w:rPr>
        <w:t xml:space="preserve"> role admin dan membaca parameter GET (search, tanggal, bulan, id_siswa, id_kategori), lalu mengambil data siswa dan kategori untuk </w:t>
      </w:r>
      <w:r w:rsidRPr="00192A27">
        <w:rPr>
          <w:rStyle w:val="Emphasis"/>
          <w:rFonts w:ascii="Times New Roman" w:hAnsi="Times New Roman" w:cs="Times New Roman"/>
          <w:color w:val="000000" w:themeColor="text1"/>
          <w:sz w:val="24"/>
          <w:szCs w:val="24"/>
        </w:rPr>
        <w:t>dropdown</w:t>
      </w:r>
      <w:r w:rsidRPr="00192A27">
        <w:rPr>
          <w:rFonts w:ascii="Times New Roman" w:hAnsi="Times New Roman" w:cs="Times New Roman"/>
          <w:color w:val="000000" w:themeColor="text1"/>
          <w:sz w:val="24"/>
          <w:szCs w:val="24"/>
        </w:rPr>
        <w:t xml:space="preserve"> filter. Jika ada filter yang diisi, </w:t>
      </w:r>
      <w:r w:rsidRPr="00192A27">
        <w:rPr>
          <w:rStyle w:val="Emphasis"/>
          <w:rFonts w:ascii="Times New Roman" w:hAnsi="Times New Roman" w:cs="Times New Roman"/>
          <w:color w:val="000000" w:themeColor="text1"/>
          <w:sz w:val="24"/>
          <w:szCs w:val="24"/>
        </w:rPr>
        <w:t>View</w:t>
      </w:r>
      <w:r w:rsidRPr="00192A27">
        <w:rPr>
          <w:rFonts w:ascii="Times New Roman" w:hAnsi="Times New Roman" w:cs="Times New Roman"/>
          <w:color w:val="000000" w:themeColor="text1"/>
          <w:sz w:val="24"/>
          <w:szCs w:val="24"/>
        </w:rPr>
        <w:t xml:space="preserve"> menambahkan kondisi ke query (LIKE search, DATE(tanggal), bulan, id_siswa, id_kategori). </w:t>
      </w:r>
      <w:r w:rsidRPr="00192A27">
        <w:rPr>
          <w:rStyle w:val="Emphasis"/>
          <w:rFonts w:ascii="Times New Roman" w:hAnsi="Times New Roman" w:cs="Times New Roman"/>
          <w:color w:val="000000" w:themeColor="text1"/>
          <w:sz w:val="24"/>
          <w:szCs w:val="24"/>
        </w:rPr>
        <w:t>View</w:t>
      </w:r>
      <w:r w:rsidRPr="00192A27">
        <w:rPr>
          <w:rFonts w:ascii="Times New Roman" w:hAnsi="Times New Roman" w:cs="Times New Roman"/>
          <w:color w:val="000000" w:themeColor="text1"/>
          <w:sz w:val="24"/>
          <w:szCs w:val="24"/>
        </w:rPr>
        <w:t xml:space="preserve"> kemudian menjalankan SELECT aspirasi dengan kondisi filter, diurutkan berdasarkan tanggal terbaru. Jika ada hasil, ditampilkan tabel aspirasi sesuai filter. Jika tidak, ditampilkan pesan data tidak ditemukan.</w:t>
      </w:r>
    </w:p>
    <w:p w14:paraId="54EB410C" w14:textId="602B5362" w:rsidR="00340D3C" w:rsidRPr="00192A27" w:rsidRDefault="00340D3C" w:rsidP="007B25A6">
      <w:pPr>
        <w:rPr>
          <w:rFonts w:ascii="Times New Roman" w:hAnsi="Times New Roman" w:cs="Times New Roman"/>
          <w:b/>
          <w:bCs/>
          <w:noProof/>
          <w:color w:val="000000" w:themeColor="text1"/>
          <w:sz w:val="24"/>
          <w:szCs w:val="24"/>
        </w:rPr>
      </w:pPr>
    </w:p>
    <w:p w14:paraId="792AB143" w14:textId="75DF4F4C" w:rsidR="00340D3C" w:rsidRPr="00192A27" w:rsidRDefault="00340D3C" w:rsidP="00C6614D">
      <w:pPr>
        <w:pStyle w:val="ListParagraph"/>
        <w:ind w:left="1080"/>
        <w:rPr>
          <w:rFonts w:ascii="Times New Roman" w:hAnsi="Times New Roman" w:cs="Times New Roman"/>
          <w:b/>
          <w:bCs/>
          <w:noProof/>
          <w:color w:val="000000" w:themeColor="text1"/>
          <w:sz w:val="24"/>
          <w:szCs w:val="24"/>
        </w:rPr>
      </w:pPr>
    </w:p>
    <w:p w14:paraId="77BCB7B4" w14:textId="77777777" w:rsidR="007B25A6" w:rsidRPr="00192A27" w:rsidRDefault="00086476" w:rsidP="008200F9">
      <w:pPr>
        <w:pStyle w:val="ListParagraph"/>
        <w:keepNext/>
        <w:ind w:left="1080"/>
        <w:jc w:val="center"/>
        <w:rPr>
          <w:rFonts w:ascii="Times New Roman" w:hAnsi="Times New Roman" w:cs="Times New Roman"/>
          <w:color w:val="000000" w:themeColor="text1"/>
          <w:sz w:val="24"/>
          <w:szCs w:val="24"/>
        </w:rPr>
      </w:pPr>
      <w:r w:rsidRPr="00192A27">
        <w:rPr>
          <w:rFonts w:ascii="Times New Roman" w:hAnsi="Times New Roman" w:cs="Times New Roman"/>
          <w:b/>
          <w:bCs/>
          <w:noProof/>
          <w:color w:val="000000" w:themeColor="text1"/>
          <w:sz w:val="24"/>
          <w:szCs w:val="24"/>
        </w:rPr>
        <w:drawing>
          <wp:inline distT="0" distB="0" distL="0" distR="0" wp14:anchorId="4E598413" wp14:editId="3FD4BBE4">
            <wp:extent cx="5731510" cy="4801870"/>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10 Admin Mengubah Status Progres.drawio.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4801870"/>
                    </a:xfrm>
                    <a:prstGeom prst="rect">
                      <a:avLst/>
                    </a:prstGeom>
                  </pic:spPr>
                </pic:pic>
              </a:graphicData>
            </a:graphic>
          </wp:inline>
        </w:drawing>
      </w:r>
    </w:p>
    <w:p w14:paraId="12F20F79" w14:textId="374BD110" w:rsidR="00340D3C" w:rsidRPr="00192A27" w:rsidRDefault="007B25A6" w:rsidP="008200F9">
      <w:pPr>
        <w:pStyle w:val="Caption"/>
        <w:jc w:val="center"/>
        <w:rPr>
          <w:rFonts w:ascii="Times New Roman" w:hAnsi="Times New Roman" w:cs="Times New Roman"/>
          <w:b/>
          <w:bCs/>
          <w:noProof/>
          <w:color w:val="000000" w:themeColor="text1"/>
          <w:sz w:val="24"/>
          <w:szCs w:val="24"/>
        </w:rPr>
      </w:pPr>
      <w:bookmarkStart w:id="72" w:name="_Toc243681041"/>
      <w:r w:rsidRPr="00192A27">
        <w:rPr>
          <w:rFonts w:ascii="Times New Roman" w:hAnsi="Times New Roman" w:cs="Times New Roman"/>
          <w:color w:val="000000" w:themeColor="text1"/>
          <w:sz w:val="24"/>
          <w:szCs w:val="24"/>
        </w:rPr>
        <w:t xml:space="preserve">Gambar 2. </w:t>
      </w:r>
      <w:r w:rsidRPr="00192A27">
        <w:rPr>
          <w:rFonts w:ascii="Times New Roman" w:hAnsi="Times New Roman" w:cs="Times New Roman"/>
          <w:color w:val="000000" w:themeColor="text1"/>
          <w:sz w:val="24"/>
          <w:szCs w:val="24"/>
        </w:rPr>
        <w:fldChar w:fldCharType="begin"/>
      </w:r>
      <w:r w:rsidRPr="00192A27">
        <w:rPr>
          <w:rFonts w:ascii="Times New Roman" w:hAnsi="Times New Roman" w:cs="Times New Roman"/>
          <w:color w:val="000000" w:themeColor="text1"/>
          <w:sz w:val="24"/>
          <w:szCs w:val="24"/>
        </w:rPr>
        <w:instrText xml:space="preserve"> SEQ Gambar_2. \* ARABIC </w:instrText>
      </w:r>
      <w:r w:rsidRPr="00192A27">
        <w:rPr>
          <w:rFonts w:ascii="Times New Roman" w:hAnsi="Times New Roman" w:cs="Times New Roman"/>
          <w:color w:val="000000" w:themeColor="text1"/>
          <w:sz w:val="24"/>
          <w:szCs w:val="24"/>
        </w:rPr>
        <w:fldChar w:fldCharType="separate"/>
      </w:r>
      <w:r w:rsidR="008200F9">
        <w:rPr>
          <w:rFonts w:ascii="Times New Roman" w:hAnsi="Times New Roman" w:cs="Times New Roman"/>
          <w:noProof/>
          <w:color w:val="000000" w:themeColor="text1"/>
          <w:sz w:val="24"/>
          <w:szCs w:val="24"/>
        </w:rPr>
        <w:t>28</w:t>
      </w:r>
      <w:r w:rsidRPr="00192A27">
        <w:rPr>
          <w:rFonts w:ascii="Times New Roman" w:hAnsi="Times New Roman" w:cs="Times New Roman"/>
          <w:color w:val="000000" w:themeColor="text1"/>
          <w:sz w:val="24"/>
          <w:szCs w:val="24"/>
        </w:rPr>
        <w:fldChar w:fldCharType="end"/>
      </w:r>
      <w:r w:rsidRPr="00192A27">
        <w:rPr>
          <w:rFonts w:ascii="Times New Roman" w:hAnsi="Times New Roman" w:cs="Times New Roman"/>
          <w:color w:val="000000" w:themeColor="text1"/>
          <w:sz w:val="24"/>
          <w:szCs w:val="24"/>
          <w:lang w:val="en-US"/>
        </w:rPr>
        <w:t xml:space="preserve"> Sequence diagram </w:t>
      </w:r>
      <w:proofErr w:type="spellStart"/>
      <w:r w:rsidRPr="00192A27">
        <w:rPr>
          <w:rFonts w:ascii="Times New Roman" w:hAnsi="Times New Roman" w:cs="Times New Roman"/>
          <w:color w:val="000000" w:themeColor="text1"/>
          <w:sz w:val="24"/>
          <w:szCs w:val="24"/>
          <w:lang w:val="en-US"/>
        </w:rPr>
        <w:t>memperbarui</w:t>
      </w:r>
      <w:proofErr w:type="spellEnd"/>
      <w:r w:rsidRPr="00192A27">
        <w:rPr>
          <w:rFonts w:ascii="Times New Roman" w:hAnsi="Times New Roman" w:cs="Times New Roman"/>
          <w:color w:val="000000" w:themeColor="text1"/>
          <w:sz w:val="24"/>
          <w:szCs w:val="24"/>
          <w:lang w:val="en-US"/>
        </w:rPr>
        <w:t xml:space="preserve"> status </w:t>
      </w:r>
      <w:proofErr w:type="spellStart"/>
      <w:r w:rsidRPr="00192A27">
        <w:rPr>
          <w:rFonts w:ascii="Times New Roman" w:hAnsi="Times New Roman" w:cs="Times New Roman"/>
          <w:color w:val="000000" w:themeColor="text1"/>
          <w:sz w:val="24"/>
          <w:szCs w:val="24"/>
          <w:lang w:val="en-US"/>
        </w:rPr>
        <w:t>progres</w:t>
      </w:r>
      <w:proofErr w:type="spellEnd"/>
      <w:r w:rsidRPr="00192A27">
        <w:rPr>
          <w:rFonts w:ascii="Times New Roman" w:hAnsi="Times New Roman" w:cs="Times New Roman"/>
          <w:color w:val="000000" w:themeColor="text1"/>
          <w:sz w:val="24"/>
          <w:szCs w:val="24"/>
          <w:lang w:val="en-US"/>
        </w:rPr>
        <w:t xml:space="preserve"> </w:t>
      </w:r>
      <w:proofErr w:type="spellStart"/>
      <w:r w:rsidRPr="00192A27">
        <w:rPr>
          <w:rFonts w:ascii="Times New Roman" w:hAnsi="Times New Roman" w:cs="Times New Roman"/>
          <w:color w:val="000000" w:themeColor="text1"/>
          <w:sz w:val="24"/>
          <w:szCs w:val="24"/>
          <w:lang w:val="en-US"/>
        </w:rPr>
        <w:t>aspiras</w:t>
      </w:r>
      <w:bookmarkEnd w:id="72"/>
      <w:proofErr w:type="spellEnd"/>
    </w:p>
    <w:p w14:paraId="2880E66E" w14:textId="4CB9D47F" w:rsidR="00086476" w:rsidRPr="00192A27" w:rsidRDefault="007B25A6" w:rsidP="007B25A6">
      <w:pPr>
        <w:rPr>
          <w:rFonts w:ascii="Times New Roman" w:hAnsi="Times New Roman" w:cs="Times New Roman"/>
          <w:b/>
          <w:bCs/>
          <w:noProof/>
          <w:color w:val="000000" w:themeColor="text1"/>
          <w:sz w:val="24"/>
          <w:szCs w:val="24"/>
        </w:rPr>
      </w:pPr>
      <w:r w:rsidRPr="00192A27">
        <w:rPr>
          <w:rFonts w:ascii="Times New Roman" w:hAnsi="Times New Roman" w:cs="Times New Roman"/>
          <w:color w:val="000000" w:themeColor="text1"/>
          <w:sz w:val="24"/>
          <w:szCs w:val="24"/>
        </w:rPr>
        <w:t xml:space="preserve">Admin memilih tindakan (mulai mengerjakan, selesai, atau tolak), mengisi keterangan, dan dapat mengunggah foto progres pada halaman aspirasi_detail.php. Data dikirim ke </w:t>
      </w:r>
      <w:r w:rsidRPr="00192A27">
        <w:rPr>
          <w:rStyle w:val="Emphasis"/>
          <w:rFonts w:ascii="Times New Roman" w:hAnsi="Times New Roman" w:cs="Times New Roman"/>
          <w:color w:val="000000" w:themeColor="text1"/>
          <w:sz w:val="24"/>
          <w:szCs w:val="24"/>
        </w:rPr>
        <w:t>Controller</w:t>
      </w:r>
      <w:r w:rsidRPr="00192A27">
        <w:rPr>
          <w:rFonts w:ascii="Times New Roman" w:hAnsi="Times New Roman" w:cs="Times New Roman"/>
          <w:color w:val="000000" w:themeColor="text1"/>
          <w:sz w:val="24"/>
          <w:szCs w:val="24"/>
        </w:rPr>
        <w:t xml:space="preserve"> (c_progres.php) melalui POST dengan aksi tambah. </w:t>
      </w:r>
      <w:r w:rsidRPr="00192A27">
        <w:rPr>
          <w:rStyle w:val="Emphasis"/>
          <w:rFonts w:ascii="Times New Roman" w:hAnsi="Times New Roman" w:cs="Times New Roman"/>
          <w:color w:val="000000" w:themeColor="text1"/>
          <w:sz w:val="24"/>
          <w:szCs w:val="24"/>
        </w:rPr>
        <w:t>Controller</w:t>
      </w:r>
      <w:r w:rsidRPr="00192A27">
        <w:rPr>
          <w:rFonts w:ascii="Times New Roman" w:hAnsi="Times New Roman" w:cs="Times New Roman"/>
          <w:color w:val="000000" w:themeColor="text1"/>
          <w:sz w:val="24"/>
          <w:szCs w:val="24"/>
        </w:rPr>
        <w:t xml:space="preserve"> memanggil ambilTerakhir() pada </w:t>
      </w:r>
      <w:r w:rsidRPr="00192A27">
        <w:rPr>
          <w:rStyle w:val="Emphasis"/>
          <w:rFonts w:ascii="Times New Roman" w:hAnsi="Times New Roman" w:cs="Times New Roman"/>
          <w:color w:val="000000" w:themeColor="text1"/>
          <w:sz w:val="24"/>
          <w:szCs w:val="24"/>
        </w:rPr>
        <w:t>Model</w:t>
      </w:r>
      <w:r w:rsidRPr="00192A27">
        <w:rPr>
          <w:rFonts w:ascii="Times New Roman" w:hAnsi="Times New Roman" w:cs="Times New Roman"/>
          <w:color w:val="000000" w:themeColor="text1"/>
          <w:sz w:val="24"/>
          <w:szCs w:val="24"/>
        </w:rPr>
        <w:t xml:space="preserve"> Progres untuk mengambil status terakhir (default “Menunggu”), lalu memeriksa tindakan, keterangan, dan urutan status (Menunggu ke Dikerjakan/Ditolak, Dikerjakan ke Selesai). Jika valid, </w:t>
      </w:r>
      <w:r w:rsidRPr="00192A27">
        <w:rPr>
          <w:rStyle w:val="Emphasis"/>
          <w:rFonts w:ascii="Times New Roman" w:hAnsi="Times New Roman" w:cs="Times New Roman"/>
          <w:color w:val="000000" w:themeColor="text1"/>
          <w:sz w:val="24"/>
          <w:szCs w:val="24"/>
        </w:rPr>
        <w:t>Controller</w:t>
      </w:r>
      <w:r w:rsidRPr="00192A27">
        <w:rPr>
          <w:rFonts w:ascii="Times New Roman" w:hAnsi="Times New Roman" w:cs="Times New Roman"/>
          <w:color w:val="000000" w:themeColor="text1"/>
          <w:sz w:val="24"/>
          <w:szCs w:val="24"/>
        </w:rPr>
        <w:t xml:space="preserve"> menentukan status baru. Jika ada foto progres, file disimpan ke folder uploads. </w:t>
      </w:r>
      <w:r w:rsidRPr="00192A27">
        <w:rPr>
          <w:rStyle w:val="Emphasis"/>
          <w:rFonts w:ascii="Times New Roman" w:hAnsi="Times New Roman" w:cs="Times New Roman"/>
          <w:color w:val="000000" w:themeColor="text1"/>
          <w:sz w:val="24"/>
          <w:szCs w:val="24"/>
        </w:rPr>
        <w:t>Controller</w:t>
      </w:r>
      <w:r w:rsidRPr="00192A27">
        <w:rPr>
          <w:rFonts w:ascii="Times New Roman" w:hAnsi="Times New Roman" w:cs="Times New Roman"/>
          <w:color w:val="000000" w:themeColor="text1"/>
          <w:sz w:val="24"/>
          <w:szCs w:val="24"/>
        </w:rPr>
        <w:t xml:space="preserve"> kemudian memanggil tambah() pada </w:t>
      </w:r>
      <w:r w:rsidRPr="00192A27">
        <w:rPr>
          <w:rStyle w:val="Emphasis"/>
          <w:rFonts w:ascii="Times New Roman" w:hAnsi="Times New Roman" w:cs="Times New Roman"/>
          <w:color w:val="000000" w:themeColor="text1"/>
          <w:sz w:val="24"/>
          <w:szCs w:val="24"/>
        </w:rPr>
        <w:t>Model</w:t>
      </w:r>
      <w:r w:rsidRPr="00192A27">
        <w:rPr>
          <w:rFonts w:ascii="Times New Roman" w:hAnsi="Times New Roman" w:cs="Times New Roman"/>
          <w:color w:val="000000" w:themeColor="text1"/>
          <w:sz w:val="24"/>
          <w:szCs w:val="24"/>
        </w:rPr>
        <w:t>, yang menjalankan INSERT ke tabel progres. Jika berhasil, admin diarahkan ke aspirasi_detail.php. Jika gagal, ditampilkan pesan gagal menyimpan progres. Jika tidak valid (urutan salah atau data kurang), admin diarahkan kembali ke detail aspirasi tanpa perubahan. Admin melihat detail aspirasi dengan status progres terbaru.</w:t>
      </w:r>
    </w:p>
    <w:p w14:paraId="5EED12BB" w14:textId="47F480DA"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09FFFAC6" w14:textId="3C442DA9"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1E987AEC" w14:textId="5AB070FF"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3DEBC87E" w14:textId="19776C28"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03A60857" w14:textId="139AB113" w:rsidR="00086476" w:rsidRPr="00192A27" w:rsidRDefault="00086476" w:rsidP="007B25A6">
      <w:pPr>
        <w:rPr>
          <w:rFonts w:ascii="Times New Roman" w:hAnsi="Times New Roman" w:cs="Times New Roman"/>
          <w:b/>
          <w:bCs/>
          <w:noProof/>
          <w:color w:val="000000" w:themeColor="text1"/>
          <w:sz w:val="24"/>
          <w:szCs w:val="24"/>
        </w:rPr>
      </w:pPr>
    </w:p>
    <w:p w14:paraId="3087D39C" w14:textId="65CDD9DE"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05DB0E76" w14:textId="77777777" w:rsidR="007B25A6" w:rsidRPr="00192A27" w:rsidRDefault="00086476" w:rsidP="008200F9">
      <w:pPr>
        <w:pStyle w:val="ListParagraph"/>
        <w:keepNext/>
        <w:ind w:left="1080"/>
        <w:jc w:val="center"/>
        <w:rPr>
          <w:rFonts w:ascii="Times New Roman" w:hAnsi="Times New Roman" w:cs="Times New Roman"/>
          <w:color w:val="000000" w:themeColor="text1"/>
          <w:sz w:val="24"/>
          <w:szCs w:val="24"/>
        </w:rPr>
      </w:pPr>
      <w:r w:rsidRPr="00192A27">
        <w:rPr>
          <w:rFonts w:ascii="Times New Roman" w:hAnsi="Times New Roman" w:cs="Times New Roman"/>
          <w:b/>
          <w:bCs/>
          <w:noProof/>
          <w:color w:val="000000" w:themeColor="text1"/>
          <w:sz w:val="24"/>
          <w:szCs w:val="24"/>
        </w:rPr>
        <w:drawing>
          <wp:inline distT="0" distB="0" distL="0" distR="0" wp14:anchorId="28EF5003" wp14:editId="3956704E">
            <wp:extent cx="5731510" cy="4784725"/>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11 Admin Melihat Histori Aspirasi.drawio.png"/>
                    <pic:cNvPicPr/>
                  </pic:nvPicPr>
                  <pic:blipFill>
                    <a:blip r:embed="rId35">
                      <a:extLst>
                        <a:ext uri="{28A0092B-C50C-407E-A947-70E740481C1C}">
                          <a14:useLocalDpi xmlns:a14="http://schemas.microsoft.com/office/drawing/2010/main" val="0"/>
                        </a:ext>
                      </a:extLst>
                    </a:blip>
                    <a:stretch>
                      <a:fillRect/>
                    </a:stretch>
                  </pic:blipFill>
                  <pic:spPr>
                    <a:xfrm>
                      <a:off x="0" y="0"/>
                      <a:ext cx="5731510" cy="4784725"/>
                    </a:xfrm>
                    <a:prstGeom prst="rect">
                      <a:avLst/>
                    </a:prstGeom>
                  </pic:spPr>
                </pic:pic>
              </a:graphicData>
            </a:graphic>
          </wp:inline>
        </w:drawing>
      </w:r>
    </w:p>
    <w:p w14:paraId="252BFD74" w14:textId="2E640894" w:rsidR="00086476" w:rsidRPr="00192A27" w:rsidRDefault="007B25A6" w:rsidP="008200F9">
      <w:pPr>
        <w:pStyle w:val="Caption"/>
        <w:jc w:val="center"/>
        <w:rPr>
          <w:rFonts w:ascii="Times New Roman" w:hAnsi="Times New Roman" w:cs="Times New Roman"/>
          <w:color w:val="000000" w:themeColor="text1"/>
          <w:sz w:val="24"/>
          <w:szCs w:val="24"/>
          <w:lang w:val="en-US"/>
        </w:rPr>
      </w:pPr>
      <w:bookmarkStart w:id="73" w:name="_Toc243681042"/>
      <w:r w:rsidRPr="00192A27">
        <w:rPr>
          <w:rFonts w:ascii="Times New Roman" w:hAnsi="Times New Roman" w:cs="Times New Roman"/>
          <w:color w:val="000000" w:themeColor="text1"/>
          <w:sz w:val="24"/>
          <w:szCs w:val="24"/>
        </w:rPr>
        <w:t xml:space="preserve">Gambar 2. </w:t>
      </w:r>
      <w:r w:rsidRPr="00192A27">
        <w:rPr>
          <w:rFonts w:ascii="Times New Roman" w:hAnsi="Times New Roman" w:cs="Times New Roman"/>
          <w:color w:val="000000" w:themeColor="text1"/>
          <w:sz w:val="24"/>
          <w:szCs w:val="24"/>
        </w:rPr>
        <w:fldChar w:fldCharType="begin"/>
      </w:r>
      <w:r w:rsidRPr="00192A27">
        <w:rPr>
          <w:rFonts w:ascii="Times New Roman" w:hAnsi="Times New Roman" w:cs="Times New Roman"/>
          <w:color w:val="000000" w:themeColor="text1"/>
          <w:sz w:val="24"/>
          <w:szCs w:val="24"/>
        </w:rPr>
        <w:instrText xml:space="preserve"> SEQ Gambar_2. \* ARABIC </w:instrText>
      </w:r>
      <w:r w:rsidRPr="00192A27">
        <w:rPr>
          <w:rFonts w:ascii="Times New Roman" w:hAnsi="Times New Roman" w:cs="Times New Roman"/>
          <w:color w:val="000000" w:themeColor="text1"/>
          <w:sz w:val="24"/>
          <w:szCs w:val="24"/>
        </w:rPr>
        <w:fldChar w:fldCharType="separate"/>
      </w:r>
      <w:r w:rsidR="008200F9">
        <w:rPr>
          <w:rFonts w:ascii="Times New Roman" w:hAnsi="Times New Roman" w:cs="Times New Roman"/>
          <w:noProof/>
          <w:color w:val="000000" w:themeColor="text1"/>
          <w:sz w:val="24"/>
          <w:szCs w:val="24"/>
        </w:rPr>
        <w:t>29</w:t>
      </w:r>
      <w:r w:rsidRPr="00192A27">
        <w:rPr>
          <w:rFonts w:ascii="Times New Roman" w:hAnsi="Times New Roman" w:cs="Times New Roman"/>
          <w:color w:val="000000" w:themeColor="text1"/>
          <w:sz w:val="24"/>
          <w:szCs w:val="24"/>
        </w:rPr>
        <w:fldChar w:fldCharType="end"/>
      </w:r>
      <w:r w:rsidRPr="00192A27">
        <w:rPr>
          <w:rFonts w:ascii="Times New Roman" w:hAnsi="Times New Roman" w:cs="Times New Roman"/>
          <w:color w:val="000000" w:themeColor="text1"/>
          <w:sz w:val="24"/>
          <w:szCs w:val="24"/>
          <w:lang w:val="en-US"/>
        </w:rPr>
        <w:t xml:space="preserve"> Sequence diagram </w:t>
      </w:r>
      <w:proofErr w:type="spellStart"/>
      <w:r w:rsidRPr="00192A27">
        <w:rPr>
          <w:rFonts w:ascii="Times New Roman" w:hAnsi="Times New Roman" w:cs="Times New Roman"/>
          <w:color w:val="000000" w:themeColor="text1"/>
          <w:sz w:val="24"/>
          <w:szCs w:val="24"/>
          <w:lang w:val="en-US"/>
        </w:rPr>
        <w:t>melihat</w:t>
      </w:r>
      <w:proofErr w:type="spellEnd"/>
      <w:r w:rsidRPr="00192A27">
        <w:rPr>
          <w:rFonts w:ascii="Times New Roman" w:hAnsi="Times New Roman" w:cs="Times New Roman"/>
          <w:color w:val="000000" w:themeColor="text1"/>
          <w:sz w:val="24"/>
          <w:szCs w:val="24"/>
          <w:lang w:val="en-US"/>
        </w:rPr>
        <w:t xml:space="preserve"> </w:t>
      </w:r>
      <w:proofErr w:type="spellStart"/>
      <w:r w:rsidRPr="00192A27">
        <w:rPr>
          <w:rFonts w:ascii="Times New Roman" w:hAnsi="Times New Roman" w:cs="Times New Roman"/>
          <w:color w:val="000000" w:themeColor="text1"/>
          <w:sz w:val="24"/>
          <w:szCs w:val="24"/>
          <w:lang w:val="en-US"/>
        </w:rPr>
        <w:t>histori</w:t>
      </w:r>
      <w:proofErr w:type="spellEnd"/>
      <w:r w:rsidRPr="00192A27">
        <w:rPr>
          <w:rFonts w:ascii="Times New Roman" w:hAnsi="Times New Roman" w:cs="Times New Roman"/>
          <w:color w:val="000000" w:themeColor="text1"/>
          <w:sz w:val="24"/>
          <w:szCs w:val="24"/>
          <w:lang w:val="en-US"/>
        </w:rPr>
        <w:t xml:space="preserve"> </w:t>
      </w:r>
      <w:proofErr w:type="spellStart"/>
      <w:r w:rsidRPr="00192A27">
        <w:rPr>
          <w:rFonts w:ascii="Times New Roman" w:hAnsi="Times New Roman" w:cs="Times New Roman"/>
          <w:color w:val="000000" w:themeColor="text1"/>
          <w:sz w:val="24"/>
          <w:szCs w:val="24"/>
          <w:lang w:val="en-US"/>
        </w:rPr>
        <w:t>aspirasi</w:t>
      </w:r>
      <w:bookmarkEnd w:id="73"/>
      <w:proofErr w:type="spellEnd"/>
    </w:p>
    <w:p w14:paraId="279B1E50" w14:textId="7DB5D137" w:rsidR="007B25A6" w:rsidRPr="00192A27" w:rsidRDefault="007B25A6" w:rsidP="007B25A6">
      <w:pPr>
        <w:rPr>
          <w:rFonts w:ascii="Times New Roman" w:hAnsi="Times New Roman" w:cs="Times New Roman"/>
          <w:color w:val="000000" w:themeColor="text1"/>
          <w:sz w:val="24"/>
          <w:szCs w:val="24"/>
          <w:lang w:val="en-US"/>
        </w:rPr>
      </w:pPr>
      <w:r w:rsidRPr="00192A27">
        <w:rPr>
          <w:rFonts w:ascii="Times New Roman" w:hAnsi="Times New Roman" w:cs="Times New Roman"/>
          <w:color w:val="000000" w:themeColor="text1"/>
          <w:sz w:val="24"/>
          <w:szCs w:val="24"/>
        </w:rPr>
        <w:t xml:space="preserve">Admin membuka menu Histori Aspirasi. </w:t>
      </w:r>
      <w:r w:rsidRPr="00192A27">
        <w:rPr>
          <w:rStyle w:val="Emphasis"/>
          <w:rFonts w:ascii="Times New Roman" w:hAnsi="Times New Roman" w:cs="Times New Roman"/>
          <w:color w:val="000000" w:themeColor="text1"/>
          <w:sz w:val="24"/>
          <w:szCs w:val="24"/>
        </w:rPr>
        <w:t>View</w:t>
      </w:r>
      <w:r w:rsidRPr="00192A27">
        <w:rPr>
          <w:rFonts w:ascii="Times New Roman" w:hAnsi="Times New Roman" w:cs="Times New Roman"/>
          <w:color w:val="000000" w:themeColor="text1"/>
          <w:sz w:val="24"/>
          <w:szCs w:val="24"/>
        </w:rPr>
        <w:t xml:space="preserve"> (v_histori.php) mengecek </w:t>
      </w:r>
      <w:r w:rsidRPr="00192A27">
        <w:rPr>
          <w:rStyle w:val="Emphasis"/>
          <w:rFonts w:ascii="Times New Roman" w:hAnsi="Times New Roman" w:cs="Times New Roman"/>
          <w:color w:val="000000" w:themeColor="text1"/>
          <w:sz w:val="24"/>
          <w:szCs w:val="24"/>
        </w:rPr>
        <w:t>session</w:t>
      </w:r>
      <w:r w:rsidRPr="00192A27">
        <w:rPr>
          <w:rFonts w:ascii="Times New Roman" w:hAnsi="Times New Roman" w:cs="Times New Roman"/>
          <w:color w:val="000000" w:themeColor="text1"/>
          <w:sz w:val="24"/>
          <w:szCs w:val="24"/>
        </w:rPr>
        <w:t xml:space="preserve"> role admin, lalu mengambil aspirasi beserta siswa, kategori, status, keterangan, dan tanggal progres terakhir, diurutkan berdasarkan id_aspirasi terbaru. Jika ada data, ditampilkan tabel histori aspirasi beserta status terakhir. Jika tidak, ditampilkan pesan histori kosong.</w:t>
      </w:r>
    </w:p>
    <w:p w14:paraId="4EFE5CC5" w14:textId="0F39E3AF" w:rsidR="00340D3C" w:rsidRPr="00192A27" w:rsidRDefault="00340D3C" w:rsidP="00C6614D">
      <w:pPr>
        <w:pStyle w:val="ListParagraph"/>
        <w:ind w:left="1080"/>
        <w:rPr>
          <w:rFonts w:ascii="Times New Roman" w:hAnsi="Times New Roman" w:cs="Times New Roman"/>
          <w:b/>
          <w:bCs/>
          <w:noProof/>
          <w:color w:val="000000" w:themeColor="text1"/>
          <w:sz w:val="24"/>
          <w:szCs w:val="24"/>
        </w:rPr>
      </w:pPr>
    </w:p>
    <w:p w14:paraId="3AE07C8D" w14:textId="51170E1B" w:rsidR="00340D3C" w:rsidRPr="00192A27" w:rsidRDefault="00340D3C" w:rsidP="00C6614D">
      <w:pPr>
        <w:pStyle w:val="ListParagraph"/>
        <w:ind w:left="1080"/>
        <w:rPr>
          <w:rFonts w:ascii="Times New Roman" w:hAnsi="Times New Roman" w:cs="Times New Roman"/>
          <w:b/>
          <w:bCs/>
          <w:noProof/>
          <w:color w:val="000000" w:themeColor="text1"/>
          <w:sz w:val="24"/>
          <w:szCs w:val="24"/>
        </w:rPr>
      </w:pPr>
    </w:p>
    <w:p w14:paraId="7C84F653" w14:textId="441F2B0A" w:rsidR="00340D3C" w:rsidRPr="00192A27" w:rsidRDefault="00340D3C" w:rsidP="00C6614D">
      <w:pPr>
        <w:pStyle w:val="ListParagraph"/>
        <w:ind w:left="1080"/>
        <w:rPr>
          <w:rFonts w:ascii="Times New Roman" w:hAnsi="Times New Roman" w:cs="Times New Roman"/>
          <w:b/>
          <w:bCs/>
          <w:noProof/>
          <w:color w:val="000000" w:themeColor="text1"/>
          <w:sz w:val="24"/>
          <w:szCs w:val="24"/>
        </w:rPr>
      </w:pPr>
    </w:p>
    <w:p w14:paraId="7AC2FC24" w14:textId="254FE54B"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051C3D99" w14:textId="2773D7C5"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22297B75" w14:textId="2C71F7A5"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2B363B00" w14:textId="5A824278"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523CDCC5" w14:textId="03EE4FFB"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687EFE90" w14:textId="6AF8C4DC"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64A51100" w14:textId="2B8A0830"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0E0B588B" w14:textId="645097F2" w:rsidR="00086476" w:rsidRPr="00192A27" w:rsidRDefault="00086476" w:rsidP="007B25A6">
      <w:pPr>
        <w:rPr>
          <w:rFonts w:ascii="Times New Roman" w:hAnsi="Times New Roman" w:cs="Times New Roman"/>
          <w:b/>
          <w:bCs/>
          <w:noProof/>
          <w:color w:val="000000" w:themeColor="text1"/>
          <w:sz w:val="24"/>
          <w:szCs w:val="24"/>
        </w:rPr>
      </w:pPr>
    </w:p>
    <w:p w14:paraId="02E21BC0" w14:textId="374F3964"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46025F30" w14:textId="77777777" w:rsidR="007B25A6" w:rsidRPr="00192A27" w:rsidRDefault="00086476" w:rsidP="008200F9">
      <w:pPr>
        <w:pStyle w:val="ListParagraph"/>
        <w:keepNext/>
        <w:ind w:left="1080"/>
        <w:jc w:val="center"/>
        <w:rPr>
          <w:rFonts w:ascii="Times New Roman" w:hAnsi="Times New Roman" w:cs="Times New Roman"/>
          <w:color w:val="000000" w:themeColor="text1"/>
          <w:sz w:val="24"/>
          <w:szCs w:val="24"/>
        </w:rPr>
      </w:pPr>
      <w:r w:rsidRPr="00192A27">
        <w:rPr>
          <w:rFonts w:ascii="Times New Roman" w:hAnsi="Times New Roman" w:cs="Times New Roman"/>
          <w:b/>
          <w:bCs/>
          <w:noProof/>
          <w:color w:val="000000" w:themeColor="text1"/>
          <w:sz w:val="24"/>
          <w:szCs w:val="24"/>
        </w:rPr>
        <w:drawing>
          <wp:inline distT="0" distB="0" distL="0" distR="0" wp14:anchorId="606DC529" wp14:editId="7FB2CE66">
            <wp:extent cx="4668252" cy="3195782"/>
            <wp:effectExtent l="0" t="0" r="0" b="508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12 Melihat dan Mencari Kategori.drawio.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674793" cy="3200260"/>
                    </a:xfrm>
                    <a:prstGeom prst="rect">
                      <a:avLst/>
                    </a:prstGeom>
                  </pic:spPr>
                </pic:pic>
              </a:graphicData>
            </a:graphic>
          </wp:inline>
        </w:drawing>
      </w:r>
    </w:p>
    <w:p w14:paraId="75598459" w14:textId="36DB7FEF" w:rsidR="00086476" w:rsidRPr="00192A27" w:rsidRDefault="007B25A6" w:rsidP="008200F9">
      <w:pPr>
        <w:pStyle w:val="Caption"/>
        <w:jc w:val="center"/>
        <w:rPr>
          <w:rFonts w:ascii="Times New Roman" w:hAnsi="Times New Roman" w:cs="Times New Roman"/>
          <w:b/>
          <w:bCs/>
          <w:noProof/>
          <w:color w:val="000000" w:themeColor="text1"/>
          <w:sz w:val="24"/>
          <w:szCs w:val="24"/>
        </w:rPr>
      </w:pPr>
      <w:bookmarkStart w:id="74" w:name="_Toc243681043"/>
      <w:r w:rsidRPr="00192A27">
        <w:rPr>
          <w:rFonts w:ascii="Times New Roman" w:hAnsi="Times New Roman" w:cs="Times New Roman"/>
          <w:color w:val="000000" w:themeColor="text1"/>
          <w:sz w:val="24"/>
          <w:szCs w:val="24"/>
        </w:rPr>
        <w:t xml:space="preserve">Gambar 2. </w:t>
      </w:r>
      <w:r w:rsidRPr="00192A27">
        <w:rPr>
          <w:rFonts w:ascii="Times New Roman" w:hAnsi="Times New Roman" w:cs="Times New Roman"/>
          <w:color w:val="000000" w:themeColor="text1"/>
          <w:sz w:val="24"/>
          <w:szCs w:val="24"/>
        </w:rPr>
        <w:fldChar w:fldCharType="begin"/>
      </w:r>
      <w:r w:rsidRPr="00192A27">
        <w:rPr>
          <w:rFonts w:ascii="Times New Roman" w:hAnsi="Times New Roman" w:cs="Times New Roman"/>
          <w:color w:val="000000" w:themeColor="text1"/>
          <w:sz w:val="24"/>
          <w:szCs w:val="24"/>
        </w:rPr>
        <w:instrText xml:space="preserve"> SEQ Gambar_2. \* ARABIC </w:instrText>
      </w:r>
      <w:r w:rsidRPr="00192A27">
        <w:rPr>
          <w:rFonts w:ascii="Times New Roman" w:hAnsi="Times New Roman" w:cs="Times New Roman"/>
          <w:color w:val="000000" w:themeColor="text1"/>
          <w:sz w:val="24"/>
          <w:szCs w:val="24"/>
        </w:rPr>
        <w:fldChar w:fldCharType="separate"/>
      </w:r>
      <w:r w:rsidR="008200F9">
        <w:rPr>
          <w:rFonts w:ascii="Times New Roman" w:hAnsi="Times New Roman" w:cs="Times New Roman"/>
          <w:noProof/>
          <w:color w:val="000000" w:themeColor="text1"/>
          <w:sz w:val="24"/>
          <w:szCs w:val="24"/>
        </w:rPr>
        <w:t>30</w:t>
      </w:r>
      <w:r w:rsidRPr="00192A27">
        <w:rPr>
          <w:rFonts w:ascii="Times New Roman" w:hAnsi="Times New Roman" w:cs="Times New Roman"/>
          <w:color w:val="000000" w:themeColor="text1"/>
          <w:sz w:val="24"/>
          <w:szCs w:val="24"/>
        </w:rPr>
        <w:fldChar w:fldCharType="end"/>
      </w:r>
      <w:r w:rsidRPr="00192A27">
        <w:rPr>
          <w:rFonts w:ascii="Times New Roman" w:hAnsi="Times New Roman" w:cs="Times New Roman"/>
          <w:color w:val="000000" w:themeColor="text1"/>
          <w:sz w:val="24"/>
          <w:szCs w:val="24"/>
          <w:lang w:val="en-US"/>
        </w:rPr>
        <w:t xml:space="preserve"> Sequence diagram </w:t>
      </w:r>
      <w:proofErr w:type="spellStart"/>
      <w:r w:rsidRPr="00192A27">
        <w:rPr>
          <w:rFonts w:ascii="Times New Roman" w:hAnsi="Times New Roman" w:cs="Times New Roman"/>
          <w:color w:val="000000" w:themeColor="text1"/>
          <w:sz w:val="24"/>
          <w:szCs w:val="24"/>
          <w:lang w:val="en-US"/>
        </w:rPr>
        <w:t>melihat</w:t>
      </w:r>
      <w:proofErr w:type="spellEnd"/>
      <w:r w:rsidRPr="00192A27">
        <w:rPr>
          <w:rFonts w:ascii="Times New Roman" w:hAnsi="Times New Roman" w:cs="Times New Roman"/>
          <w:color w:val="000000" w:themeColor="text1"/>
          <w:sz w:val="24"/>
          <w:szCs w:val="24"/>
          <w:lang w:val="en-US"/>
        </w:rPr>
        <w:t xml:space="preserve"> dan </w:t>
      </w:r>
      <w:proofErr w:type="spellStart"/>
      <w:r w:rsidRPr="00192A27">
        <w:rPr>
          <w:rFonts w:ascii="Times New Roman" w:hAnsi="Times New Roman" w:cs="Times New Roman"/>
          <w:color w:val="000000" w:themeColor="text1"/>
          <w:sz w:val="24"/>
          <w:szCs w:val="24"/>
          <w:lang w:val="en-US"/>
        </w:rPr>
        <w:t>mencari</w:t>
      </w:r>
      <w:proofErr w:type="spellEnd"/>
      <w:r w:rsidRPr="00192A27">
        <w:rPr>
          <w:rFonts w:ascii="Times New Roman" w:hAnsi="Times New Roman" w:cs="Times New Roman"/>
          <w:color w:val="000000" w:themeColor="text1"/>
          <w:sz w:val="24"/>
          <w:szCs w:val="24"/>
          <w:lang w:val="en-US"/>
        </w:rPr>
        <w:t xml:space="preserve"> data </w:t>
      </w:r>
      <w:proofErr w:type="spellStart"/>
      <w:r w:rsidRPr="00192A27">
        <w:rPr>
          <w:rFonts w:ascii="Times New Roman" w:hAnsi="Times New Roman" w:cs="Times New Roman"/>
          <w:color w:val="000000" w:themeColor="text1"/>
          <w:sz w:val="24"/>
          <w:szCs w:val="24"/>
          <w:lang w:val="en-US"/>
        </w:rPr>
        <w:t>kategori</w:t>
      </w:r>
      <w:bookmarkEnd w:id="74"/>
      <w:proofErr w:type="spellEnd"/>
    </w:p>
    <w:p w14:paraId="315A520D" w14:textId="1DE4B8F1" w:rsidR="00340D3C" w:rsidRPr="00192A27" w:rsidRDefault="007B25A6" w:rsidP="007B25A6">
      <w:pPr>
        <w:rPr>
          <w:rFonts w:ascii="Times New Roman" w:hAnsi="Times New Roman" w:cs="Times New Roman"/>
          <w:b/>
          <w:bCs/>
          <w:noProof/>
          <w:color w:val="000000" w:themeColor="text1"/>
          <w:sz w:val="24"/>
          <w:szCs w:val="24"/>
        </w:rPr>
      </w:pPr>
      <w:r w:rsidRPr="00192A27">
        <w:rPr>
          <w:rFonts w:ascii="Times New Roman" w:hAnsi="Times New Roman" w:cs="Times New Roman"/>
          <w:color w:val="000000" w:themeColor="text1"/>
          <w:sz w:val="24"/>
          <w:szCs w:val="24"/>
        </w:rPr>
        <w:t xml:space="preserve">Admin membuka menu Kategori atau mengisi kata kunci lalu menekan Cari. </w:t>
      </w:r>
      <w:r w:rsidRPr="00192A27">
        <w:rPr>
          <w:rStyle w:val="Emphasis"/>
          <w:rFonts w:ascii="Times New Roman" w:hAnsi="Times New Roman" w:cs="Times New Roman"/>
          <w:color w:val="000000" w:themeColor="text1"/>
          <w:sz w:val="24"/>
          <w:szCs w:val="24"/>
        </w:rPr>
        <w:t>View</w:t>
      </w:r>
      <w:r w:rsidRPr="00192A27">
        <w:rPr>
          <w:rFonts w:ascii="Times New Roman" w:hAnsi="Times New Roman" w:cs="Times New Roman"/>
          <w:color w:val="000000" w:themeColor="text1"/>
          <w:sz w:val="24"/>
          <w:szCs w:val="24"/>
        </w:rPr>
        <w:t xml:space="preserve"> (v_kategori.php) mengecek </w:t>
      </w:r>
      <w:r w:rsidRPr="00192A27">
        <w:rPr>
          <w:rStyle w:val="Emphasis"/>
          <w:rFonts w:ascii="Times New Roman" w:hAnsi="Times New Roman" w:cs="Times New Roman"/>
          <w:color w:val="000000" w:themeColor="text1"/>
          <w:sz w:val="24"/>
          <w:szCs w:val="24"/>
        </w:rPr>
        <w:t>session</w:t>
      </w:r>
      <w:r w:rsidRPr="00192A27">
        <w:rPr>
          <w:rFonts w:ascii="Times New Roman" w:hAnsi="Times New Roman" w:cs="Times New Roman"/>
          <w:color w:val="000000" w:themeColor="text1"/>
          <w:sz w:val="24"/>
          <w:szCs w:val="24"/>
        </w:rPr>
        <w:t xml:space="preserve"> role admin dan membaca parameter GET search, lalu memanggil tampil($search) pada </w:t>
      </w:r>
      <w:r w:rsidRPr="00192A27">
        <w:rPr>
          <w:rStyle w:val="Emphasis"/>
          <w:rFonts w:ascii="Times New Roman" w:hAnsi="Times New Roman" w:cs="Times New Roman"/>
          <w:color w:val="000000" w:themeColor="text1"/>
          <w:sz w:val="24"/>
          <w:szCs w:val="24"/>
        </w:rPr>
        <w:t>Model</w:t>
      </w:r>
      <w:r w:rsidRPr="00192A27">
        <w:rPr>
          <w:rFonts w:ascii="Times New Roman" w:hAnsi="Times New Roman" w:cs="Times New Roman"/>
          <w:color w:val="000000" w:themeColor="text1"/>
          <w:sz w:val="24"/>
          <w:szCs w:val="24"/>
        </w:rPr>
        <w:t xml:space="preserve"> Kategori. </w:t>
      </w:r>
      <w:r w:rsidRPr="00192A27">
        <w:rPr>
          <w:rStyle w:val="Emphasis"/>
          <w:rFonts w:ascii="Times New Roman" w:hAnsi="Times New Roman" w:cs="Times New Roman"/>
          <w:color w:val="000000" w:themeColor="text1"/>
          <w:sz w:val="24"/>
          <w:szCs w:val="24"/>
        </w:rPr>
        <w:t>Model</w:t>
      </w:r>
      <w:r w:rsidRPr="00192A27">
        <w:rPr>
          <w:rFonts w:ascii="Times New Roman" w:hAnsi="Times New Roman" w:cs="Times New Roman"/>
          <w:color w:val="000000" w:themeColor="text1"/>
          <w:sz w:val="24"/>
          <w:szCs w:val="24"/>
        </w:rPr>
        <w:t xml:space="preserve"> menjalankan SELECT dari tabel kategori (dengan WHERE nama_kategori LIKE ‘%search%’ bila ada kata kunci), diurutkan berdasarkan id_kategori, dan mengembalikan hasilnya ke </w:t>
      </w:r>
      <w:r w:rsidRPr="00192A27">
        <w:rPr>
          <w:rStyle w:val="Emphasis"/>
          <w:rFonts w:ascii="Times New Roman" w:hAnsi="Times New Roman" w:cs="Times New Roman"/>
          <w:color w:val="000000" w:themeColor="text1"/>
          <w:sz w:val="24"/>
          <w:szCs w:val="24"/>
        </w:rPr>
        <w:t>View</w:t>
      </w:r>
      <w:r w:rsidRPr="00192A27">
        <w:rPr>
          <w:rFonts w:ascii="Times New Roman" w:hAnsi="Times New Roman" w:cs="Times New Roman"/>
          <w:color w:val="000000" w:themeColor="text1"/>
          <w:sz w:val="24"/>
          <w:szCs w:val="24"/>
        </w:rPr>
        <w:t>. Jika ada data, ditampilkan tabel kategori. Jika tidak, ditampilkan pesan kategori tidak ditemukan.</w:t>
      </w:r>
    </w:p>
    <w:p w14:paraId="399039EA" w14:textId="6D0A979A" w:rsidR="00340D3C" w:rsidRPr="00192A27" w:rsidRDefault="00340D3C" w:rsidP="00C6614D">
      <w:pPr>
        <w:pStyle w:val="ListParagraph"/>
        <w:ind w:left="1080"/>
        <w:rPr>
          <w:rFonts w:ascii="Times New Roman" w:hAnsi="Times New Roman" w:cs="Times New Roman"/>
          <w:b/>
          <w:bCs/>
          <w:noProof/>
          <w:color w:val="000000" w:themeColor="text1"/>
          <w:sz w:val="24"/>
          <w:szCs w:val="24"/>
        </w:rPr>
      </w:pPr>
    </w:p>
    <w:p w14:paraId="4A66E7BB" w14:textId="68D4C347" w:rsidR="00340D3C" w:rsidRPr="00192A27" w:rsidRDefault="00340D3C" w:rsidP="00C6614D">
      <w:pPr>
        <w:pStyle w:val="ListParagraph"/>
        <w:ind w:left="1080"/>
        <w:rPr>
          <w:rFonts w:ascii="Times New Roman" w:hAnsi="Times New Roman" w:cs="Times New Roman"/>
          <w:b/>
          <w:bCs/>
          <w:noProof/>
          <w:color w:val="000000" w:themeColor="text1"/>
          <w:sz w:val="24"/>
          <w:szCs w:val="24"/>
        </w:rPr>
      </w:pPr>
    </w:p>
    <w:p w14:paraId="45546C89" w14:textId="52D49345" w:rsidR="00340D3C" w:rsidRPr="00192A27" w:rsidRDefault="00340D3C" w:rsidP="00C6614D">
      <w:pPr>
        <w:pStyle w:val="ListParagraph"/>
        <w:ind w:left="1080"/>
        <w:rPr>
          <w:rFonts w:ascii="Times New Roman" w:hAnsi="Times New Roman" w:cs="Times New Roman"/>
          <w:b/>
          <w:bCs/>
          <w:noProof/>
          <w:color w:val="000000" w:themeColor="text1"/>
          <w:sz w:val="24"/>
          <w:szCs w:val="24"/>
        </w:rPr>
      </w:pPr>
    </w:p>
    <w:p w14:paraId="40228D31" w14:textId="088F6373" w:rsidR="00340D3C" w:rsidRPr="00192A27" w:rsidRDefault="00340D3C" w:rsidP="00C6614D">
      <w:pPr>
        <w:pStyle w:val="ListParagraph"/>
        <w:ind w:left="1080"/>
        <w:rPr>
          <w:rFonts w:ascii="Times New Roman" w:hAnsi="Times New Roman" w:cs="Times New Roman"/>
          <w:b/>
          <w:bCs/>
          <w:noProof/>
          <w:color w:val="000000" w:themeColor="text1"/>
          <w:sz w:val="24"/>
          <w:szCs w:val="24"/>
        </w:rPr>
      </w:pPr>
    </w:p>
    <w:p w14:paraId="7FE6F3A9" w14:textId="5A1EA622" w:rsidR="00340D3C" w:rsidRPr="00192A27" w:rsidRDefault="00340D3C" w:rsidP="00C6614D">
      <w:pPr>
        <w:pStyle w:val="ListParagraph"/>
        <w:ind w:left="1080"/>
        <w:rPr>
          <w:rFonts w:ascii="Times New Roman" w:hAnsi="Times New Roman" w:cs="Times New Roman"/>
          <w:b/>
          <w:bCs/>
          <w:noProof/>
          <w:color w:val="000000" w:themeColor="text1"/>
          <w:sz w:val="24"/>
          <w:szCs w:val="24"/>
        </w:rPr>
      </w:pPr>
    </w:p>
    <w:p w14:paraId="64D85D69" w14:textId="30AAD992" w:rsidR="00340D3C" w:rsidRPr="00192A27" w:rsidRDefault="00340D3C" w:rsidP="00C6614D">
      <w:pPr>
        <w:pStyle w:val="ListParagraph"/>
        <w:ind w:left="1080"/>
        <w:rPr>
          <w:rFonts w:ascii="Times New Roman" w:hAnsi="Times New Roman" w:cs="Times New Roman"/>
          <w:b/>
          <w:bCs/>
          <w:noProof/>
          <w:color w:val="000000" w:themeColor="text1"/>
          <w:sz w:val="24"/>
          <w:szCs w:val="24"/>
        </w:rPr>
      </w:pPr>
    </w:p>
    <w:p w14:paraId="2569877D" w14:textId="5C7F8AE5"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24004DC8" w14:textId="3AB4BC49"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42A81310" w14:textId="44F01EC9"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4AD9D3EB" w14:textId="21A3C27A"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22688F93" w14:textId="2058B84C"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06A2F070" w14:textId="33EEAE56"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7ABECAA7" w14:textId="04715445" w:rsidR="00086476" w:rsidRPr="00192A27" w:rsidRDefault="00086476" w:rsidP="0007198C">
      <w:pPr>
        <w:rPr>
          <w:rFonts w:ascii="Times New Roman" w:hAnsi="Times New Roman" w:cs="Times New Roman"/>
          <w:b/>
          <w:bCs/>
          <w:noProof/>
          <w:color w:val="000000" w:themeColor="text1"/>
          <w:sz w:val="24"/>
          <w:szCs w:val="24"/>
        </w:rPr>
      </w:pPr>
    </w:p>
    <w:p w14:paraId="0ABA8840" w14:textId="3109C708"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26048E14" w14:textId="77777777" w:rsidR="0007198C" w:rsidRPr="00192A27" w:rsidRDefault="00086476" w:rsidP="008200F9">
      <w:pPr>
        <w:pStyle w:val="ListParagraph"/>
        <w:keepNext/>
        <w:ind w:left="1080"/>
        <w:jc w:val="center"/>
        <w:rPr>
          <w:rFonts w:ascii="Times New Roman" w:hAnsi="Times New Roman" w:cs="Times New Roman"/>
          <w:color w:val="000000" w:themeColor="text1"/>
          <w:sz w:val="24"/>
          <w:szCs w:val="24"/>
        </w:rPr>
      </w:pPr>
      <w:r w:rsidRPr="00192A27">
        <w:rPr>
          <w:rFonts w:ascii="Times New Roman" w:hAnsi="Times New Roman" w:cs="Times New Roman"/>
          <w:b/>
          <w:bCs/>
          <w:noProof/>
          <w:color w:val="000000" w:themeColor="text1"/>
          <w:sz w:val="24"/>
          <w:szCs w:val="24"/>
        </w:rPr>
        <w:drawing>
          <wp:inline distT="0" distB="0" distL="0" distR="0" wp14:anchorId="38AC0B8C" wp14:editId="2DD53ED7">
            <wp:extent cx="4547936" cy="2982914"/>
            <wp:effectExtent l="0" t="0" r="5080" b="825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13 Menambah Kategori.drawio.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554543" cy="2987247"/>
                    </a:xfrm>
                    <a:prstGeom prst="rect">
                      <a:avLst/>
                    </a:prstGeom>
                  </pic:spPr>
                </pic:pic>
              </a:graphicData>
            </a:graphic>
          </wp:inline>
        </w:drawing>
      </w:r>
    </w:p>
    <w:p w14:paraId="5F255831" w14:textId="5F7ACF09" w:rsidR="00086476" w:rsidRPr="00192A27" w:rsidRDefault="0007198C" w:rsidP="008200F9">
      <w:pPr>
        <w:pStyle w:val="Caption"/>
        <w:jc w:val="center"/>
        <w:rPr>
          <w:rFonts w:ascii="Times New Roman" w:hAnsi="Times New Roman" w:cs="Times New Roman"/>
          <w:color w:val="000000" w:themeColor="text1"/>
          <w:sz w:val="24"/>
          <w:szCs w:val="24"/>
          <w:lang w:val="en-US"/>
        </w:rPr>
      </w:pPr>
      <w:bookmarkStart w:id="75" w:name="_Toc243681044"/>
      <w:r w:rsidRPr="00192A27">
        <w:rPr>
          <w:rFonts w:ascii="Times New Roman" w:hAnsi="Times New Roman" w:cs="Times New Roman"/>
          <w:color w:val="000000" w:themeColor="text1"/>
          <w:sz w:val="24"/>
          <w:szCs w:val="24"/>
        </w:rPr>
        <w:t xml:space="preserve">Gambar 2. </w:t>
      </w:r>
      <w:r w:rsidRPr="00192A27">
        <w:rPr>
          <w:rFonts w:ascii="Times New Roman" w:hAnsi="Times New Roman" w:cs="Times New Roman"/>
          <w:color w:val="000000" w:themeColor="text1"/>
          <w:sz w:val="24"/>
          <w:szCs w:val="24"/>
        </w:rPr>
        <w:fldChar w:fldCharType="begin"/>
      </w:r>
      <w:r w:rsidRPr="00192A27">
        <w:rPr>
          <w:rFonts w:ascii="Times New Roman" w:hAnsi="Times New Roman" w:cs="Times New Roman"/>
          <w:color w:val="000000" w:themeColor="text1"/>
          <w:sz w:val="24"/>
          <w:szCs w:val="24"/>
        </w:rPr>
        <w:instrText xml:space="preserve"> SEQ Gambar_2. \* ARABIC </w:instrText>
      </w:r>
      <w:r w:rsidRPr="00192A27">
        <w:rPr>
          <w:rFonts w:ascii="Times New Roman" w:hAnsi="Times New Roman" w:cs="Times New Roman"/>
          <w:color w:val="000000" w:themeColor="text1"/>
          <w:sz w:val="24"/>
          <w:szCs w:val="24"/>
        </w:rPr>
        <w:fldChar w:fldCharType="separate"/>
      </w:r>
      <w:r w:rsidR="008200F9">
        <w:rPr>
          <w:rFonts w:ascii="Times New Roman" w:hAnsi="Times New Roman" w:cs="Times New Roman"/>
          <w:noProof/>
          <w:color w:val="000000" w:themeColor="text1"/>
          <w:sz w:val="24"/>
          <w:szCs w:val="24"/>
        </w:rPr>
        <w:t>31</w:t>
      </w:r>
      <w:r w:rsidRPr="00192A27">
        <w:rPr>
          <w:rFonts w:ascii="Times New Roman" w:hAnsi="Times New Roman" w:cs="Times New Roman"/>
          <w:color w:val="000000" w:themeColor="text1"/>
          <w:sz w:val="24"/>
          <w:szCs w:val="24"/>
        </w:rPr>
        <w:fldChar w:fldCharType="end"/>
      </w:r>
      <w:r w:rsidRPr="00192A27">
        <w:rPr>
          <w:rFonts w:ascii="Times New Roman" w:hAnsi="Times New Roman" w:cs="Times New Roman"/>
          <w:color w:val="000000" w:themeColor="text1"/>
          <w:sz w:val="24"/>
          <w:szCs w:val="24"/>
          <w:lang w:val="en-US"/>
        </w:rPr>
        <w:t xml:space="preserve"> Sequence diagram </w:t>
      </w:r>
      <w:proofErr w:type="spellStart"/>
      <w:r w:rsidRPr="00192A27">
        <w:rPr>
          <w:rFonts w:ascii="Times New Roman" w:hAnsi="Times New Roman" w:cs="Times New Roman"/>
          <w:color w:val="000000" w:themeColor="text1"/>
          <w:sz w:val="24"/>
          <w:szCs w:val="24"/>
          <w:lang w:val="en-US"/>
        </w:rPr>
        <w:t>menambah</w:t>
      </w:r>
      <w:proofErr w:type="spellEnd"/>
      <w:r w:rsidRPr="00192A27">
        <w:rPr>
          <w:rFonts w:ascii="Times New Roman" w:hAnsi="Times New Roman" w:cs="Times New Roman"/>
          <w:color w:val="000000" w:themeColor="text1"/>
          <w:sz w:val="24"/>
          <w:szCs w:val="24"/>
          <w:lang w:val="en-US"/>
        </w:rPr>
        <w:t xml:space="preserve"> data </w:t>
      </w:r>
      <w:proofErr w:type="spellStart"/>
      <w:r w:rsidRPr="00192A27">
        <w:rPr>
          <w:rFonts w:ascii="Times New Roman" w:hAnsi="Times New Roman" w:cs="Times New Roman"/>
          <w:color w:val="000000" w:themeColor="text1"/>
          <w:sz w:val="24"/>
          <w:szCs w:val="24"/>
          <w:lang w:val="en-US"/>
        </w:rPr>
        <w:t>kategori</w:t>
      </w:r>
      <w:bookmarkEnd w:id="75"/>
      <w:proofErr w:type="spellEnd"/>
    </w:p>
    <w:p w14:paraId="39C4E5E6" w14:textId="2880B725" w:rsidR="0007198C" w:rsidRPr="00192A27" w:rsidRDefault="0007198C" w:rsidP="0007198C">
      <w:pPr>
        <w:rPr>
          <w:rFonts w:ascii="Times New Roman" w:hAnsi="Times New Roman" w:cs="Times New Roman"/>
          <w:color w:val="000000" w:themeColor="text1"/>
          <w:sz w:val="24"/>
          <w:szCs w:val="24"/>
          <w:lang w:val="en-US"/>
        </w:rPr>
      </w:pPr>
      <w:r w:rsidRPr="00192A27">
        <w:rPr>
          <w:rFonts w:ascii="Times New Roman" w:hAnsi="Times New Roman" w:cs="Times New Roman"/>
          <w:color w:val="000000" w:themeColor="text1"/>
          <w:sz w:val="24"/>
          <w:szCs w:val="24"/>
        </w:rPr>
        <w:t xml:space="preserve">Admin mengklik Tambah Kategori, lalu </w:t>
      </w:r>
      <w:r w:rsidRPr="00192A27">
        <w:rPr>
          <w:rStyle w:val="Emphasis"/>
          <w:rFonts w:ascii="Times New Roman" w:hAnsi="Times New Roman" w:cs="Times New Roman"/>
          <w:color w:val="000000" w:themeColor="text1"/>
          <w:sz w:val="24"/>
          <w:szCs w:val="24"/>
        </w:rPr>
        <w:t>View</w:t>
      </w:r>
      <w:r w:rsidRPr="00192A27">
        <w:rPr>
          <w:rFonts w:ascii="Times New Roman" w:hAnsi="Times New Roman" w:cs="Times New Roman"/>
          <w:color w:val="000000" w:themeColor="text1"/>
          <w:sz w:val="24"/>
          <w:szCs w:val="24"/>
        </w:rPr>
        <w:t xml:space="preserve"> (tambah_kategori.php) menampilkan form tambah kategori. Admin mengisi nama kategori dan menekan Simpan, kemudian data dikirim ke </w:t>
      </w:r>
      <w:r w:rsidRPr="00192A27">
        <w:rPr>
          <w:rStyle w:val="Emphasis"/>
          <w:rFonts w:ascii="Times New Roman" w:hAnsi="Times New Roman" w:cs="Times New Roman"/>
          <w:color w:val="000000" w:themeColor="text1"/>
          <w:sz w:val="24"/>
          <w:szCs w:val="24"/>
        </w:rPr>
        <w:t>Controller</w:t>
      </w:r>
      <w:r w:rsidRPr="00192A27">
        <w:rPr>
          <w:rFonts w:ascii="Times New Roman" w:hAnsi="Times New Roman" w:cs="Times New Roman"/>
          <w:color w:val="000000" w:themeColor="text1"/>
          <w:sz w:val="24"/>
          <w:szCs w:val="24"/>
        </w:rPr>
        <w:t xml:space="preserve"> (c_kategori.php) melalui POST. </w:t>
      </w:r>
      <w:r w:rsidRPr="00192A27">
        <w:rPr>
          <w:rStyle w:val="Emphasis"/>
          <w:rFonts w:ascii="Times New Roman" w:hAnsi="Times New Roman" w:cs="Times New Roman"/>
          <w:color w:val="000000" w:themeColor="text1"/>
          <w:sz w:val="24"/>
          <w:szCs w:val="24"/>
        </w:rPr>
        <w:t>Controller</w:t>
      </w:r>
      <w:r w:rsidRPr="00192A27">
        <w:rPr>
          <w:rFonts w:ascii="Times New Roman" w:hAnsi="Times New Roman" w:cs="Times New Roman"/>
          <w:color w:val="000000" w:themeColor="text1"/>
          <w:sz w:val="24"/>
          <w:szCs w:val="24"/>
        </w:rPr>
        <w:t xml:space="preserve"> memanggil tambah($nama_kategori) pada </w:t>
      </w:r>
      <w:r w:rsidRPr="00192A27">
        <w:rPr>
          <w:rStyle w:val="Emphasis"/>
          <w:rFonts w:ascii="Times New Roman" w:hAnsi="Times New Roman" w:cs="Times New Roman"/>
          <w:color w:val="000000" w:themeColor="text1"/>
          <w:sz w:val="24"/>
          <w:szCs w:val="24"/>
        </w:rPr>
        <w:t>Model</w:t>
      </w:r>
      <w:r w:rsidRPr="00192A27">
        <w:rPr>
          <w:rFonts w:ascii="Times New Roman" w:hAnsi="Times New Roman" w:cs="Times New Roman"/>
          <w:color w:val="000000" w:themeColor="text1"/>
          <w:sz w:val="24"/>
          <w:szCs w:val="24"/>
        </w:rPr>
        <w:t xml:space="preserve"> Kategori. </w:t>
      </w:r>
      <w:r w:rsidRPr="00192A27">
        <w:rPr>
          <w:rStyle w:val="Emphasis"/>
          <w:rFonts w:ascii="Times New Roman" w:hAnsi="Times New Roman" w:cs="Times New Roman"/>
          <w:color w:val="000000" w:themeColor="text1"/>
          <w:sz w:val="24"/>
          <w:szCs w:val="24"/>
        </w:rPr>
        <w:t>Model</w:t>
      </w:r>
      <w:r w:rsidRPr="00192A27">
        <w:rPr>
          <w:rFonts w:ascii="Times New Roman" w:hAnsi="Times New Roman" w:cs="Times New Roman"/>
          <w:color w:val="000000" w:themeColor="text1"/>
          <w:sz w:val="24"/>
          <w:szCs w:val="24"/>
        </w:rPr>
        <w:t xml:space="preserve"> merapikan input dengan trim() dan mysqli_real_escape_string(), lalu menjalankan INSERT ke tabel kategori. Hasil berhasil atau gagal dikembalikan ke </w:t>
      </w:r>
      <w:r w:rsidRPr="00192A27">
        <w:rPr>
          <w:rStyle w:val="Emphasis"/>
          <w:rFonts w:ascii="Times New Roman" w:hAnsi="Times New Roman" w:cs="Times New Roman"/>
          <w:color w:val="000000" w:themeColor="text1"/>
          <w:sz w:val="24"/>
          <w:szCs w:val="24"/>
        </w:rPr>
        <w:t>Controller</w:t>
      </w:r>
      <w:r w:rsidRPr="00192A27">
        <w:rPr>
          <w:rFonts w:ascii="Times New Roman" w:hAnsi="Times New Roman" w:cs="Times New Roman"/>
          <w:color w:val="000000" w:themeColor="text1"/>
          <w:sz w:val="24"/>
          <w:szCs w:val="24"/>
        </w:rPr>
        <w:t>. Jika berhasil, pengguna diarahkan ke v_kategori.php?pesan=tambah. Jika gagal, diarahkan ke v_kategori.php?pesan=gagal_tambah. Daftar kategori ditampilkan dengan notifikasi hasil.</w:t>
      </w:r>
    </w:p>
    <w:p w14:paraId="03D771B6" w14:textId="7B31F3A2" w:rsidR="00340D3C" w:rsidRPr="00192A27" w:rsidRDefault="00340D3C" w:rsidP="00C6614D">
      <w:pPr>
        <w:pStyle w:val="ListParagraph"/>
        <w:ind w:left="1080"/>
        <w:rPr>
          <w:rFonts w:ascii="Times New Roman" w:hAnsi="Times New Roman" w:cs="Times New Roman"/>
          <w:b/>
          <w:bCs/>
          <w:noProof/>
          <w:color w:val="000000" w:themeColor="text1"/>
          <w:sz w:val="24"/>
          <w:szCs w:val="24"/>
        </w:rPr>
      </w:pPr>
    </w:p>
    <w:p w14:paraId="465C879C" w14:textId="66CB4BF4" w:rsidR="00340D3C" w:rsidRPr="00192A27" w:rsidRDefault="00340D3C" w:rsidP="00C6614D">
      <w:pPr>
        <w:pStyle w:val="ListParagraph"/>
        <w:ind w:left="1080"/>
        <w:rPr>
          <w:rFonts w:ascii="Times New Roman" w:hAnsi="Times New Roman" w:cs="Times New Roman"/>
          <w:b/>
          <w:bCs/>
          <w:noProof/>
          <w:color w:val="000000" w:themeColor="text1"/>
          <w:sz w:val="24"/>
          <w:szCs w:val="24"/>
        </w:rPr>
      </w:pPr>
    </w:p>
    <w:p w14:paraId="202DB924" w14:textId="7B247E7B" w:rsidR="00340D3C" w:rsidRPr="00192A27" w:rsidRDefault="00340D3C" w:rsidP="00C6614D">
      <w:pPr>
        <w:pStyle w:val="ListParagraph"/>
        <w:ind w:left="1080"/>
        <w:rPr>
          <w:rFonts w:ascii="Times New Roman" w:hAnsi="Times New Roman" w:cs="Times New Roman"/>
          <w:b/>
          <w:bCs/>
          <w:noProof/>
          <w:color w:val="000000" w:themeColor="text1"/>
          <w:sz w:val="24"/>
          <w:szCs w:val="24"/>
        </w:rPr>
      </w:pPr>
    </w:p>
    <w:p w14:paraId="42151F88" w14:textId="3F677F25"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00858703" w14:textId="1D992607"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1754AD45" w14:textId="2687DD10"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4538785B" w14:textId="226E0C78"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72E12BCF" w14:textId="435AAAB2"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08534A4E" w14:textId="7E564B6E"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4F98A489" w14:textId="2DECF310"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763577BD" w14:textId="7C3F8013"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4E56DB3B" w14:textId="0FB21C3C" w:rsidR="00086476" w:rsidRPr="00192A27" w:rsidRDefault="00086476" w:rsidP="0007198C">
      <w:pPr>
        <w:rPr>
          <w:rFonts w:ascii="Times New Roman" w:hAnsi="Times New Roman" w:cs="Times New Roman"/>
          <w:b/>
          <w:bCs/>
          <w:noProof/>
          <w:color w:val="000000" w:themeColor="text1"/>
          <w:sz w:val="24"/>
          <w:szCs w:val="24"/>
        </w:rPr>
      </w:pPr>
    </w:p>
    <w:p w14:paraId="3EF1EAC3" w14:textId="77777777" w:rsidR="0007198C" w:rsidRPr="00192A27" w:rsidRDefault="0007198C" w:rsidP="0007198C">
      <w:pPr>
        <w:rPr>
          <w:rFonts w:ascii="Times New Roman" w:hAnsi="Times New Roman" w:cs="Times New Roman"/>
          <w:b/>
          <w:bCs/>
          <w:noProof/>
          <w:color w:val="000000" w:themeColor="text1"/>
          <w:sz w:val="24"/>
          <w:szCs w:val="24"/>
        </w:rPr>
      </w:pPr>
    </w:p>
    <w:p w14:paraId="7946FDFF" w14:textId="77777777" w:rsidR="0007198C" w:rsidRPr="00192A27" w:rsidRDefault="00086476" w:rsidP="008200F9">
      <w:pPr>
        <w:pStyle w:val="ListParagraph"/>
        <w:keepNext/>
        <w:ind w:left="1080"/>
        <w:jc w:val="center"/>
        <w:rPr>
          <w:rFonts w:ascii="Times New Roman" w:hAnsi="Times New Roman" w:cs="Times New Roman"/>
          <w:color w:val="000000" w:themeColor="text1"/>
          <w:sz w:val="24"/>
          <w:szCs w:val="24"/>
        </w:rPr>
      </w:pPr>
      <w:r w:rsidRPr="00192A27">
        <w:rPr>
          <w:rFonts w:ascii="Times New Roman" w:hAnsi="Times New Roman" w:cs="Times New Roman"/>
          <w:b/>
          <w:bCs/>
          <w:noProof/>
          <w:color w:val="000000" w:themeColor="text1"/>
          <w:sz w:val="24"/>
          <w:szCs w:val="24"/>
        </w:rPr>
        <w:drawing>
          <wp:inline distT="0" distB="0" distL="0" distR="0" wp14:anchorId="55378933" wp14:editId="74EB53F7">
            <wp:extent cx="4235115" cy="4192886"/>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14 Mengedit Kategori.drawio.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240574" cy="4198291"/>
                    </a:xfrm>
                    <a:prstGeom prst="rect">
                      <a:avLst/>
                    </a:prstGeom>
                  </pic:spPr>
                </pic:pic>
              </a:graphicData>
            </a:graphic>
          </wp:inline>
        </w:drawing>
      </w:r>
    </w:p>
    <w:p w14:paraId="323382B0" w14:textId="2F335AF6" w:rsidR="00086476" w:rsidRPr="00192A27" w:rsidRDefault="0007198C" w:rsidP="008200F9">
      <w:pPr>
        <w:pStyle w:val="Caption"/>
        <w:jc w:val="center"/>
        <w:rPr>
          <w:rFonts w:ascii="Times New Roman" w:hAnsi="Times New Roman" w:cs="Times New Roman"/>
          <w:color w:val="000000" w:themeColor="text1"/>
          <w:sz w:val="24"/>
          <w:szCs w:val="24"/>
          <w:lang w:val="en-US"/>
        </w:rPr>
      </w:pPr>
      <w:bookmarkStart w:id="76" w:name="_Toc243681045"/>
      <w:r w:rsidRPr="00192A27">
        <w:rPr>
          <w:rFonts w:ascii="Times New Roman" w:hAnsi="Times New Roman" w:cs="Times New Roman"/>
          <w:color w:val="000000" w:themeColor="text1"/>
          <w:sz w:val="24"/>
          <w:szCs w:val="24"/>
        </w:rPr>
        <w:t xml:space="preserve">Gambar 2. </w:t>
      </w:r>
      <w:r w:rsidRPr="00192A27">
        <w:rPr>
          <w:rFonts w:ascii="Times New Roman" w:hAnsi="Times New Roman" w:cs="Times New Roman"/>
          <w:color w:val="000000" w:themeColor="text1"/>
          <w:sz w:val="24"/>
          <w:szCs w:val="24"/>
        </w:rPr>
        <w:fldChar w:fldCharType="begin"/>
      </w:r>
      <w:r w:rsidRPr="00192A27">
        <w:rPr>
          <w:rFonts w:ascii="Times New Roman" w:hAnsi="Times New Roman" w:cs="Times New Roman"/>
          <w:color w:val="000000" w:themeColor="text1"/>
          <w:sz w:val="24"/>
          <w:szCs w:val="24"/>
        </w:rPr>
        <w:instrText xml:space="preserve"> SEQ Gambar_2. \* ARABIC </w:instrText>
      </w:r>
      <w:r w:rsidRPr="00192A27">
        <w:rPr>
          <w:rFonts w:ascii="Times New Roman" w:hAnsi="Times New Roman" w:cs="Times New Roman"/>
          <w:color w:val="000000" w:themeColor="text1"/>
          <w:sz w:val="24"/>
          <w:szCs w:val="24"/>
        </w:rPr>
        <w:fldChar w:fldCharType="separate"/>
      </w:r>
      <w:r w:rsidR="008200F9">
        <w:rPr>
          <w:rFonts w:ascii="Times New Roman" w:hAnsi="Times New Roman" w:cs="Times New Roman"/>
          <w:noProof/>
          <w:color w:val="000000" w:themeColor="text1"/>
          <w:sz w:val="24"/>
          <w:szCs w:val="24"/>
        </w:rPr>
        <w:t>32</w:t>
      </w:r>
      <w:r w:rsidRPr="00192A27">
        <w:rPr>
          <w:rFonts w:ascii="Times New Roman" w:hAnsi="Times New Roman" w:cs="Times New Roman"/>
          <w:color w:val="000000" w:themeColor="text1"/>
          <w:sz w:val="24"/>
          <w:szCs w:val="24"/>
        </w:rPr>
        <w:fldChar w:fldCharType="end"/>
      </w:r>
      <w:r w:rsidRPr="00192A27">
        <w:rPr>
          <w:rFonts w:ascii="Times New Roman" w:hAnsi="Times New Roman" w:cs="Times New Roman"/>
          <w:color w:val="000000" w:themeColor="text1"/>
          <w:sz w:val="24"/>
          <w:szCs w:val="24"/>
          <w:lang w:val="en-US"/>
        </w:rPr>
        <w:t xml:space="preserve"> Sequence diagram </w:t>
      </w:r>
      <w:proofErr w:type="spellStart"/>
      <w:r w:rsidRPr="00192A27">
        <w:rPr>
          <w:rFonts w:ascii="Times New Roman" w:hAnsi="Times New Roman" w:cs="Times New Roman"/>
          <w:color w:val="000000" w:themeColor="text1"/>
          <w:sz w:val="24"/>
          <w:szCs w:val="24"/>
          <w:lang w:val="en-US"/>
        </w:rPr>
        <w:t>mengubah</w:t>
      </w:r>
      <w:proofErr w:type="spellEnd"/>
      <w:r w:rsidRPr="00192A27">
        <w:rPr>
          <w:rFonts w:ascii="Times New Roman" w:hAnsi="Times New Roman" w:cs="Times New Roman"/>
          <w:color w:val="000000" w:themeColor="text1"/>
          <w:sz w:val="24"/>
          <w:szCs w:val="24"/>
          <w:lang w:val="en-US"/>
        </w:rPr>
        <w:t xml:space="preserve"> data </w:t>
      </w:r>
      <w:proofErr w:type="spellStart"/>
      <w:r w:rsidRPr="00192A27">
        <w:rPr>
          <w:rFonts w:ascii="Times New Roman" w:hAnsi="Times New Roman" w:cs="Times New Roman"/>
          <w:color w:val="000000" w:themeColor="text1"/>
          <w:sz w:val="24"/>
          <w:szCs w:val="24"/>
          <w:lang w:val="en-US"/>
        </w:rPr>
        <w:t>kategori</w:t>
      </w:r>
      <w:bookmarkEnd w:id="76"/>
      <w:proofErr w:type="spellEnd"/>
    </w:p>
    <w:p w14:paraId="46A77224" w14:textId="59F244F1" w:rsidR="0007198C" w:rsidRPr="00192A27" w:rsidRDefault="0007198C" w:rsidP="0007198C">
      <w:pPr>
        <w:rPr>
          <w:rFonts w:ascii="Times New Roman" w:hAnsi="Times New Roman" w:cs="Times New Roman"/>
          <w:color w:val="000000" w:themeColor="text1"/>
          <w:sz w:val="24"/>
          <w:szCs w:val="24"/>
          <w:lang w:val="en-US"/>
        </w:rPr>
      </w:pPr>
      <w:r w:rsidRPr="00192A27">
        <w:rPr>
          <w:rFonts w:ascii="Times New Roman" w:hAnsi="Times New Roman" w:cs="Times New Roman"/>
          <w:color w:val="000000" w:themeColor="text1"/>
          <w:sz w:val="24"/>
          <w:szCs w:val="24"/>
        </w:rPr>
        <w:t xml:space="preserve">Admin mengklik Edit pada kategori. </w:t>
      </w:r>
      <w:r w:rsidRPr="00192A27">
        <w:rPr>
          <w:rStyle w:val="Emphasis"/>
          <w:rFonts w:ascii="Times New Roman" w:hAnsi="Times New Roman" w:cs="Times New Roman"/>
          <w:color w:val="000000" w:themeColor="text1"/>
          <w:sz w:val="24"/>
          <w:szCs w:val="24"/>
        </w:rPr>
        <w:t>View</w:t>
      </w:r>
      <w:r w:rsidRPr="00192A27">
        <w:rPr>
          <w:rFonts w:ascii="Times New Roman" w:hAnsi="Times New Roman" w:cs="Times New Roman"/>
          <w:color w:val="000000" w:themeColor="text1"/>
          <w:sz w:val="24"/>
          <w:szCs w:val="24"/>
        </w:rPr>
        <w:t xml:space="preserve"> (edit_kategori.php) mengecek </w:t>
      </w:r>
      <w:r w:rsidRPr="00192A27">
        <w:rPr>
          <w:rStyle w:val="Emphasis"/>
          <w:rFonts w:ascii="Times New Roman" w:hAnsi="Times New Roman" w:cs="Times New Roman"/>
          <w:color w:val="000000" w:themeColor="text1"/>
          <w:sz w:val="24"/>
          <w:szCs w:val="24"/>
        </w:rPr>
        <w:t>session</w:t>
      </w:r>
      <w:r w:rsidRPr="00192A27">
        <w:rPr>
          <w:rFonts w:ascii="Times New Roman" w:hAnsi="Times New Roman" w:cs="Times New Roman"/>
          <w:color w:val="000000" w:themeColor="text1"/>
          <w:sz w:val="24"/>
          <w:szCs w:val="24"/>
        </w:rPr>
        <w:t xml:space="preserve"> role admin dan parameter id, lalu memanggil ambilById() pada </w:t>
      </w:r>
      <w:r w:rsidRPr="00192A27">
        <w:rPr>
          <w:rStyle w:val="Emphasis"/>
          <w:rFonts w:ascii="Times New Roman" w:hAnsi="Times New Roman" w:cs="Times New Roman"/>
          <w:color w:val="000000" w:themeColor="text1"/>
          <w:sz w:val="24"/>
          <w:szCs w:val="24"/>
        </w:rPr>
        <w:t>Model</w:t>
      </w:r>
      <w:r w:rsidRPr="00192A27">
        <w:rPr>
          <w:rFonts w:ascii="Times New Roman" w:hAnsi="Times New Roman" w:cs="Times New Roman"/>
          <w:color w:val="000000" w:themeColor="text1"/>
          <w:sz w:val="24"/>
          <w:szCs w:val="24"/>
        </w:rPr>
        <w:t xml:space="preserve"> Kategori untuk mengambil data kategori. Jika data tidak ditemukan, admin diarahkan ke v_kategori.php. Jika ditemukan, ditampilkan form edit berisi nama kategori. Admin mengubah nama lalu menekan Simpan, dan data dikirim ke </w:t>
      </w:r>
      <w:r w:rsidRPr="00192A27">
        <w:rPr>
          <w:rStyle w:val="Emphasis"/>
          <w:rFonts w:ascii="Times New Roman" w:hAnsi="Times New Roman" w:cs="Times New Roman"/>
          <w:color w:val="000000" w:themeColor="text1"/>
          <w:sz w:val="24"/>
          <w:szCs w:val="24"/>
        </w:rPr>
        <w:t>Controller</w:t>
      </w:r>
      <w:r w:rsidRPr="00192A27">
        <w:rPr>
          <w:rFonts w:ascii="Times New Roman" w:hAnsi="Times New Roman" w:cs="Times New Roman"/>
          <w:color w:val="000000" w:themeColor="text1"/>
          <w:sz w:val="24"/>
          <w:szCs w:val="24"/>
        </w:rPr>
        <w:t xml:space="preserve"> (c_kategori.php) melalui POST. </w:t>
      </w:r>
      <w:r w:rsidRPr="00192A27">
        <w:rPr>
          <w:rStyle w:val="Emphasis"/>
          <w:rFonts w:ascii="Times New Roman" w:hAnsi="Times New Roman" w:cs="Times New Roman"/>
          <w:color w:val="000000" w:themeColor="text1"/>
          <w:sz w:val="24"/>
          <w:szCs w:val="24"/>
        </w:rPr>
        <w:t>Controller</w:t>
      </w:r>
      <w:r w:rsidRPr="00192A27">
        <w:rPr>
          <w:rFonts w:ascii="Times New Roman" w:hAnsi="Times New Roman" w:cs="Times New Roman"/>
          <w:color w:val="000000" w:themeColor="text1"/>
          <w:sz w:val="24"/>
          <w:szCs w:val="24"/>
        </w:rPr>
        <w:t xml:space="preserve"> memanggil edit() pada </w:t>
      </w:r>
      <w:r w:rsidRPr="00192A27">
        <w:rPr>
          <w:rStyle w:val="Emphasis"/>
          <w:rFonts w:ascii="Times New Roman" w:hAnsi="Times New Roman" w:cs="Times New Roman"/>
          <w:color w:val="000000" w:themeColor="text1"/>
          <w:sz w:val="24"/>
          <w:szCs w:val="24"/>
        </w:rPr>
        <w:t>Model</w:t>
      </w:r>
      <w:r w:rsidRPr="00192A27">
        <w:rPr>
          <w:rFonts w:ascii="Times New Roman" w:hAnsi="Times New Roman" w:cs="Times New Roman"/>
          <w:color w:val="000000" w:themeColor="text1"/>
          <w:sz w:val="24"/>
          <w:szCs w:val="24"/>
        </w:rPr>
        <w:t>, yang menjalankan trim(), mysqli_real_escape_string(), dan UPDATE pada tabel kategori. Jika berhasil, diarahkan ke v_kategori.php?pesan=edit. Jika gagal, diarahkan dengan pesan gagal_edit. Daftar kategori ditampilkan dengan notifikasi hasil.</w:t>
      </w:r>
    </w:p>
    <w:p w14:paraId="310FE099" w14:textId="49281D61" w:rsidR="00340D3C" w:rsidRPr="00192A27" w:rsidRDefault="00340D3C" w:rsidP="00C6614D">
      <w:pPr>
        <w:pStyle w:val="ListParagraph"/>
        <w:ind w:left="1080"/>
        <w:rPr>
          <w:rFonts w:ascii="Times New Roman" w:hAnsi="Times New Roman" w:cs="Times New Roman"/>
          <w:b/>
          <w:bCs/>
          <w:noProof/>
          <w:color w:val="000000" w:themeColor="text1"/>
          <w:sz w:val="24"/>
          <w:szCs w:val="24"/>
        </w:rPr>
      </w:pPr>
    </w:p>
    <w:p w14:paraId="22FBFD3D" w14:textId="2652D428" w:rsidR="00340D3C" w:rsidRPr="00192A27" w:rsidRDefault="00340D3C" w:rsidP="00C6614D">
      <w:pPr>
        <w:pStyle w:val="ListParagraph"/>
        <w:ind w:left="1080"/>
        <w:rPr>
          <w:rFonts w:ascii="Times New Roman" w:hAnsi="Times New Roman" w:cs="Times New Roman"/>
          <w:b/>
          <w:bCs/>
          <w:noProof/>
          <w:color w:val="000000" w:themeColor="text1"/>
          <w:sz w:val="24"/>
          <w:szCs w:val="24"/>
        </w:rPr>
      </w:pPr>
    </w:p>
    <w:p w14:paraId="1DC2352C" w14:textId="713910AA" w:rsidR="00086476" w:rsidRPr="00192A27" w:rsidRDefault="00086476" w:rsidP="0007198C">
      <w:pPr>
        <w:rPr>
          <w:rFonts w:ascii="Times New Roman" w:hAnsi="Times New Roman" w:cs="Times New Roman"/>
          <w:b/>
          <w:bCs/>
          <w:noProof/>
          <w:color w:val="000000" w:themeColor="text1"/>
          <w:sz w:val="24"/>
          <w:szCs w:val="24"/>
        </w:rPr>
      </w:pPr>
    </w:p>
    <w:p w14:paraId="35413D86" w14:textId="77777777" w:rsidR="0007198C" w:rsidRPr="00192A27" w:rsidRDefault="0007198C" w:rsidP="0007198C">
      <w:pPr>
        <w:rPr>
          <w:rFonts w:ascii="Times New Roman" w:hAnsi="Times New Roman" w:cs="Times New Roman"/>
          <w:b/>
          <w:bCs/>
          <w:noProof/>
          <w:color w:val="000000" w:themeColor="text1"/>
          <w:sz w:val="24"/>
          <w:szCs w:val="24"/>
        </w:rPr>
      </w:pPr>
    </w:p>
    <w:p w14:paraId="1CDBA31F" w14:textId="310D9AFA"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5850E6F2" w14:textId="77777777" w:rsidR="0007198C" w:rsidRPr="00192A27" w:rsidRDefault="00086476" w:rsidP="008200F9">
      <w:pPr>
        <w:keepNext/>
        <w:jc w:val="center"/>
        <w:rPr>
          <w:rFonts w:ascii="Times New Roman" w:hAnsi="Times New Roman" w:cs="Times New Roman"/>
          <w:color w:val="000000" w:themeColor="text1"/>
          <w:sz w:val="24"/>
          <w:szCs w:val="24"/>
        </w:rPr>
      </w:pPr>
      <w:r w:rsidRPr="00192A27">
        <w:rPr>
          <w:rFonts w:ascii="Times New Roman" w:hAnsi="Times New Roman" w:cs="Times New Roman"/>
          <w:b/>
          <w:bCs/>
          <w:noProof/>
          <w:color w:val="000000" w:themeColor="text1"/>
          <w:sz w:val="24"/>
          <w:szCs w:val="24"/>
        </w:rPr>
        <w:drawing>
          <wp:inline distT="0" distB="0" distL="0" distR="0" wp14:anchorId="5D6BC68D" wp14:editId="14B474D0">
            <wp:extent cx="4932947" cy="3566631"/>
            <wp:effectExtent l="0" t="0" r="127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15 Menghapus Kategori.drawio.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938159" cy="3570399"/>
                    </a:xfrm>
                    <a:prstGeom prst="rect">
                      <a:avLst/>
                    </a:prstGeom>
                  </pic:spPr>
                </pic:pic>
              </a:graphicData>
            </a:graphic>
          </wp:inline>
        </w:drawing>
      </w:r>
    </w:p>
    <w:p w14:paraId="71FF43EE" w14:textId="4C02E578" w:rsidR="00086476" w:rsidRPr="00192A27" w:rsidRDefault="0007198C" w:rsidP="008200F9">
      <w:pPr>
        <w:pStyle w:val="Caption"/>
        <w:jc w:val="center"/>
        <w:rPr>
          <w:rFonts w:ascii="Times New Roman" w:hAnsi="Times New Roman" w:cs="Times New Roman"/>
          <w:b/>
          <w:bCs/>
          <w:noProof/>
          <w:color w:val="000000" w:themeColor="text1"/>
          <w:sz w:val="24"/>
          <w:szCs w:val="24"/>
        </w:rPr>
      </w:pPr>
      <w:bookmarkStart w:id="77" w:name="_Toc243681046"/>
      <w:r w:rsidRPr="00192A27">
        <w:rPr>
          <w:rFonts w:ascii="Times New Roman" w:hAnsi="Times New Roman" w:cs="Times New Roman"/>
          <w:color w:val="000000" w:themeColor="text1"/>
          <w:sz w:val="24"/>
          <w:szCs w:val="24"/>
        </w:rPr>
        <w:t xml:space="preserve">Gambar 2. </w:t>
      </w:r>
      <w:r w:rsidRPr="00192A27">
        <w:rPr>
          <w:rFonts w:ascii="Times New Roman" w:hAnsi="Times New Roman" w:cs="Times New Roman"/>
          <w:color w:val="000000" w:themeColor="text1"/>
          <w:sz w:val="24"/>
          <w:szCs w:val="24"/>
        </w:rPr>
        <w:fldChar w:fldCharType="begin"/>
      </w:r>
      <w:r w:rsidRPr="00192A27">
        <w:rPr>
          <w:rFonts w:ascii="Times New Roman" w:hAnsi="Times New Roman" w:cs="Times New Roman"/>
          <w:color w:val="000000" w:themeColor="text1"/>
          <w:sz w:val="24"/>
          <w:szCs w:val="24"/>
        </w:rPr>
        <w:instrText xml:space="preserve"> SEQ Gambar_2. \* ARABIC </w:instrText>
      </w:r>
      <w:r w:rsidRPr="00192A27">
        <w:rPr>
          <w:rFonts w:ascii="Times New Roman" w:hAnsi="Times New Roman" w:cs="Times New Roman"/>
          <w:color w:val="000000" w:themeColor="text1"/>
          <w:sz w:val="24"/>
          <w:szCs w:val="24"/>
        </w:rPr>
        <w:fldChar w:fldCharType="separate"/>
      </w:r>
      <w:r w:rsidR="008200F9">
        <w:rPr>
          <w:rFonts w:ascii="Times New Roman" w:hAnsi="Times New Roman" w:cs="Times New Roman"/>
          <w:noProof/>
          <w:color w:val="000000" w:themeColor="text1"/>
          <w:sz w:val="24"/>
          <w:szCs w:val="24"/>
        </w:rPr>
        <w:t>33</w:t>
      </w:r>
      <w:r w:rsidRPr="00192A27">
        <w:rPr>
          <w:rFonts w:ascii="Times New Roman" w:hAnsi="Times New Roman" w:cs="Times New Roman"/>
          <w:color w:val="000000" w:themeColor="text1"/>
          <w:sz w:val="24"/>
          <w:szCs w:val="24"/>
        </w:rPr>
        <w:fldChar w:fldCharType="end"/>
      </w:r>
      <w:r w:rsidRPr="00192A27">
        <w:rPr>
          <w:rFonts w:ascii="Times New Roman" w:hAnsi="Times New Roman" w:cs="Times New Roman"/>
          <w:color w:val="000000" w:themeColor="text1"/>
          <w:sz w:val="24"/>
          <w:szCs w:val="24"/>
          <w:lang w:val="en-US"/>
        </w:rPr>
        <w:t xml:space="preserve"> Sequence diagram </w:t>
      </w:r>
      <w:proofErr w:type="spellStart"/>
      <w:r w:rsidRPr="00192A27">
        <w:rPr>
          <w:rFonts w:ascii="Times New Roman" w:hAnsi="Times New Roman" w:cs="Times New Roman"/>
          <w:color w:val="000000" w:themeColor="text1"/>
          <w:sz w:val="24"/>
          <w:szCs w:val="24"/>
          <w:lang w:val="en-US"/>
        </w:rPr>
        <w:t>menghapus</w:t>
      </w:r>
      <w:proofErr w:type="spellEnd"/>
      <w:r w:rsidRPr="00192A27">
        <w:rPr>
          <w:rFonts w:ascii="Times New Roman" w:hAnsi="Times New Roman" w:cs="Times New Roman"/>
          <w:color w:val="000000" w:themeColor="text1"/>
          <w:sz w:val="24"/>
          <w:szCs w:val="24"/>
          <w:lang w:val="en-US"/>
        </w:rPr>
        <w:t xml:space="preserve"> data </w:t>
      </w:r>
      <w:proofErr w:type="spellStart"/>
      <w:r w:rsidRPr="00192A27">
        <w:rPr>
          <w:rFonts w:ascii="Times New Roman" w:hAnsi="Times New Roman" w:cs="Times New Roman"/>
          <w:color w:val="000000" w:themeColor="text1"/>
          <w:sz w:val="24"/>
          <w:szCs w:val="24"/>
          <w:lang w:val="en-US"/>
        </w:rPr>
        <w:t>kategori</w:t>
      </w:r>
      <w:bookmarkEnd w:id="77"/>
      <w:proofErr w:type="spellEnd"/>
    </w:p>
    <w:p w14:paraId="273AB0C9" w14:textId="34348A79" w:rsidR="00086476" w:rsidRPr="00192A27" w:rsidRDefault="0007198C" w:rsidP="0007198C">
      <w:pPr>
        <w:rPr>
          <w:rFonts w:ascii="Times New Roman" w:hAnsi="Times New Roman" w:cs="Times New Roman"/>
          <w:b/>
          <w:bCs/>
          <w:noProof/>
          <w:color w:val="000000" w:themeColor="text1"/>
          <w:sz w:val="24"/>
          <w:szCs w:val="24"/>
        </w:rPr>
      </w:pPr>
      <w:r w:rsidRPr="00192A27">
        <w:rPr>
          <w:rFonts w:ascii="Times New Roman" w:hAnsi="Times New Roman" w:cs="Times New Roman"/>
          <w:color w:val="000000" w:themeColor="text1"/>
          <w:sz w:val="24"/>
          <w:szCs w:val="24"/>
        </w:rPr>
        <w:t xml:space="preserve">Admin mengklik Hapus pada kategori dan menyetujui konfirmasi “Yakin ingin menghapus?”. </w:t>
      </w:r>
      <w:r w:rsidRPr="00192A27">
        <w:rPr>
          <w:rStyle w:val="Emphasis"/>
          <w:rFonts w:ascii="Times New Roman" w:hAnsi="Times New Roman" w:cs="Times New Roman"/>
          <w:color w:val="000000" w:themeColor="text1"/>
          <w:sz w:val="24"/>
          <w:szCs w:val="24"/>
        </w:rPr>
        <w:t>View</w:t>
      </w:r>
      <w:r w:rsidRPr="00192A27">
        <w:rPr>
          <w:rFonts w:ascii="Times New Roman" w:hAnsi="Times New Roman" w:cs="Times New Roman"/>
          <w:color w:val="000000" w:themeColor="text1"/>
          <w:sz w:val="24"/>
          <w:szCs w:val="24"/>
        </w:rPr>
        <w:t xml:space="preserve"> (v_kategori.php) mengirim permintaan GET hapus ke </w:t>
      </w:r>
      <w:r w:rsidRPr="00192A27">
        <w:rPr>
          <w:rStyle w:val="Emphasis"/>
          <w:rFonts w:ascii="Times New Roman" w:hAnsi="Times New Roman" w:cs="Times New Roman"/>
          <w:color w:val="000000" w:themeColor="text1"/>
          <w:sz w:val="24"/>
          <w:szCs w:val="24"/>
        </w:rPr>
        <w:t>Controller</w:t>
      </w:r>
      <w:r w:rsidRPr="00192A27">
        <w:rPr>
          <w:rFonts w:ascii="Times New Roman" w:hAnsi="Times New Roman" w:cs="Times New Roman"/>
          <w:color w:val="000000" w:themeColor="text1"/>
          <w:sz w:val="24"/>
          <w:szCs w:val="24"/>
        </w:rPr>
        <w:t xml:space="preserve"> (c_kategori.php), yang memanggil hapus() pada </w:t>
      </w:r>
      <w:r w:rsidRPr="00192A27">
        <w:rPr>
          <w:rStyle w:val="Emphasis"/>
          <w:rFonts w:ascii="Times New Roman" w:hAnsi="Times New Roman" w:cs="Times New Roman"/>
          <w:color w:val="000000" w:themeColor="text1"/>
          <w:sz w:val="24"/>
          <w:szCs w:val="24"/>
        </w:rPr>
        <w:t>Model</w:t>
      </w:r>
      <w:r w:rsidRPr="00192A27">
        <w:rPr>
          <w:rFonts w:ascii="Times New Roman" w:hAnsi="Times New Roman" w:cs="Times New Roman"/>
          <w:color w:val="000000" w:themeColor="text1"/>
          <w:sz w:val="24"/>
          <w:szCs w:val="24"/>
        </w:rPr>
        <w:t xml:space="preserve">. </w:t>
      </w:r>
      <w:r w:rsidRPr="00192A27">
        <w:rPr>
          <w:rStyle w:val="Emphasis"/>
          <w:rFonts w:ascii="Times New Roman" w:hAnsi="Times New Roman" w:cs="Times New Roman"/>
          <w:color w:val="000000" w:themeColor="text1"/>
          <w:sz w:val="24"/>
          <w:szCs w:val="24"/>
        </w:rPr>
        <w:t>Model</w:t>
      </w:r>
      <w:r w:rsidRPr="00192A27">
        <w:rPr>
          <w:rFonts w:ascii="Times New Roman" w:hAnsi="Times New Roman" w:cs="Times New Roman"/>
          <w:color w:val="000000" w:themeColor="text1"/>
          <w:sz w:val="24"/>
          <w:szCs w:val="24"/>
        </w:rPr>
        <w:t xml:space="preserve"> menghitung jumlah aspirasi yang memakai kategori tersebut. Jika kategori masih dipakai, </w:t>
      </w:r>
      <w:r w:rsidRPr="00192A27">
        <w:rPr>
          <w:rStyle w:val="Emphasis"/>
          <w:rFonts w:ascii="Times New Roman" w:hAnsi="Times New Roman" w:cs="Times New Roman"/>
          <w:color w:val="000000" w:themeColor="text1"/>
          <w:sz w:val="24"/>
          <w:szCs w:val="24"/>
        </w:rPr>
        <w:t>Model</w:t>
      </w:r>
      <w:r w:rsidRPr="00192A27">
        <w:rPr>
          <w:rFonts w:ascii="Times New Roman" w:hAnsi="Times New Roman" w:cs="Times New Roman"/>
          <w:color w:val="000000" w:themeColor="text1"/>
          <w:sz w:val="24"/>
          <w:szCs w:val="24"/>
        </w:rPr>
        <w:t xml:space="preserve"> mengembalikan false. Jika tidak dipakai, </w:t>
      </w:r>
      <w:r w:rsidRPr="00192A27">
        <w:rPr>
          <w:rStyle w:val="Emphasis"/>
          <w:rFonts w:ascii="Times New Roman" w:hAnsi="Times New Roman" w:cs="Times New Roman"/>
          <w:color w:val="000000" w:themeColor="text1"/>
          <w:sz w:val="24"/>
          <w:szCs w:val="24"/>
        </w:rPr>
        <w:t>Model</w:t>
      </w:r>
      <w:r w:rsidRPr="00192A27">
        <w:rPr>
          <w:rFonts w:ascii="Times New Roman" w:hAnsi="Times New Roman" w:cs="Times New Roman"/>
          <w:color w:val="000000" w:themeColor="text1"/>
          <w:sz w:val="24"/>
          <w:szCs w:val="24"/>
        </w:rPr>
        <w:t xml:space="preserve"> menjalankan DELETE pada tabel kategori dan mengembalikan true jika ada baris yang terhapus. Jika berhasil, diarahkan ke v_kategori.php?pesan=hapus. Jika gagal, diarahkan dengan pesan gagal_hapus. Daftar kategori ditampilkan dengan notifikasi hasil.</w:t>
      </w:r>
    </w:p>
    <w:p w14:paraId="462070D6" w14:textId="65958912"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233A77A7" w14:textId="1DCBBBD7"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2BF1FC13" w14:textId="7D603DFD"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703711FC" w14:textId="0BB9F327"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77B1C35B" w14:textId="79A06FFE"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1AF55FE2" w14:textId="526C1746"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17C5BEC9" w14:textId="1834DD25"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3F1489CA" w14:textId="11F6F0D0"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6F4CF0C8" w14:textId="77777777" w:rsidR="0007198C" w:rsidRPr="00192A27" w:rsidRDefault="0007198C" w:rsidP="0007198C">
      <w:pPr>
        <w:rPr>
          <w:rFonts w:ascii="Times New Roman" w:hAnsi="Times New Roman" w:cs="Times New Roman"/>
          <w:b/>
          <w:bCs/>
          <w:noProof/>
          <w:color w:val="000000" w:themeColor="text1"/>
          <w:sz w:val="24"/>
          <w:szCs w:val="24"/>
        </w:rPr>
      </w:pPr>
    </w:p>
    <w:p w14:paraId="332A56A1" w14:textId="5F653BEB"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2D3E731B" w14:textId="77777777" w:rsidR="0007198C" w:rsidRPr="00192A27" w:rsidRDefault="00086476" w:rsidP="008200F9">
      <w:pPr>
        <w:pStyle w:val="ListParagraph"/>
        <w:keepNext/>
        <w:ind w:left="1080"/>
        <w:jc w:val="center"/>
        <w:rPr>
          <w:rFonts w:ascii="Times New Roman" w:hAnsi="Times New Roman" w:cs="Times New Roman"/>
          <w:color w:val="000000" w:themeColor="text1"/>
          <w:sz w:val="24"/>
          <w:szCs w:val="24"/>
        </w:rPr>
      </w:pPr>
      <w:r w:rsidRPr="00192A27">
        <w:rPr>
          <w:rFonts w:ascii="Times New Roman" w:hAnsi="Times New Roman" w:cs="Times New Roman"/>
          <w:b/>
          <w:bCs/>
          <w:noProof/>
          <w:color w:val="000000" w:themeColor="text1"/>
          <w:sz w:val="24"/>
          <w:szCs w:val="24"/>
        </w:rPr>
        <w:drawing>
          <wp:inline distT="0" distB="0" distL="0" distR="0" wp14:anchorId="6DFB399C" wp14:editId="45521B7D">
            <wp:extent cx="4427621" cy="3093841"/>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16 Melihat dan Mencari Siswa.drawio.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430965" cy="3096178"/>
                    </a:xfrm>
                    <a:prstGeom prst="rect">
                      <a:avLst/>
                    </a:prstGeom>
                  </pic:spPr>
                </pic:pic>
              </a:graphicData>
            </a:graphic>
          </wp:inline>
        </w:drawing>
      </w:r>
    </w:p>
    <w:p w14:paraId="49B87F16" w14:textId="18E4060A" w:rsidR="00086476" w:rsidRPr="00192A27" w:rsidRDefault="0007198C" w:rsidP="008200F9">
      <w:pPr>
        <w:pStyle w:val="Caption"/>
        <w:jc w:val="center"/>
        <w:rPr>
          <w:rFonts w:ascii="Times New Roman" w:hAnsi="Times New Roman" w:cs="Times New Roman"/>
          <w:color w:val="000000" w:themeColor="text1"/>
          <w:sz w:val="24"/>
          <w:szCs w:val="24"/>
          <w:lang w:val="en-US"/>
        </w:rPr>
      </w:pPr>
      <w:bookmarkStart w:id="78" w:name="_Toc243681047"/>
      <w:r w:rsidRPr="00192A27">
        <w:rPr>
          <w:rFonts w:ascii="Times New Roman" w:hAnsi="Times New Roman" w:cs="Times New Roman"/>
          <w:color w:val="000000" w:themeColor="text1"/>
          <w:sz w:val="24"/>
          <w:szCs w:val="24"/>
        </w:rPr>
        <w:t xml:space="preserve">Gambar 2. </w:t>
      </w:r>
      <w:r w:rsidRPr="00192A27">
        <w:rPr>
          <w:rFonts w:ascii="Times New Roman" w:hAnsi="Times New Roman" w:cs="Times New Roman"/>
          <w:color w:val="000000" w:themeColor="text1"/>
          <w:sz w:val="24"/>
          <w:szCs w:val="24"/>
        </w:rPr>
        <w:fldChar w:fldCharType="begin"/>
      </w:r>
      <w:r w:rsidRPr="00192A27">
        <w:rPr>
          <w:rFonts w:ascii="Times New Roman" w:hAnsi="Times New Roman" w:cs="Times New Roman"/>
          <w:color w:val="000000" w:themeColor="text1"/>
          <w:sz w:val="24"/>
          <w:szCs w:val="24"/>
        </w:rPr>
        <w:instrText xml:space="preserve"> SEQ Gambar_2. \* ARABIC </w:instrText>
      </w:r>
      <w:r w:rsidRPr="00192A27">
        <w:rPr>
          <w:rFonts w:ascii="Times New Roman" w:hAnsi="Times New Roman" w:cs="Times New Roman"/>
          <w:color w:val="000000" w:themeColor="text1"/>
          <w:sz w:val="24"/>
          <w:szCs w:val="24"/>
        </w:rPr>
        <w:fldChar w:fldCharType="separate"/>
      </w:r>
      <w:r w:rsidR="008200F9">
        <w:rPr>
          <w:rFonts w:ascii="Times New Roman" w:hAnsi="Times New Roman" w:cs="Times New Roman"/>
          <w:noProof/>
          <w:color w:val="000000" w:themeColor="text1"/>
          <w:sz w:val="24"/>
          <w:szCs w:val="24"/>
        </w:rPr>
        <w:t>34</w:t>
      </w:r>
      <w:r w:rsidRPr="00192A27">
        <w:rPr>
          <w:rFonts w:ascii="Times New Roman" w:hAnsi="Times New Roman" w:cs="Times New Roman"/>
          <w:color w:val="000000" w:themeColor="text1"/>
          <w:sz w:val="24"/>
          <w:szCs w:val="24"/>
        </w:rPr>
        <w:fldChar w:fldCharType="end"/>
      </w:r>
      <w:r w:rsidRPr="00192A27">
        <w:rPr>
          <w:rFonts w:ascii="Times New Roman" w:hAnsi="Times New Roman" w:cs="Times New Roman"/>
          <w:color w:val="000000" w:themeColor="text1"/>
          <w:sz w:val="24"/>
          <w:szCs w:val="24"/>
          <w:lang w:val="en-US"/>
        </w:rPr>
        <w:t xml:space="preserve"> Sequence diagram </w:t>
      </w:r>
      <w:proofErr w:type="spellStart"/>
      <w:r w:rsidRPr="00192A27">
        <w:rPr>
          <w:rFonts w:ascii="Times New Roman" w:hAnsi="Times New Roman" w:cs="Times New Roman"/>
          <w:color w:val="000000" w:themeColor="text1"/>
          <w:sz w:val="24"/>
          <w:szCs w:val="24"/>
          <w:lang w:val="en-US"/>
        </w:rPr>
        <w:t>melihat</w:t>
      </w:r>
      <w:proofErr w:type="spellEnd"/>
      <w:r w:rsidRPr="00192A27">
        <w:rPr>
          <w:rFonts w:ascii="Times New Roman" w:hAnsi="Times New Roman" w:cs="Times New Roman"/>
          <w:color w:val="000000" w:themeColor="text1"/>
          <w:sz w:val="24"/>
          <w:szCs w:val="24"/>
          <w:lang w:val="en-US"/>
        </w:rPr>
        <w:t xml:space="preserve"> dan </w:t>
      </w:r>
      <w:proofErr w:type="spellStart"/>
      <w:r w:rsidRPr="00192A27">
        <w:rPr>
          <w:rFonts w:ascii="Times New Roman" w:hAnsi="Times New Roman" w:cs="Times New Roman"/>
          <w:color w:val="000000" w:themeColor="text1"/>
          <w:sz w:val="24"/>
          <w:szCs w:val="24"/>
          <w:lang w:val="en-US"/>
        </w:rPr>
        <w:t>mencari</w:t>
      </w:r>
      <w:proofErr w:type="spellEnd"/>
      <w:r w:rsidRPr="00192A27">
        <w:rPr>
          <w:rFonts w:ascii="Times New Roman" w:hAnsi="Times New Roman" w:cs="Times New Roman"/>
          <w:color w:val="000000" w:themeColor="text1"/>
          <w:sz w:val="24"/>
          <w:szCs w:val="24"/>
          <w:lang w:val="en-US"/>
        </w:rPr>
        <w:t xml:space="preserve"> data </w:t>
      </w:r>
      <w:proofErr w:type="spellStart"/>
      <w:r w:rsidRPr="00192A27">
        <w:rPr>
          <w:rFonts w:ascii="Times New Roman" w:hAnsi="Times New Roman" w:cs="Times New Roman"/>
          <w:color w:val="000000" w:themeColor="text1"/>
          <w:sz w:val="24"/>
          <w:szCs w:val="24"/>
          <w:lang w:val="en-US"/>
        </w:rPr>
        <w:t>siswa</w:t>
      </w:r>
      <w:bookmarkEnd w:id="78"/>
      <w:proofErr w:type="spellEnd"/>
    </w:p>
    <w:p w14:paraId="71D3DC1D" w14:textId="6853F3B0" w:rsidR="00EB1E30" w:rsidRPr="00192A27" w:rsidRDefault="00EB1E30" w:rsidP="00EB1E30">
      <w:pPr>
        <w:rPr>
          <w:rFonts w:ascii="Times New Roman" w:hAnsi="Times New Roman" w:cs="Times New Roman"/>
          <w:color w:val="000000" w:themeColor="text1"/>
          <w:sz w:val="24"/>
          <w:szCs w:val="24"/>
          <w:lang w:val="en-US"/>
        </w:rPr>
      </w:pPr>
      <w:r w:rsidRPr="00192A27">
        <w:rPr>
          <w:rFonts w:ascii="Times New Roman" w:hAnsi="Times New Roman" w:cs="Times New Roman"/>
          <w:color w:val="000000" w:themeColor="text1"/>
          <w:sz w:val="24"/>
          <w:szCs w:val="24"/>
        </w:rPr>
        <w:t xml:space="preserve">Admin membuka menu Data Siswa atau mengisi kata kunci lalu menekan Cari. </w:t>
      </w:r>
      <w:r w:rsidRPr="00192A27">
        <w:rPr>
          <w:rStyle w:val="Emphasis"/>
          <w:rFonts w:ascii="Times New Roman" w:hAnsi="Times New Roman" w:cs="Times New Roman"/>
          <w:color w:val="000000" w:themeColor="text1"/>
          <w:sz w:val="24"/>
          <w:szCs w:val="24"/>
        </w:rPr>
        <w:t>View</w:t>
      </w:r>
      <w:r w:rsidRPr="00192A27">
        <w:rPr>
          <w:rFonts w:ascii="Times New Roman" w:hAnsi="Times New Roman" w:cs="Times New Roman"/>
          <w:color w:val="000000" w:themeColor="text1"/>
          <w:sz w:val="24"/>
          <w:szCs w:val="24"/>
        </w:rPr>
        <w:t xml:space="preserve"> (v_siswa.php) mengecek </w:t>
      </w:r>
      <w:r w:rsidRPr="00192A27">
        <w:rPr>
          <w:rStyle w:val="Emphasis"/>
          <w:rFonts w:ascii="Times New Roman" w:hAnsi="Times New Roman" w:cs="Times New Roman"/>
          <w:color w:val="000000" w:themeColor="text1"/>
          <w:sz w:val="24"/>
          <w:szCs w:val="24"/>
        </w:rPr>
        <w:t>session</w:t>
      </w:r>
      <w:r w:rsidRPr="00192A27">
        <w:rPr>
          <w:rFonts w:ascii="Times New Roman" w:hAnsi="Times New Roman" w:cs="Times New Roman"/>
          <w:color w:val="000000" w:themeColor="text1"/>
          <w:sz w:val="24"/>
          <w:szCs w:val="24"/>
        </w:rPr>
        <w:t xml:space="preserve"> role admin dan membaca parameter GET search, lalu memanggil tampil($search) pada </w:t>
      </w:r>
      <w:r w:rsidRPr="00192A27">
        <w:rPr>
          <w:rStyle w:val="Emphasis"/>
          <w:rFonts w:ascii="Times New Roman" w:hAnsi="Times New Roman" w:cs="Times New Roman"/>
          <w:color w:val="000000" w:themeColor="text1"/>
          <w:sz w:val="24"/>
          <w:szCs w:val="24"/>
        </w:rPr>
        <w:t>Model</w:t>
      </w:r>
      <w:r w:rsidRPr="00192A27">
        <w:rPr>
          <w:rFonts w:ascii="Times New Roman" w:hAnsi="Times New Roman" w:cs="Times New Roman"/>
          <w:color w:val="000000" w:themeColor="text1"/>
          <w:sz w:val="24"/>
          <w:szCs w:val="24"/>
        </w:rPr>
        <w:t xml:space="preserve"> Siswa. </w:t>
      </w:r>
      <w:r w:rsidRPr="00192A27">
        <w:rPr>
          <w:rStyle w:val="Emphasis"/>
          <w:rFonts w:ascii="Times New Roman" w:hAnsi="Times New Roman" w:cs="Times New Roman"/>
          <w:color w:val="000000" w:themeColor="text1"/>
          <w:sz w:val="24"/>
          <w:szCs w:val="24"/>
        </w:rPr>
        <w:t>Model</w:t>
      </w:r>
      <w:r w:rsidRPr="00192A27">
        <w:rPr>
          <w:rFonts w:ascii="Times New Roman" w:hAnsi="Times New Roman" w:cs="Times New Roman"/>
          <w:color w:val="000000" w:themeColor="text1"/>
          <w:sz w:val="24"/>
          <w:szCs w:val="24"/>
        </w:rPr>
        <w:t xml:space="preserve"> menjalankan SELECT dari tabel siswa (dengan WHERE nis, nama_siswa, kelas, atau username LIKE ‘%search%’ bila ada kata kunci), diurutkan berdasarkan id_siswa. Jika ada data, ditampilkan tabel data siswa. Jika tidak, ditampilkan pesan data siswa tidak ditemukan.</w:t>
      </w:r>
    </w:p>
    <w:p w14:paraId="4E3B98E4" w14:textId="77777777"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00B9DC0F" w14:textId="753BE3A4"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159913A0" w14:textId="2C92A8AF"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115E06F6" w14:textId="5F3DC67C"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5FF468F3" w14:textId="26957F6B"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504603E9" w14:textId="2910EBE5"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09367966" w14:textId="09DC034B"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5877016D" w14:textId="687EA0BD"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5CE97350" w14:textId="02F9992F"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3C7660BD" w14:textId="246A0323"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12072358" w14:textId="36E3A157"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55B14D30" w14:textId="0DEB0853"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7DB46138" w14:textId="0C02AB4A" w:rsidR="00086476" w:rsidRPr="00192A27" w:rsidRDefault="00086476" w:rsidP="00EB1E30">
      <w:pPr>
        <w:rPr>
          <w:rFonts w:ascii="Times New Roman" w:hAnsi="Times New Roman" w:cs="Times New Roman"/>
          <w:b/>
          <w:bCs/>
          <w:noProof/>
          <w:color w:val="000000" w:themeColor="text1"/>
          <w:sz w:val="24"/>
          <w:szCs w:val="24"/>
        </w:rPr>
      </w:pPr>
    </w:p>
    <w:p w14:paraId="5D71F8CB" w14:textId="78626573"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5BC28BB9" w14:textId="77777777" w:rsidR="00EB1E30" w:rsidRPr="00192A27" w:rsidRDefault="00086476" w:rsidP="008200F9">
      <w:pPr>
        <w:pStyle w:val="ListParagraph"/>
        <w:keepNext/>
        <w:ind w:left="1080"/>
        <w:jc w:val="center"/>
        <w:rPr>
          <w:rFonts w:ascii="Times New Roman" w:hAnsi="Times New Roman" w:cs="Times New Roman"/>
          <w:color w:val="000000" w:themeColor="text1"/>
          <w:sz w:val="24"/>
          <w:szCs w:val="24"/>
        </w:rPr>
      </w:pPr>
      <w:r w:rsidRPr="00192A27">
        <w:rPr>
          <w:rFonts w:ascii="Times New Roman" w:hAnsi="Times New Roman" w:cs="Times New Roman"/>
          <w:b/>
          <w:bCs/>
          <w:noProof/>
          <w:color w:val="000000" w:themeColor="text1"/>
          <w:sz w:val="24"/>
          <w:szCs w:val="24"/>
        </w:rPr>
        <w:drawing>
          <wp:inline distT="0" distB="0" distL="0" distR="0" wp14:anchorId="5AC69BD0" wp14:editId="3E9FD7BC">
            <wp:extent cx="4451684" cy="2779219"/>
            <wp:effectExtent l="0" t="0" r="6350" b="254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17 Menambah Siswa.drawio.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458794" cy="2783658"/>
                    </a:xfrm>
                    <a:prstGeom prst="rect">
                      <a:avLst/>
                    </a:prstGeom>
                  </pic:spPr>
                </pic:pic>
              </a:graphicData>
            </a:graphic>
          </wp:inline>
        </w:drawing>
      </w:r>
    </w:p>
    <w:p w14:paraId="71DAE795" w14:textId="7F3AFD62" w:rsidR="00086476" w:rsidRPr="00192A27" w:rsidRDefault="00EB1E30" w:rsidP="008200F9">
      <w:pPr>
        <w:pStyle w:val="Caption"/>
        <w:jc w:val="center"/>
        <w:rPr>
          <w:rFonts w:ascii="Times New Roman" w:hAnsi="Times New Roman" w:cs="Times New Roman"/>
          <w:color w:val="000000" w:themeColor="text1"/>
          <w:sz w:val="24"/>
          <w:szCs w:val="24"/>
          <w:lang w:val="en-US"/>
        </w:rPr>
      </w:pPr>
      <w:bookmarkStart w:id="79" w:name="_Toc243681048"/>
      <w:r w:rsidRPr="00192A27">
        <w:rPr>
          <w:rFonts w:ascii="Times New Roman" w:hAnsi="Times New Roman" w:cs="Times New Roman"/>
          <w:color w:val="000000" w:themeColor="text1"/>
          <w:sz w:val="24"/>
          <w:szCs w:val="24"/>
        </w:rPr>
        <w:t xml:space="preserve">Gambar 2. </w:t>
      </w:r>
      <w:r w:rsidRPr="00192A27">
        <w:rPr>
          <w:rFonts w:ascii="Times New Roman" w:hAnsi="Times New Roman" w:cs="Times New Roman"/>
          <w:color w:val="000000" w:themeColor="text1"/>
          <w:sz w:val="24"/>
          <w:szCs w:val="24"/>
        </w:rPr>
        <w:fldChar w:fldCharType="begin"/>
      </w:r>
      <w:r w:rsidRPr="00192A27">
        <w:rPr>
          <w:rFonts w:ascii="Times New Roman" w:hAnsi="Times New Roman" w:cs="Times New Roman"/>
          <w:color w:val="000000" w:themeColor="text1"/>
          <w:sz w:val="24"/>
          <w:szCs w:val="24"/>
        </w:rPr>
        <w:instrText xml:space="preserve"> SEQ Gambar_2. \* ARABIC </w:instrText>
      </w:r>
      <w:r w:rsidRPr="00192A27">
        <w:rPr>
          <w:rFonts w:ascii="Times New Roman" w:hAnsi="Times New Roman" w:cs="Times New Roman"/>
          <w:color w:val="000000" w:themeColor="text1"/>
          <w:sz w:val="24"/>
          <w:szCs w:val="24"/>
        </w:rPr>
        <w:fldChar w:fldCharType="separate"/>
      </w:r>
      <w:r w:rsidR="008200F9">
        <w:rPr>
          <w:rFonts w:ascii="Times New Roman" w:hAnsi="Times New Roman" w:cs="Times New Roman"/>
          <w:noProof/>
          <w:color w:val="000000" w:themeColor="text1"/>
          <w:sz w:val="24"/>
          <w:szCs w:val="24"/>
        </w:rPr>
        <w:t>35</w:t>
      </w:r>
      <w:r w:rsidRPr="00192A27">
        <w:rPr>
          <w:rFonts w:ascii="Times New Roman" w:hAnsi="Times New Roman" w:cs="Times New Roman"/>
          <w:color w:val="000000" w:themeColor="text1"/>
          <w:sz w:val="24"/>
          <w:szCs w:val="24"/>
        </w:rPr>
        <w:fldChar w:fldCharType="end"/>
      </w:r>
      <w:r w:rsidRPr="00192A27">
        <w:rPr>
          <w:rFonts w:ascii="Times New Roman" w:hAnsi="Times New Roman" w:cs="Times New Roman"/>
          <w:color w:val="000000" w:themeColor="text1"/>
          <w:sz w:val="24"/>
          <w:szCs w:val="24"/>
          <w:lang w:val="en-US"/>
        </w:rPr>
        <w:t xml:space="preserve"> Sequence diagram </w:t>
      </w:r>
      <w:proofErr w:type="spellStart"/>
      <w:r w:rsidRPr="00192A27">
        <w:rPr>
          <w:rFonts w:ascii="Times New Roman" w:hAnsi="Times New Roman" w:cs="Times New Roman"/>
          <w:color w:val="000000" w:themeColor="text1"/>
          <w:sz w:val="24"/>
          <w:szCs w:val="24"/>
          <w:lang w:val="en-US"/>
        </w:rPr>
        <w:t>menambah</w:t>
      </w:r>
      <w:proofErr w:type="spellEnd"/>
      <w:r w:rsidRPr="00192A27">
        <w:rPr>
          <w:rFonts w:ascii="Times New Roman" w:hAnsi="Times New Roman" w:cs="Times New Roman"/>
          <w:color w:val="000000" w:themeColor="text1"/>
          <w:sz w:val="24"/>
          <w:szCs w:val="24"/>
          <w:lang w:val="en-US"/>
        </w:rPr>
        <w:t xml:space="preserve"> data </w:t>
      </w:r>
      <w:proofErr w:type="spellStart"/>
      <w:r w:rsidRPr="00192A27">
        <w:rPr>
          <w:rFonts w:ascii="Times New Roman" w:hAnsi="Times New Roman" w:cs="Times New Roman"/>
          <w:color w:val="000000" w:themeColor="text1"/>
          <w:sz w:val="24"/>
          <w:szCs w:val="24"/>
          <w:lang w:val="en-US"/>
        </w:rPr>
        <w:t>siswa</w:t>
      </w:r>
      <w:bookmarkEnd w:id="79"/>
      <w:proofErr w:type="spellEnd"/>
    </w:p>
    <w:p w14:paraId="327B11F6" w14:textId="64306C21" w:rsidR="00EB1E30" w:rsidRPr="00192A27" w:rsidRDefault="00EB1E30" w:rsidP="00EB1E30">
      <w:pPr>
        <w:rPr>
          <w:rFonts w:ascii="Times New Roman" w:hAnsi="Times New Roman" w:cs="Times New Roman"/>
          <w:color w:val="000000" w:themeColor="text1"/>
          <w:sz w:val="24"/>
          <w:szCs w:val="24"/>
          <w:lang w:val="en-US"/>
        </w:rPr>
      </w:pPr>
      <w:r w:rsidRPr="00192A27">
        <w:rPr>
          <w:rFonts w:ascii="Times New Roman" w:hAnsi="Times New Roman" w:cs="Times New Roman"/>
          <w:color w:val="000000" w:themeColor="text1"/>
          <w:sz w:val="24"/>
          <w:szCs w:val="24"/>
        </w:rPr>
        <w:t xml:space="preserve">Admin mengklik Tambah Siswa dan </w:t>
      </w:r>
      <w:r w:rsidRPr="00192A27">
        <w:rPr>
          <w:rStyle w:val="Emphasis"/>
          <w:rFonts w:ascii="Times New Roman" w:hAnsi="Times New Roman" w:cs="Times New Roman"/>
          <w:color w:val="000000" w:themeColor="text1"/>
          <w:sz w:val="24"/>
          <w:szCs w:val="24"/>
        </w:rPr>
        <w:t>View</w:t>
      </w:r>
      <w:r w:rsidRPr="00192A27">
        <w:rPr>
          <w:rFonts w:ascii="Times New Roman" w:hAnsi="Times New Roman" w:cs="Times New Roman"/>
          <w:color w:val="000000" w:themeColor="text1"/>
          <w:sz w:val="24"/>
          <w:szCs w:val="24"/>
        </w:rPr>
        <w:t xml:space="preserve"> (tambah_siswa.php) menampilkan form tambah siswa. Admin mengisi NIS, nama, kelas, username, dan password, lalu menekan Simpan. Data dikirim ke </w:t>
      </w:r>
      <w:r w:rsidRPr="00192A27">
        <w:rPr>
          <w:rStyle w:val="Emphasis"/>
          <w:rFonts w:ascii="Times New Roman" w:hAnsi="Times New Roman" w:cs="Times New Roman"/>
          <w:color w:val="000000" w:themeColor="text1"/>
          <w:sz w:val="24"/>
          <w:szCs w:val="24"/>
        </w:rPr>
        <w:t>Controller</w:t>
      </w:r>
      <w:r w:rsidRPr="00192A27">
        <w:rPr>
          <w:rFonts w:ascii="Times New Roman" w:hAnsi="Times New Roman" w:cs="Times New Roman"/>
          <w:color w:val="000000" w:themeColor="text1"/>
          <w:sz w:val="24"/>
          <w:szCs w:val="24"/>
        </w:rPr>
        <w:t xml:space="preserve"> (c_siswa.php) melalui POST, yang memanggil tambah() pada </w:t>
      </w:r>
      <w:r w:rsidRPr="00192A27">
        <w:rPr>
          <w:rStyle w:val="Emphasis"/>
          <w:rFonts w:ascii="Times New Roman" w:hAnsi="Times New Roman" w:cs="Times New Roman"/>
          <w:color w:val="000000" w:themeColor="text1"/>
          <w:sz w:val="24"/>
          <w:szCs w:val="24"/>
        </w:rPr>
        <w:t>Model</w:t>
      </w:r>
      <w:r w:rsidRPr="00192A27">
        <w:rPr>
          <w:rFonts w:ascii="Times New Roman" w:hAnsi="Times New Roman" w:cs="Times New Roman"/>
          <w:color w:val="000000" w:themeColor="text1"/>
          <w:sz w:val="24"/>
          <w:szCs w:val="24"/>
        </w:rPr>
        <w:t xml:space="preserve"> Siswa. </w:t>
      </w:r>
      <w:r w:rsidRPr="00192A27">
        <w:rPr>
          <w:rStyle w:val="Emphasis"/>
          <w:rFonts w:ascii="Times New Roman" w:hAnsi="Times New Roman" w:cs="Times New Roman"/>
          <w:color w:val="000000" w:themeColor="text1"/>
          <w:sz w:val="24"/>
          <w:szCs w:val="24"/>
        </w:rPr>
        <w:t>Model</w:t>
      </w:r>
      <w:r w:rsidRPr="00192A27">
        <w:rPr>
          <w:rFonts w:ascii="Times New Roman" w:hAnsi="Times New Roman" w:cs="Times New Roman"/>
          <w:color w:val="000000" w:themeColor="text1"/>
          <w:sz w:val="24"/>
          <w:szCs w:val="24"/>
        </w:rPr>
        <w:t xml:space="preserve"> mengamankan semua input dengan mysqli_real_escape_string() dan menjalankan INSERT ke tabel siswa. Hasilnya dikembalikan ke </w:t>
      </w:r>
      <w:r w:rsidRPr="00192A27">
        <w:rPr>
          <w:rStyle w:val="Emphasis"/>
          <w:rFonts w:ascii="Times New Roman" w:hAnsi="Times New Roman" w:cs="Times New Roman"/>
          <w:color w:val="000000" w:themeColor="text1"/>
          <w:sz w:val="24"/>
          <w:szCs w:val="24"/>
        </w:rPr>
        <w:t>Controller</w:t>
      </w:r>
      <w:r w:rsidRPr="00192A27">
        <w:rPr>
          <w:rFonts w:ascii="Times New Roman" w:hAnsi="Times New Roman" w:cs="Times New Roman"/>
          <w:color w:val="000000" w:themeColor="text1"/>
          <w:sz w:val="24"/>
          <w:szCs w:val="24"/>
        </w:rPr>
        <w:t>, yang mengarahkan ke v_siswa.php?pesan=tambah. Daftar siswa ditampilkan dengan notifikasi berhasil ditambah.</w:t>
      </w:r>
    </w:p>
    <w:p w14:paraId="0E2804C5" w14:textId="304BAFBE"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62A1CC03" w14:textId="741C6D92"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01A47C1E" w14:textId="1E3A4AF7"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3D5AA4D2" w14:textId="5971EF61"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02F951BB" w14:textId="77777777"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2BEAAA81" w14:textId="0351F32B"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79EA6965" w14:textId="30DA516A"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42721484" w14:textId="2D89F0F5"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1FEDBB27" w14:textId="7E3179F7"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4B20FEC7" w14:textId="4BDAF07C"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294896DF" w14:textId="60D0A9F9"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4015A1CE" w14:textId="18ED2857"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5D31568A" w14:textId="48D1CA2B"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3345ABE3" w14:textId="12DFFC42"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35DD2CD2" w14:textId="010D3AA7"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3AB8B787" w14:textId="5B657655" w:rsidR="00086476" w:rsidRPr="00192A27" w:rsidRDefault="00086476" w:rsidP="00EB1E30">
      <w:pPr>
        <w:rPr>
          <w:rFonts w:ascii="Times New Roman" w:hAnsi="Times New Roman" w:cs="Times New Roman"/>
          <w:b/>
          <w:bCs/>
          <w:noProof/>
          <w:color w:val="000000" w:themeColor="text1"/>
          <w:sz w:val="24"/>
          <w:szCs w:val="24"/>
        </w:rPr>
      </w:pPr>
    </w:p>
    <w:p w14:paraId="5E796EDF" w14:textId="739F529A"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5C61214B" w14:textId="77777777" w:rsidR="00EB1E30" w:rsidRPr="00192A27" w:rsidRDefault="00086476" w:rsidP="008200F9">
      <w:pPr>
        <w:pStyle w:val="ListParagraph"/>
        <w:keepNext/>
        <w:ind w:left="1080"/>
        <w:jc w:val="center"/>
        <w:rPr>
          <w:rFonts w:ascii="Times New Roman" w:hAnsi="Times New Roman" w:cs="Times New Roman"/>
          <w:color w:val="000000" w:themeColor="text1"/>
          <w:sz w:val="24"/>
          <w:szCs w:val="24"/>
        </w:rPr>
      </w:pPr>
      <w:r w:rsidRPr="00192A27">
        <w:rPr>
          <w:rFonts w:ascii="Times New Roman" w:hAnsi="Times New Roman" w:cs="Times New Roman"/>
          <w:b/>
          <w:bCs/>
          <w:noProof/>
          <w:color w:val="000000" w:themeColor="text1"/>
          <w:sz w:val="24"/>
          <w:szCs w:val="24"/>
        </w:rPr>
        <w:drawing>
          <wp:inline distT="0" distB="0" distL="0" distR="0" wp14:anchorId="71B22A89" wp14:editId="02CA4AB6">
            <wp:extent cx="4475747" cy="3475076"/>
            <wp:effectExtent l="0" t="0" r="127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18 Mengedit Siswa.drawio.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485314" cy="3482504"/>
                    </a:xfrm>
                    <a:prstGeom prst="rect">
                      <a:avLst/>
                    </a:prstGeom>
                  </pic:spPr>
                </pic:pic>
              </a:graphicData>
            </a:graphic>
          </wp:inline>
        </w:drawing>
      </w:r>
    </w:p>
    <w:p w14:paraId="4230C5DF" w14:textId="39C0A9CF" w:rsidR="00086476" w:rsidRPr="00192A27" w:rsidRDefault="00EB1E30" w:rsidP="008200F9">
      <w:pPr>
        <w:pStyle w:val="Caption"/>
        <w:jc w:val="center"/>
        <w:rPr>
          <w:rFonts w:ascii="Times New Roman" w:hAnsi="Times New Roman" w:cs="Times New Roman"/>
          <w:b/>
          <w:bCs/>
          <w:noProof/>
          <w:color w:val="000000" w:themeColor="text1"/>
          <w:sz w:val="24"/>
          <w:szCs w:val="24"/>
        </w:rPr>
      </w:pPr>
      <w:bookmarkStart w:id="80" w:name="_Toc243681049"/>
      <w:r w:rsidRPr="00192A27">
        <w:rPr>
          <w:rFonts w:ascii="Times New Roman" w:hAnsi="Times New Roman" w:cs="Times New Roman"/>
          <w:color w:val="000000" w:themeColor="text1"/>
          <w:sz w:val="24"/>
          <w:szCs w:val="24"/>
        </w:rPr>
        <w:t xml:space="preserve">Gambar 2. </w:t>
      </w:r>
      <w:r w:rsidRPr="00192A27">
        <w:rPr>
          <w:rFonts w:ascii="Times New Roman" w:hAnsi="Times New Roman" w:cs="Times New Roman"/>
          <w:color w:val="000000" w:themeColor="text1"/>
          <w:sz w:val="24"/>
          <w:szCs w:val="24"/>
        </w:rPr>
        <w:fldChar w:fldCharType="begin"/>
      </w:r>
      <w:r w:rsidRPr="00192A27">
        <w:rPr>
          <w:rFonts w:ascii="Times New Roman" w:hAnsi="Times New Roman" w:cs="Times New Roman"/>
          <w:color w:val="000000" w:themeColor="text1"/>
          <w:sz w:val="24"/>
          <w:szCs w:val="24"/>
        </w:rPr>
        <w:instrText xml:space="preserve"> SEQ Gambar_2. \* ARABIC </w:instrText>
      </w:r>
      <w:r w:rsidRPr="00192A27">
        <w:rPr>
          <w:rFonts w:ascii="Times New Roman" w:hAnsi="Times New Roman" w:cs="Times New Roman"/>
          <w:color w:val="000000" w:themeColor="text1"/>
          <w:sz w:val="24"/>
          <w:szCs w:val="24"/>
        </w:rPr>
        <w:fldChar w:fldCharType="separate"/>
      </w:r>
      <w:r w:rsidR="008200F9">
        <w:rPr>
          <w:rFonts w:ascii="Times New Roman" w:hAnsi="Times New Roman" w:cs="Times New Roman"/>
          <w:noProof/>
          <w:color w:val="000000" w:themeColor="text1"/>
          <w:sz w:val="24"/>
          <w:szCs w:val="24"/>
        </w:rPr>
        <w:t>36</w:t>
      </w:r>
      <w:r w:rsidRPr="00192A27">
        <w:rPr>
          <w:rFonts w:ascii="Times New Roman" w:hAnsi="Times New Roman" w:cs="Times New Roman"/>
          <w:color w:val="000000" w:themeColor="text1"/>
          <w:sz w:val="24"/>
          <w:szCs w:val="24"/>
        </w:rPr>
        <w:fldChar w:fldCharType="end"/>
      </w:r>
      <w:r w:rsidRPr="00192A27">
        <w:rPr>
          <w:rFonts w:ascii="Times New Roman" w:hAnsi="Times New Roman" w:cs="Times New Roman"/>
          <w:color w:val="000000" w:themeColor="text1"/>
          <w:sz w:val="24"/>
          <w:szCs w:val="24"/>
          <w:lang w:val="en-US"/>
        </w:rPr>
        <w:t xml:space="preserve"> Sequence diagram </w:t>
      </w:r>
      <w:proofErr w:type="spellStart"/>
      <w:r w:rsidRPr="00192A27">
        <w:rPr>
          <w:rFonts w:ascii="Times New Roman" w:hAnsi="Times New Roman" w:cs="Times New Roman"/>
          <w:color w:val="000000" w:themeColor="text1"/>
          <w:sz w:val="24"/>
          <w:szCs w:val="24"/>
          <w:lang w:val="en-US"/>
        </w:rPr>
        <w:t>mengubah</w:t>
      </w:r>
      <w:proofErr w:type="spellEnd"/>
      <w:r w:rsidRPr="00192A27">
        <w:rPr>
          <w:rFonts w:ascii="Times New Roman" w:hAnsi="Times New Roman" w:cs="Times New Roman"/>
          <w:color w:val="000000" w:themeColor="text1"/>
          <w:sz w:val="24"/>
          <w:szCs w:val="24"/>
          <w:lang w:val="en-US"/>
        </w:rPr>
        <w:t xml:space="preserve"> data </w:t>
      </w:r>
      <w:proofErr w:type="spellStart"/>
      <w:r w:rsidRPr="00192A27">
        <w:rPr>
          <w:rFonts w:ascii="Times New Roman" w:hAnsi="Times New Roman" w:cs="Times New Roman"/>
          <w:color w:val="000000" w:themeColor="text1"/>
          <w:sz w:val="24"/>
          <w:szCs w:val="24"/>
          <w:lang w:val="en-US"/>
        </w:rPr>
        <w:t>siswa</w:t>
      </w:r>
      <w:bookmarkEnd w:id="80"/>
      <w:proofErr w:type="spellEnd"/>
    </w:p>
    <w:p w14:paraId="493AEB6E" w14:textId="03A58935" w:rsidR="00086476" w:rsidRPr="00192A27" w:rsidRDefault="00EB1E30" w:rsidP="00EB1E30">
      <w:pPr>
        <w:rPr>
          <w:rFonts w:ascii="Times New Roman" w:hAnsi="Times New Roman" w:cs="Times New Roman"/>
          <w:b/>
          <w:bCs/>
          <w:noProof/>
          <w:color w:val="000000" w:themeColor="text1"/>
          <w:sz w:val="24"/>
          <w:szCs w:val="24"/>
        </w:rPr>
      </w:pPr>
      <w:r w:rsidRPr="00192A27">
        <w:rPr>
          <w:rFonts w:ascii="Times New Roman" w:hAnsi="Times New Roman" w:cs="Times New Roman"/>
          <w:color w:val="000000" w:themeColor="text1"/>
          <w:sz w:val="24"/>
          <w:szCs w:val="24"/>
        </w:rPr>
        <w:t xml:space="preserve">Admin mengklik Edit pada siswa. </w:t>
      </w:r>
      <w:r w:rsidRPr="00192A27">
        <w:rPr>
          <w:rStyle w:val="Emphasis"/>
          <w:rFonts w:ascii="Times New Roman" w:hAnsi="Times New Roman" w:cs="Times New Roman"/>
          <w:color w:val="000000" w:themeColor="text1"/>
          <w:sz w:val="24"/>
          <w:szCs w:val="24"/>
        </w:rPr>
        <w:t>View</w:t>
      </w:r>
      <w:r w:rsidRPr="00192A27">
        <w:rPr>
          <w:rFonts w:ascii="Times New Roman" w:hAnsi="Times New Roman" w:cs="Times New Roman"/>
          <w:color w:val="000000" w:themeColor="text1"/>
          <w:sz w:val="24"/>
          <w:szCs w:val="24"/>
        </w:rPr>
        <w:t xml:space="preserve"> (edit_siswa.php) memanggil ambilById() pada </w:t>
      </w:r>
      <w:r w:rsidRPr="00192A27">
        <w:rPr>
          <w:rStyle w:val="Emphasis"/>
          <w:rFonts w:ascii="Times New Roman" w:hAnsi="Times New Roman" w:cs="Times New Roman"/>
          <w:color w:val="000000" w:themeColor="text1"/>
          <w:sz w:val="24"/>
          <w:szCs w:val="24"/>
        </w:rPr>
        <w:t>Model</w:t>
      </w:r>
      <w:r w:rsidRPr="00192A27">
        <w:rPr>
          <w:rFonts w:ascii="Times New Roman" w:hAnsi="Times New Roman" w:cs="Times New Roman"/>
          <w:color w:val="000000" w:themeColor="text1"/>
          <w:sz w:val="24"/>
          <w:szCs w:val="24"/>
        </w:rPr>
        <w:t xml:space="preserve"> Siswa untuk mengambil data siswa berdasarkan id_siswa, lalu menampilkan form edit berisi data tersebut. Admin mengubah data (password boleh dikosongkan) lalu menekan Simpan, dan data dikirim ke </w:t>
      </w:r>
      <w:r w:rsidRPr="00192A27">
        <w:rPr>
          <w:rStyle w:val="Emphasis"/>
          <w:rFonts w:ascii="Times New Roman" w:hAnsi="Times New Roman" w:cs="Times New Roman"/>
          <w:color w:val="000000" w:themeColor="text1"/>
          <w:sz w:val="24"/>
          <w:szCs w:val="24"/>
        </w:rPr>
        <w:t>Controller</w:t>
      </w:r>
      <w:r w:rsidRPr="00192A27">
        <w:rPr>
          <w:rFonts w:ascii="Times New Roman" w:hAnsi="Times New Roman" w:cs="Times New Roman"/>
          <w:color w:val="000000" w:themeColor="text1"/>
          <w:sz w:val="24"/>
          <w:szCs w:val="24"/>
        </w:rPr>
        <w:t xml:space="preserve"> (c_siswa.php) melalui POST. </w:t>
      </w:r>
      <w:r w:rsidRPr="00192A27">
        <w:rPr>
          <w:rStyle w:val="Emphasis"/>
          <w:rFonts w:ascii="Times New Roman" w:hAnsi="Times New Roman" w:cs="Times New Roman"/>
          <w:color w:val="000000" w:themeColor="text1"/>
          <w:sz w:val="24"/>
          <w:szCs w:val="24"/>
        </w:rPr>
        <w:t>Controller</w:t>
      </w:r>
      <w:r w:rsidRPr="00192A27">
        <w:rPr>
          <w:rFonts w:ascii="Times New Roman" w:hAnsi="Times New Roman" w:cs="Times New Roman"/>
          <w:color w:val="000000" w:themeColor="text1"/>
          <w:sz w:val="24"/>
          <w:szCs w:val="24"/>
        </w:rPr>
        <w:t xml:space="preserve"> memanggil edit() pada </w:t>
      </w:r>
      <w:r w:rsidRPr="00192A27">
        <w:rPr>
          <w:rStyle w:val="Emphasis"/>
          <w:rFonts w:ascii="Times New Roman" w:hAnsi="Times New Roman" w:cs="Times New Roman"/>
          <w:color w:val="000000" w:themeColor="text1"/>
          <w:sz w:val="24"/>
          <w:szCs w:val="24"/>
        </w:rPr>
        <w:t>Model</w:t>
      </w:r>
      <w:r w:rsidRPr="00192A27">
        <w:rPr>
          <w:rFonts w:ascii="Times New Roman" w:hAnsi="Times New Roman" w:cs="Times New Roman"/>
          <w:color w:val="000000" w:themeColor="text1"/>
          <w:sz w:val="24"/>
          <w:szCs w:val="24"/>
        </w:rPr>
        <w:t xml:space="preserve">. Jika password diisi, </w:t>
      </w:r>
      <w:r w:rsidRPr="00192A27">
        <w:rPr>
          <w:rStyle w:val="Emphasis"/>
          <w:rFonts w:ascii="Times New Roman" w:hAnsi="Times New Roman" w:cs="Times New Roman"/>
          <w:color w:val="000000" w:themeColor="text1"/>
          <w:sz w:val="24"/>
          <w:szCs w:val="24"/>
        </w:rPr>
        <w:t>Model</w:t>
      </w:r>
      <w:r w:rsidRPr="00192A27">
        <w:rPr>
          <w:rFonts w:ascii="Times New Roman" w:hAnsi="Times New Roman" w:cs="Times New Roman"/>
          <w:color w:val="000000" w:themeColor="text1"/>
          <w:sz w:val="24"/>
          <w:szCs w:val="24"/>
        </w:rPr>
        <w:t xml:space="preserve"> menjalankan UPDATE pada nis, nama_siswa, kelas, username, dan password. Jika password kosong, UPDATE dilakukan tanpa kolom password. </w:t>
      </w:r>
      <w:r w:rsidRPr="00192A27">
        <w:rPr>
          <w:rStyle w:val="Emphasis"/>
          <w:rFonts w:ascii="Times New Roman" w:hAnsi="Times New Roman" w:cs="Times New Roman"/>
          <w:color w:val="000000" w:themeColor="text1"/>
          <w:sz w:val="24"/>
          <w:szCs w:val="24"/>
        </w:rPr>
        <w:t>Controller</w:t>
      </w:r>
      <w:r w:rsidRPr="00192A27">
        <w:rPr>
          <w:rFonts w:ascii="Times New Roman" w:hAnsi="Times New Roman" w:cs="Times New Roman"/>
          <w:color w:val="000000" w:themeColor="text1"/>
          <w:sz w:val="24"/>
          <w:szCs w:val="24"/>
        </w:rPr>
        <w:t xml:space="preserve"> kemudian mengarahkan ke v_siswa.php?pesan=edit, dan daftar siswa ditampilkan dengan notifikasi berhasil diubah.</w:t>
      </w:r>
    </w:p>
    <w:p w14:paraId="583178FF" w14:textId="7CFBAC68"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5E120B2A" w14:textId="75432DFC"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2D4813AF" w14:textId="4127F338"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34AA9299" w14:textId="0EC6B69A"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7857DC34" w14:textId="5DA7A1D0"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02F78A33" w14:textId="6D7D6DA3"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7FE3FF5F" w14:textId="68C8EBB3"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7F072C88" w14:textId="51445CEF"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46AE1CA8" w14:textId="208E3F16"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24246348" w14:textId="745EC4E1" w:rsidR="00086476" w:rsidRPr="00192A27" w:rsidRDefault="00086476" w:rsidP="00EB1E30">
      <w:pPr>
        <w:rPr>
          <w:rFonts w:ascii="Times New Roman" w:hAnsi="Times New Roman" w:cs="Times New Roman"/>
          <w:b/>
          <w:bCs/>
          <w:noProof/>
          <w:color w:val="000000" w:themeColor="text1"/>
          <w:sz w:val="24"/>
          <w:szCs w:val="24"/>
        </w:rPr>
      </w:pPr>
    </w:p>
    <w:p w14:paraId="36A2B204" w14:textId="77777777" w:rsidR="00EB1E30" w:rsidRPr="00192A27" w:rsidRDefault="00086476" w:rsidP="008200F9">
      <w:pPr>
        <w:pStyle w:val="ListParagraph"/>
        <w:keepNext/>
        <w:ind w:left="1080"/>
        <w:jc w:val="center"/>
        <w:rPr>
          <w:rFonts w:ascii="Times New Roman" w:hAnsi="Times New Roman" w:cs="Times New Roman"/>
          <w:color w:val="000000" w:themeColor="text1"/>
          <w:sz w:val="24"/>
          <w:szCs w:val="24"/>
        </w:rPr>
      </w:pPr>
      <w:r w:rsidRPr="00192A27">
        <w:rPr>
          <w:rFonts w:ascii="Times New Roman" w:hAnsi="Times New Roman" w:cs="Times New Roman"/>
          <w:b/>
          <w:bCs/>
          <w:noProof/>
          <w:color w:val="000000" w:themeColor="text1"/>
          <w:sz w:val="24"/>
          <w:szCs w:val="24"/>
        </w:rPr>
        <w:drawing>
          <wp:inline distT="0" distB="0" distL="0" distR="0" wp14:anchorId="470B2025" wp14:editId="53BBCB2E">
            <wp:extent cx="4403557" cy="3380484"/>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19 Menghapus Siswa.drawio.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410246" cy="3385619"/>
                    </a:xfrm>
                    <a:prstGeom prst="rect">
                      <a:avLst/>
                    </a:prstGeom>
                  </pic:spPr>
                </pic:pic>
              </a:graphicData>
            </a:graphic>
          </wp:inline>
        </w:drawing>
      </w:r>
    </w:p>
    <w:p w14:paraId="72B3F0BC" w14:textId="1C14AD96" w:rsidR="00086476" w:rsidRPr="00192A27" w:rsidRDefault="00EB1E30" w:rsidP="008200F9">
      <w:pPr>
        <w:pStyle w:val="Caption"/>
        <w:jc w:val="center"/>
        <w:rPr>
          <w:rFonts w:ascii="Times New Roman" w:hAnsi="Times New Roman" w:cs="Times New Roman"/>
          <w:color w:val="000000" w:themeColor="text1"/>
          <w:sz w:val="24"/>
          <w:szCs w:val="24"/>
          <w:lang w:val="en-US"/>
        </w:rPr>
      </w:pPr>
      <w:bookmarkStart w:id="81" w:name="_Toc243681050"/>
      <w:r w:rsidRPr="00192A27">
        <w:rPr>
          <w:rFonts w:ascii="Times New Roman" w:hAnsi="Times New Roman" w:cs="Times New Roman"/>
          <w:color w:val="000000" w:themeColor="text1"/>
          <w:sz w:val="24"/>
          <w:szCs w:val="24"/>
        </w:rPr>
        <w:t xml:space="preserve">Gambar 2. </w:t>
      </w:r>
      <w:r w:rsidRPr="00192A27">
        <w:rPr>
          <w:rFonts w:ascii="Times New Roman" w:hAnsi="Times New Roman" w:cs="Times New Roman"/>
          <w:color w:val="000000" w:themeColor="text1"/>
          <w:sz w:val="24"/>
          <w:szCs w:val="24"/>
        </w:rPr>
        <w:fldChar w:fldCharType="begin"/>
      </w:r>
      <w:r w:rsidRPr="00192A27">
        <w:rPr>
          <w:rFonts w:ascii="Times New Roman" w:hAnsi="Times New Roman" w:cs="Times New Roman"/>
          <w:color w:val="000000" w:themeColor="text1"/>
          <w:sz w:val="24"/>
          <w:szCs w:val="24"/>
        </w:rPr>
        <w:instrText xml:space="preserve"> SEQ Gambar_2. \* ARABIC </w:instrText>
      </w:r>
      <w:r w:rsidRPr="00192A27">
        <w:rPr>
          <w:rFonts w:ascii="Times New Roman" w:hAnsi="Times New Roman" w:cs="Times New Roman"/>
          <w:color w:val="000000" w:themeColor="text1"/>
          <w:sz w:val="24"/>
          <w:szCs w:val="24"/>
        </w:rPr>
        <w:fldChar w:fldCharType="separate"/>
      </w:r>
      <w:r w:rsidR="008200F9">
        <w:rPr>
          <w:rFonts w:ascii="Times New Roman" w:hAnsi="Times New Roman" w:cs="Times New Roman"/>
          <w:noProof/>
          <w:color w:val="000000" w:themeColor="text1"/>
          <w:sz w:val="24"/>
          <w:szCs w:val="24"/>
        </w:rPr>
        <w:t>37</w:t>
      </w:r>
      <w:r w:rsidRPr="00192A27">
        <w:rPr>
          <w:rFonts w:ascii="Times New Roman" w:hAnsi="Times New Roman" w:cs="Times New Roman"/>
          <w:color w:val="000000" w:themeColor="text1"/>
          <w:sz w:val="24"/>
          <w:szCs w:val="24"/>
        </w:rPr>
        <w:fldChar w:fldCharType="end"/>
      </w:r>
      <w:r w:rsidRPr="00192A27">
        <w:rPr>
          <w:rFonts w:ascii="Times New Roman" w:hAnsi="Times New Roman" w:cs="Times New Roman"/>
          <w:color w:val="000000" w:themeColor="text1"/>
          <w:sz w:val="24"/>
          <w:szCs w:val="24"/>
          <w:lang w:val="en-US"/>
        </w:rPr>
        <w:t xml:space="preserve"> Sequence diagram </w:t>
      </w:r>
      <w:proofErr w:type="spellStart"/>
      <w:r w:rsidRPr="00192A27">
        <w:rPr>
          <w:rFonts w:ascii="Times New Roman" w:hAnsi="Times New Roman" w:cs="Times New Roman"/>
          <w:color w:val="000000" w:themeColor="text1"/>
          <w:sz w:val="24"/>
          <w:szCs w:val="24"/>
          <w:lang w:val="en-US"/>
        </w:rPr>
        <w:t>menghapus</w:t>
      </w:r>
      <w:proofErr w:type="spellEnd"/>
      <w:r w:rsidRPr="00192A27">
        <w:rPr>
          <w:rFonts w:ascii="Times New Roman" w:hAnsi="Times New Roman" w:cs="Times New Roman"/>
          <w:color w:val="000000" w:themeColor="text1"/>
          <w:sz w:val="24"/>
          <w:szCs w:val="24"/>
          <w:lang w:val="en-US"/>
        </w:rPr>
        <w:t xml:space="preserve"> data </w:t>
      </w:r>
      <w:proofErr w:type="spellStart"/>
      <w:r w:rsidRPr="00192A27">
        <w:rPr>
          <w:rFonts w:ascii="Times New Roman" w:hAnsi="Times New Roman" w:cs="Times New Roman"/>
          <w:color w:val="000000" w:themeColor="text1"/>
          <w:sz w:val="24"/>
          <w:szCs w:val="24"/>
          <w:lang w:val="en-US"/>
        </w:rPr>
        <w:t>siswa</w:t>
      </w:r>
      <w:bookmarkEnd w:id="81"/>
      <w:proofErr w:type="spellEnd"/>
    </w:p>
    <w:p w14:paraId="64B252EB" w14:textId="56DC7B26" w:rsidR="00EB1E30" w:rsidRPr="00192A27" w:rsidRDefault="00EB1E30" w:rsidP="00EB1E30">
      <w:pPr>
        <w:rPr>
          <w:rFonts w:ascii="Times New Roman" w:hAnsi="Times New Roman" w:cs="Times New Roman"/>
          <w:color w:val="000000" w:themeColor="text1"/>
          <w:sz w:val="24"/>
          <w:szCs w:val="24"/>
          <w:lang w:val="en-US"/>
        </w:rPr>
      </w:pPr>
      <w:r w:rsidRPr="00192A27">
        <w:rPr>
          <w:rFonts w:ascii="Times New Roman" w:hAnsi="Times New Roman" w:cs="Times New Roman"/>
          <w:color w:val="000000" w:themeColor="text1"/>
          <w:sz w:val="24"/>
          <w:szCs w:val="24"/>
        </w:rPr>
        <w:t xml:space="preserve">Admin mengklik Hapus pada siswa dan mengonfirmasi penghapusan. </w:t>
      </w:r>
      <w:r w:rsidRPr="00192A27">
        <w:rPr>
          <w:rStyle w:val="Emphasis"/>
          <w:rFonts w:ascii="Times New Roman" w:hAnsi="Times New Roman" w:cs="Times New Roman"/>
          <w:color w:val="000000" w:themeColor="text1"/>
          <w:sz w:val="24"/>
          <w:szCs w:val="24"/>
        </w:rPr>
        <w:t>View</w:t>
      </w:r>
      <w:r w:rsidRPr="00192A27">
        <w:rPr>
          <w:rFonts w:ascii="Times New Roman" w:hAnsi="Times New Roman" w:cs="Times New Roman"/>
          <w:color w:val="000000" w:themeColor="text1"/>
          <w:sz w:val="24"/>
          <w:szCs w:val="24"/>
        </w:rPr>
        <w:t xml:space="preserve"> (v_siswa.php) mengirim permintaan GET hapus ke </w:t>
      </w:r>
      <w:r w:rsidRPr="00192A27">
        <w:rPr>
          <w:rStyle w:val="Emphasis"/>
          <w:rFonts w:ascii="Times New Roman" w:hAnsi="Times New Roman" w:cs="Times New Roman"/>
          <w:color w:val="000000" w:themeColor="text1"/>
          <w:sz w:val="24"/>
          <w:szCs w:val="24"/>
        </w:rPr>
        <w:t>Controller</w:t>
      </w:r>
      <w:r w:rsidRPr="00192A27">
        <w:rPr>
          <w:rFonts w:ascii="Times New Roman" w:hAnsi="Times New Roman" w:cs="Times New Roman"/>
          <w:color w:val="000000" w:themeColor="text1"/>
          <w:sz w:val="24"/>
          <w:szCs w:val="24"/>
        </w:rPr>
        <w:t xml:space="preserve"> (c_siswa.php), yang memanggil punyaAspirasi() pada </w:t>
      </w:r>
      <w:r w:rsidRPr="00192A27">
        <w:rPr>
          <w:rStyle w:val="Emphasis"/>
          <w:rFonts w:ascii="Times New Roman" w:hAnsi="Times New Roman" w:cs="Times New Roman"/>
          <w:color w:val="000000" w:themeColor="text1"/>
          <w:sz w:val="24"/>
          <w:szCs w:val="24"/>
        </w:rPr>
        <w:t>Model</w:t>
      </w:r>
      <w:r w:rsidRPr="00192A27">
        <w:rPr>
          <w:rFonts w:ascii="Times New Roman" w:hAnsi="Times New Roman" w:cs="Times New Roman"/>
          <w:color w:val="000000" w:themeColor="text1"/>
          <w:sz w:val="24"/>
          <w:szCs w:val="24"/>
        </w:rPr>
        <w:t xml:space="preserve"> Siswa. </w:t>
      </w:r>
      <w:r w:rsidRPr="00192A27">
        <w:rPr>
          <w:rStyle w:val="Emphasis"/>
          <w:rFonts w:ascii="Times New Roman" w:hAnsi="Times New Roman" w:cs="Times New Roman"/>
          <w:color w:val="000000" w:themeColor="text1"/>
          <w:sz w:val="24"/>
          <w:szCs w:val="24"/>
        </w:rPr>
        <w:t>Model</w:t>
      </w:r>
      <w:r w:rsidRPr="00192A27">
        <w:rPr>
          <w:rFonts w:ascii="Times New Roman" w:hAnsi="Times New Roman" w:cs="Times New Roman"/>
          <w:color w:val="000000" w:themeColor="text1"/>
          <w:sz w:val="24"/>
          <w:szCs w:val="24"/>
        </w:rPr>
        <w:t xml:space="preserve"> menghitung jumlah aspirasi milik siswa tersebut. Jika siswa masih punya aspirasi, </w:t>
      </w:r>
      <w:r w:rsidRPr="00192A27">
        <w:rPr>
          <w:rStyle w:val="Emphasis"/>
          <w:rFonts w:ascii="Times New Roman" w:hAnsi="Times New Roman" w:cs="Times New Roman"/>
          <w:color w:val="000000" w:themeColor="text1"/>
          <w:sz w:val="24"/>
          <w:szCs w:val="24"/>
        </w:rPr>
        <w:t>Controller</w:t>
      </w:r>
      <w:r w:rsidRPr="00192A27">
        <w:rPr>
          <w:rFonts w:ascii="Times New Roman" w:hAnsi="Times New Roman" w:cs="Times New Roman"/>
          <w:color w:val="000000" w:themeColor="text1"/>
          <w:sz w:val="24"/>
          <w:szCs w:val="24"/>
        </w:rPr>
        <w:t xml:space="preserve"> mengarahkan ke v_siswa.php?pesan=gagal_hapus. Jika tidak, </w:t>
      </w:r>
      <w:r w:rsidRPr="00192A27">
        <w:rPr>
          <w:rStyle w:val="Emphasis"/>
          <w:rFonts w:ascii="Times New Roman" w:hAnsi="Times New Roman" w:cs="Times New Roman"/>
          <w:color w:val="000000" w:themeColor="text1"/>
          <w:sz w:val="24"/>
          <w:szCs w:val="24"/>
        </w:rPr>
        <w:t>Controller</w:t>
      </w:r>
      <w:r w:rsidRPr="00192A27">
        <w:rPr>
          <w:rFonts w:ascii="Times New Roman" w:hAnsi="Times New Roman" w:cs="Times New Roman"/>
          <w:color w:val="000000" w:themeColor="text1"/>
          <w:sz w:val="24"/>
          <w:szCs w:val="24"/>
        </w:rPr>
        <w:t xml:space="preserve"> memanggil hapus() pada </w:t>
      </w:r>
      <w:r w:rsidRPr="00192A27">
        <w:rPr>
          <w:rStyle w:val="Emphasis"/>
          <w:rFonts w:ascii="Times New Roman" w:hAnsi="Times New Roman" w:cs="Times New Roman"/>
          <w:color w:val="000000" w:themeColor="text1"/>
          <w:sz w:val="24"/>
          <w:szCs w:val="24"/>
        </w:rPr>
        <w:t>Model</w:t>
      </w:r>
      <w:r w:rsidRPr="00192A27">
        <w:rPr>
          <w:rFonts w:ascii="Times New Roman" w:hAnsi="Times New Roman" w:cs="Times New Roman"/>
          <w:color w:val="000000" w:themeColor="text1"/>
          <w:sz w:val="24"/>
          <w:szCs w:val="24"/>
        </w:rPr>
        <w:t>, yang menjalankan DELETE pada tabel siswa. Jika berhasil, diarahkan dengan pesan hapus. Jika gagal, diarahkan dengan pesan gagal_hapus. Daftar siswa ditampilkan dengan notifikasi hasil.</w:t>
      </w:r>
    </w:p>
    <w:p w14:paraId="09B6130C" w14:textId="2905761F"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51915708" w14:textId="4FC4AA98"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46D15725" w14:textId="6808FCAF"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3BD2A209" w14:textId="1A9F12A8"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639B7346" w14:textId="5DA21FC4"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2FA98C27" w14:textId="2E6FAEE9"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0D95DB8B" w14:textId="49140E21"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216EEF64" w14:textId="37E29C48"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233EBADC" w14:textId="38934E1B" w:rsidR="00086476" w:rsidRPr="00192A27" w:rsidRDefault="00086476" w:rsidP="00EB1E30">
      <w:pPr>
        <w:rPr>
          <w:rFonts w:ascii="Times New Roman" w:hAnsi="Times New Roman" w:cs="Times New Roman"/>
          <w:b/>
          <w:bCs/>
          <w:noProof/>
          <w:color w:val="000000" w:themeColor="text1"/>
          <w:sz w:val="24"/>
          <w:szCs w:val="24"/>
        </w:rPr>
      </w:pPr>
    </w:p>
    <w:p w14:paraId="062846E4" w14:textId="52344D94" w:rsidR="00086476" w:rsidRPr="00192A27" w:rsidRDefault="00086476" w:rsidP="00C6614D">
      <w:pPr>
        <w:pStyle w:val="ListParagraph"/>
        <w:ind w:left="1080"/>
        <w:rPr>
          <w:rFonts w:ascii="Times New Roman" w:hAnsi="Times New Roman" w:cs="Times New Roman"/>
          <w:b/>
          <w:bCs/>
          <w:noProof/>
          <w:color w:val="000000" w:themeColor="text1"/>
          <w:sz w:val="24"/>
          <w:szCs w:val="24"/>
        </w:rPr>
      </w:pPr>
    </w:p>
    <w:p w14:paraId="49E44B99" w14:textId="77777777" w:rsidR="00EB1E30" w:rsidRPr="00192A27" w:rsidRDefault="00086476" w:rsidP="008200F9">
      <w:pPr>
        <w:keepNext/>
        <w:jc w:val="center"/>
        <w:rPr>
          <w:rFonts w:ascii="Times New Roman" w:hAnsi="Times New Roman" w:cs="Times New Roman"/>
          <w:color w:val="000000" w:themeColor="text1"/>
          <w:sz w:val="24"/>
          <w:szCs w:val="24"/>
        </w:rPr>
      </w:pPr>
      <w:r w:rsidRPr="00192A27">
        <w:rPr>
          <w:rFonts w:ascii="Times New Roman" w:hAnsi="Times New Roman" w:cs="Times New Roman"/>
          <w:b/>
          <w:bCs/>
          <w:noProof/>
          <w:color w:val="000000" w:themeColor="text1"/>
          <w:sz w:val="24"/>
          <w:szCs w:val="24"/>
        </w:rPr>
        <w:drawing>
          <wp:inline distT="0" distB="0" distL="0" distR="0" wp14:anchorId="5AC5475C" wp14:editId="7C771DD1">
            <wp:extent cx="5731510" cy="3397250"/>
            <wp:effectExtent l="0" t="0" r="254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02 Logout.drawio.png"/>
                    <pic:cNvPicPr/>
                  </pic:nvPicPr>
                  <pic:blipFill>
                    <a:blip r:embed="rId44">
                      <a:extLst>
                        <a:ext uri="{28A0092B-C50C-407E-A947-70E740481C1C}">
                          <a14:useLocalDpi xmlns:a14="http://schemas.microsoft.com/office/drawing/2010/main" val="0"/>
                        </a:ext>
                      </a:extLst>
                    </a:blip>
                    <a:stretch>
                      <a:fillRect/>
                    </a:stretch>
                  </pic:blipFill>
                  <pic:spPr>
                    <a:xfrm>
                      <a:off x="0" y="0"/>
                      <a:ext cx="5731510" cy="3397250"/>
                    </a:xfrm>
                    <a:prstGeom prst="rect">
                      <a:avLst/>
                    </a:prstGeom>
                  </pic:spPr>
                </pic:pic>
              </a:graphicData>
            </a:graphic>
          </wp:inline>
        </w:drawing>
      </w:r>
    </w:p>
    <w:p w14:paraId="3B90FBCF" w14:textId="4F49C6FF" w:rsidR="00086476" w:rsidRPr="00192A27" w:rsidRDefault="00EB1E30" w:rsidP="008200F9">
      <w:pPr>
        <w:pStyle w:val="Caption"/>
        <w:jc w:val="center"/>
        <w:rPr>
          <w:rFonts w:ascii="Times New Roman" w:hAnsi="Times New Roman" w:cs="Times New Roman"/>
          <w:color w:val="000000" w:themeColor="text1"/>
          <w:sz w:val="24"/>
          <w:szCs w:val="24"/>
          <w:lang w:val="en-US"/>
        </w:rPr>
      </w:pPr>
      <w:bookmarkStart w:id="82" w:name="_Toc243681051"/>
      <w:r w:rsidRPr="00192A27">
        <w:rPr>
          <w:rFonts w:ascii="Times New Roman" w:hAnsi="Times New Roman" w:cs="Times New Roman"/>
          <w:color w:val="000000" w:themeColor="text1"/>
          <w:sz w:val="24"/>
          <w:szCs w:val="24"/>
        </w:rPr>
        <w:t xml:space="preserve">Gambar 2. </w:t>
      </w:r>
      <w:r w:rsidRPr="00192A27">
        <w:rPr>
          <w:rFonts w:ascii="Times New Roman" w:hAnsi="Times New Roman" w:cs="Times New Roman"/>
          <w:color w:val="000000" w:themeColor="text1"/>
          <w:sz w:val="24"/>
          <w:szCs w:val="24"/>
        </w:rPr>
        <w:fldChar w:fldCharType="begin"/>
      </w:r>
      <w:r w:rsidRPr="00192A27">
        <w:rPr>
          <w:rFonts w:ascii="Times New Roman" w:hAnsi="Times New Roman" w:cs="Times New Roman"/>
          <w:color w:val="000000" w:themeColor="text1"/>
          <w:sz w:val="24"/>
          <w:szCs w:val="24"/>
        </w:rPr>
        <w:instrText xml:space="preserve"> SEQ Gambar_2. \* ARABIC </w:instrText>
      </w:r>
      <w:r w:rsidRPr="00192A27">
        <w:rPr>
          <w:rFonts w:ascii="Times New Roman" w:hAnsi="Times New Roman" w:cs="Times New Roman"/>
          <w:color w:val="000000" w:themeColor="text1"/>
          <w:sz w:val="24"/>
          <w:szCs w:val="24"/>
        </w:rPr>
        <w:fldChar w:fldCharType="separate"/>
      </w:r>
      <w:r w:rsidR="008200F9">
        <w:rPr>
          <w:rFonts w:ascii="Times New Roman" w:hAnsi="Times New Roman" w:cs="Times New Roman"/>
          <w:noProof/>
          <w:color w:val="000000" w:themeColor="text1"/>
          <w:sz w:val="24"/>
          <w:szCs w:val="24"/>
        </w:rPr>
        <w:t>38</w:t>
      </w:r>
      <w:r w:rsidRPr="00192A27">
        <w:rPr>
          <w:rFonts w:ascii="Times New Roman" w:hAnsi="Times New Roman" w:cs="Times New Roman"/>
          <w:color w:val="000000" w:themeColor="text1"/>
          <w:sz w:val="24"/>
          <w:szCs w:val="24"/>
        </w:rPr>
        <w:fldChar w:fldCharType="end"/>
      </w:r>
      <w:r w:rsidRPr="00192A27">
        <w:rPr>
          <w:rFonts w:ascii="Times New Roman" w:hAnsi="Times New Roman" w:cs="Times New Roman"/>
          <w:color w:val="000000" w:themeColor="text1"/>
          <w:sz w:val="24"/>
          <w:szCs w:val="24"/>
          <w:lang w:val="en-US"/>
        </w:rPr>
        <w:t xml:space="preserve"> Sequence diagram logout</w:t>
      </w:r>
      <w:bookmarkEnd w:id="82"/>
    </w:p>
    <w:p w14:paraId="343140B7" w14:textId="3EDB9F55" w:rsidR="00EB1E30" w:rsidRPr="00192A27" w:rsidRDefault="00EB1E30" w:rsidP="00EB1E30">
      <w:pPr>
        <w:rPr>
          <w:rFonts w:ascii="Times New Roman" w:hAnsi="Times New Roman" w:cs="Times New Roman"/>
          <w:color w:val="000000" w:themeColor="text1"/>
          <w:sz w:val="24"/>
          <w:szCs w:val="24"/>
          <w:lang w:val="en-US"/>
        </w:rPr>
      </w:pPr>
      <w:r w:rsidRPr="00192A27">
        <w:rPr>
          <w:rFonts w:ascii="Times New Roman" w:hAnsi="Times New Roman" w:cs="Times New Roman"/>
          <w:color w:val="000000" w:themeColor="text1"/>
          <w:sz w:val="24"/>
          <w:szCs w:val="24"/>
        </w:rPr>
        <w:t xml:space="preserve">Pengguna mengklik tombol Logout. </w:t>
      </w:r>
      <w:r w:rsidRPr="00192A27">
        <w:rPr>
          <w:rStyle w:val="Emphasis"/>
          <w:rFonts w:ascii="Times New Roman" w:hAnsi="Times New Roman" w:cs="Times New Roman"/>
          <w:color w:val="000000" w:themeColor="text1"/>
          <w:sz w:val="24"/>
          <w:szCs w:val="24"/>
        </w:rPr>
        <w:t>View</w:t>
      </w:r>
      <w:r w:rsidRPr="00192A27">
        <w:rPr>
          <w:rFonts w:ascii="Times New Roman" w:hAnsi="Times New Roman" w:cs="Times New Roman"/>
          <w:color w:val="000000" w:themeColor="text1"/>
          <w:sz w:val="24"/>
          <w:szCs w:val="24"/>
        </w:rPr>
        <w:t xml:space="preserve"> logout.php menjalankan session_start(), session_unset(), dan session_destroy() untuk menghapus seluruh data </w:t>
      </w:r>
      <w:r w:rsidRPr="00192A27">
        <w:rPr>
          <w:rStyle w:val="Emphasis"/>
          <w:rFonts w:ascii="Times New Roman" w:hAnsi="Times New Roman" w:cs="Times New Roman"/>
          <w:color w:val="000000" w:themeColor="text1"/>
          <w:sz w:val="24"/>
          <w:szCs w:val="24"/>
        </w:rPr>
        <w:t>session</w:t>
      </w:r>
      <w:r w:rsidRPr="00192A27">
        <w:rPr>
          <w:rFonts w:ascii="Times New Roman" w:hAnsi="Times New Roman" w:cs="Times New Roman"/>
          <w:color w:val="000000" w:themeColor="text1"/>
          <w:sz w:val="24"/>
          <w:szCs w:val="24"/>
        </w:rPr>
        <w:t xml:space="preserve">, lalu mengarahkan pengguna ke login.php?logout=1. </w:t>
      </w:r>
      <w:r w:rsidRPr="00192A27">
        <w:rPr>
          <w:rStyle w:val="Emphasis"/>
          <w:rFonts w:ascii="Times New Roman" w:hAnsi="Times New Roman" w:cs="Times New Roman"/>
          <w:color w:val="000000" w:themeColor="text1"/>
          <w:sz w:val="24"/>
          <w:szCs w:val="24"/>
        </w:rPr>
        <w:t>View</w:t>
      </w:r>
      <w:r w:rsidRPr="00192A27">
        <w:rPr>
          <w:rFonts w:ascii="Times New Roman" w:hAnsi="Times New Roman" w:cs="Times New Roman"/>
          <w:color w:val="000000" w:themeColor="text1"/>
          <w:sz w:val="24"/>
          <w:szCs w:val="24"/>
        </w:rPr>
        <w:t xml:space="preserve"> login.php menampilkan form login dengan pesan berhasil logout.</w:t>
      </w:r>
    </w:p>
    <w:p w14:paraId="112AFC93" w14:textId="392849A7" w:rsidR="00086476" w:rsidRPr="00A67B42" w:rsidRDefault="00086476" w:rsidP="00C6614D">
      <w:pPr>
        <w:pStyle w:val="ListParagraph"/>
        <w:ind w:left="1080"/>
        <w:rPr>
          <w:rFonts w:ascii="Times New Roman" w:hAnsi="Times New Roman" w:cs="Times New Roman"/>
          <w:b/>
          <w:bCs/>
          <w:noProof/>
          <w:sz w:val="28"/>
          <w:szCs w:val="28"/>
        </w:rPr>
      </w:pPr>
    </w:p>
    <w:p w14:paraId="599E52A0" w14:textId="29D49E7D" w:rsidR="00086476" w:rsidRPr="00A67B42" w:rsidRDefault="00086476" w:rsidP="00C6614D">
      <w:pPr>
        <w:pStyle w:val="ListParagraph"/>
        <w:ind w:left="1080"/>
        <w:rPr>
          <w:rFonts w:ascii="Times New Roman" w:hAnsi="Times New Roman" w:cs="Times New Roman"/>
          <w:b/>
          <w:bCs/>
          <w:noProof/>
          <w:sz w:val="28"/>
          <w:szCs w:val="28"/>
        </w:rPr>
      </w:pPr>
    </w:p>
    <w:p w14:paraId="5CD0FD7F" w14:textId="5899D40A" w:rsidR="00086476" w:rsidRPr="00A67B42" w:rsidRDefault="00086476" w:rsidP="00C6614D">
      <w:pPr>
        <w:pStyle w:val="ListParagraph"/>
        <w:ind w:left="1080"/>
        <w:rPr>
          <w:rFonts w:ascii="Times New Roman" w:hAnsi="Times New Roman" w:cs="Times New Roman"/>
          <w:b/>
          <w:bCs/>
          <w:noProof/>
          <w:sz w:val="28"/>
          <w:szCs w:val="28"/>
        </w:rPr>
      </w:pPr>
    </w:p>
    <w:p w14:paraId="20687AD9" w14:textId="633D89EE" w:rsidR="00086476" w:rsidRPr="00A67B42" w:rsidRDefault="00086476" w:rsidP="00C6614D">
      <w:pPr>
        <w:pStyle w:val="ListParagraph"/>
        <w:ind w:left="1080"/>
        <w:rPr>
          <w:rFonts w:ascii="Times New Roman" w:hAnsi="Times New Roman" w:cs="Times New Roman"/>
          <w:b/>
          <w:bCs/>
          <w:noProof/>
          <w:sz w:val="28"/>
          <w:szCs w:val="28"/>
        </w:rPr>
      </w:pPr>
    </w:p>
    <w:p w14:paraId="4AE16B04" w14:textId="44D36673" w:rsidR="00086476" w:rsidRPr="00A67B42" w:rsidRDefault="00086476" w:rsidP="00C6614D">
      <w:pPr>
        <w:pStyle w:val="ListParagraph"/>
        <w:ind w:left="1080"/>
        <w:rPr>
          <w:rFonts w:ascii="Times New Roman" w:hAnsi="Times New Roman" w:cs="Times New Roman"/>
          <w:b/>
          <w:bCs/>
          <w:noProof/>
          <w:sz w:val="28"/>
          <w:szCs w:val="28"/>
        </w:rPr>
      </w:pPr>
    </w:p>
    <w:p w14:paraId="7D0E1620" w14:textId="00BFE852" w:rsidR="00086476" w:rsidRPr="00A67B42" w:rsidRDefault="00086476" w:rsidP="00C6614D">
      <w:pPr>
        <w:pStyle w:val="ListParagraph"/>
        <w:ind w:left="1080"/>
        <w:rPr>
          <w:rFonts w:ascii="Times New Roman" w:hAnsi="Times New Roman" w:cs="Times New Roman"/>
          <w:b/>
          <w:bCs/>
          <w:noProof/>
          <w:sz w:val="28"/>
          <w:szCs w:val="28"/>
        </w:rPr>
      </w:pPr>
    </w:p>
    <w:p w14:paraId="5D403BF9" w14:textId="0449A36B" w:rsidR="00086476" w:rsidRPr="00A67B42" w:rsidRDefault="00086476" w:rsidP="00C6614D">
      <w:pPr>
        <w:pStyle w:val="ListParagraph"/>
        <w:ind w:left="1080"/>
        <w:rPr>
          <w:rFonts w:ascii="Times New Roman" w:hAnsi="Times New Roman" w:cs="Times New Roman"/>
          <w:b/>
          <w:bCs/>
          <w:noProof/>
          <w:sz w:val="28"/>
          <w:szCs w:val="28"/>
        </w:rPr>
      </w:pPr>
    </w:p>
    <w:p w14:paraId="180EE44A" w14:textId="0E58A900" w:rsidR="00086476" w:rsidRPr="00A67B42" w:rsidRDefault="00086476" w:rsidP="00C6614D">
      <w:pPr>
        <w:pStyle w:val="ListParagraph"/>
        <w:ind w:left="1080"/>
        <w:rPr>
          <w:rFonts w:ascii="Times New Roman" w:hAnsi="Times New Roman" w:cs="Times New Roman"/>
          <w:b/>
          <w:bCs/>
          <w:noProof/>
          <w:sz w:val="28"/>
          <w:szCs w:val="28"/>
        </w:rPr>
      </w:pPr>
    </w:p>
    <w:p w14:paraId="7A582EBA" w14:textId="24058B96" w:rsidR="00086476" w:rsidRPr="00A67B42" w:rsidRDefault="00086476" w:rsidP="00C6614D">
      <w:pPr>
        <w:pStyle w:val="ListParagraph"/>
        <w:ind w:left="1080"/>
        <w:rPr>
          <w:rFonts w:ascii="Times New Roman" w:hAnsi="Times New Roman" w:cs="Times New Roman"/>
          <w:b/>
          <w:bCs/>
          <w:noProof/>
          <w:sz w:val="28"/>
          <w:szCs w:val="28"/>
        </w:rPr>
      </w:pPr>
    </w:p>
    <w:p w14:paraId="03C8B045" w14:textId="451EF213" w:rsidR="00086476" w:rsidRPr="00A67B42" w:rsidRDefault="00086476" w:rsidP="00C6614D">
      <w:pPr>
        <w:pStyle w:val="ListParagraph"/>
        <w:ind w:left="1080"/>
        <w:rPr>
          <w:rFonts w:ascii="Times New Roman" w:hAnsi="Times New Roman" w:cs="Times New Roman"/>
          <w:b/>
          <w:bCs/>
          <w:noProof/>
          <w:sz w:val="28"/>
          <w:szCs w:val="28"/>
        </w:rPr>
      </w:pPr>
    </w:p>
    <w:p w14:paraId="4F39A6C8" w14:textId="71C0255D" w:rsidR="00086476" w:rsidRPr="00A67B42" w:rsidRDefault="00086476" w:rsidP="00C6614D">
      <w:pPr>
        <w:pStyle w:val="ListParagraph"/>
        <w:ind w:left="1080"/>
        <w:rPr>
          <w:rFonts w:ascii="Times New Roman" w:hAnsi="Times New Roman" w:cs="Times New Roman"/>
          <w:b/>
          <w:bCs/>
          <w:noProof/>
          <w:sz w:val="28"/>
          <w:szCs w:val="28"/>
        </w:rPr>
      </w:pPr>
    </w:p>
    <w:p w14:paraId="73665166" w14:textId="374DB68F" w:rsidR="00086476" w:rsidRPr="00A67B42" w:rsidRDefault="00086476" w:rsidP="00C6614D">
      <w:pPr>
        <w:pStyle w:val="ListParagraph"/>
        <w:ind w:left="1080"/>
        <w:rPr>
          <w:rFonts w:ascii="Times New Roman" w:hAnsi="Times New Roman" w:cs="Times New Roman"/>
          <w:b/>
          <w:bCs/>
          <w:noProof/>
          <w:sz w:val="28"/>
          <w:szCs w:val="28"/>
        </w:rPr>
      </w:pPr>
    </w:p>
    <w:p w14:paraId="3B615335" w14:textId="1FC1E821" w:rsidR="00086476" w:rsidRPr="00A67B42" w:rsidRDefault="00086476" w:rsidP="00C6614D">
      <w:pPr>
        <w:pStyle w:val="ListParagraph"/>
        <w:ind w:left="1080"/>
        <w:rPr>
          <w:rFonts w:ascii="Times New Roman" w:hAnsi="Times New Roman" w:cs="Times New Roman"/>
          <w:b/>
          <w:bCs/>
          <w:noProof/>
          <w:sz w:val="28"/>
          <w:szCs w:val="28"/>
        </w:rPr>
      </w:pPr>
    </w:p>
    <w:p w14:paraId="764DFFAF" w14:textId="0A7C4784" w:rsidR="00086476" w:rsidRPr="00A67B42" w:rsidRDefault="00086476" w:rsidP="00C6614D">
      <w:pPr>
        <w:pStyle w:val="ListParagraph"/>
        <w:ind w:left="1080"/>
        <w:rPr>
          <w:rFonts w:ascii="Times New Roman" w:hAnsi="Times New Roman" w:cs="Times New Roman"/>
          <w:b/>
          <w:bCs/>
          <w:noProof/>
          <w:sz w:val="28"/>
          <w:szCs w:val="28"/>
        </w:rPr>
      </w:pPr>
    </w:p>
    <w:p w14:paraId="5CD038F1" w14:textId="3B2552E9" w:rsidR="00EB1E30" w:rsidRPr="00A67B42" w:rsidRDefault="00EB1E30" w:rsidP="00C6614D">
      <w:pPr>
        <w:pStyle w:val="ListParagraph"/>
        <w:ind w:left="1080"/>
        <w:rPr>
          <w:rFonts w:ascii="Times New Roman" w:hAnsi="Times New Roman" w:cs="Times New Roman"/>
          <w:b/>
          <w:bCs/>
          <w:noProof/>
          <w:sz w:val="28"/>
          <w:szCs w:val="28"/>
        </w:rPr>
      </w:pPr>
    </w:p>
    <w:p w14:paraId="21EA9AEC" w14:textId="40462740" w:rsidR="00EB1E30" w:rsidRPr="00A67B42" w:rsidRDefault="00EB1E30" w:rsidP="00C6614D">
      <w:pPr>
        <w:pStyle w:val="ListParagraph"/>
        <w:ind w:left="1080"/>
        <w:rPr>
          <w:rFonts w:ascii="Times New Roman" w:hAnsi="Times New Roman" w:cs="Times New Roman"/>
          <w:b/>
          <w:bCs/>
          <w:noProof/>
          <w:sz w:val="28"/>
          <w:szCs w:val="28"/>
        </w:rPr>
      </w:pPr>
    </w:p>
    <w:p w14:paraId="5E5CA215" w14:textId="22C2E5AF" w:rsidR="00EB1E30" w:rsidRPr="00A67B42" w:rsidRDefault="00EB1E30" w:rsidP="00C6614D">
      <w:pPr>
        <w:pStyle w:val="ListParagraph"/>
        <w:ind w:left="1080"/>
        <w:rPr>
          <w:rFonts w:ascii="Times New Roman" w:hAnsi="Times New Roman" w:cs="Times New Roman"/>
          <w:b/>
          <w:bCs/>
          <w:noProof/>
          <w:sz w:val="28"/>
          <w:szCs w:val="28"/>
        </w:rPr>
      </w:pPr>
    </w:p>
    <w:p w14:paraId="29F22D30" w14:textId="77777777" w:rsidR="00EB1E30" w:rsidRPr="00A67B42" w:rsidRDefault="00EB1E30" w:rsidP="00C6614D">
      <w:pPr>
        <w:pStyle w:val="ListParagraph"/>
        <w:ind w:left="1080"/>
        <w:rPr>
          <w:rFonts w:ascii="Times New Roman" w:hAnsi="Times New Roman" w:cs="Times New Roman"/>
          <w:b/>
          <w:bCs/>
          <w:noProof/>
          <w:sz w:val="28"/>
          <w:szCs w:val="28"/>
        </w:rPr>
      </w:pPr>
    </w:p>
    <w:p w14:paraId="7ED52F3F" w14:textId="77777777" w:rsidR="00086476" w:rsidRPr="00192A27" w:rsidRDefault="00086476" w:rsidP="00192A27">
      <w:pPr>
        <w:pStyle w:val="Heading3"/>
        <w:rPr>
          <w:noProof/>
          <w:color w:val="000000" w:themeColor="text1"/>
        </w:rPr>
      </w:pPr>
    </w:p>
    <w:p w14:paraId="0239B0EA" w14:textId="4C79DAFD" w:rsidR="00D15764" w:rsidRPr="00192A27" w:rsidRDefault="00192A27" w:rsidP="00192A27">
      <w:pPr>
        <w:pStyle w:val="Heading3"/>
        <w:ind w:firstLine="720"/>
        <w:rPr>
          <w:rFonts w:ascii="Times New Roman" w:hAnsi="Times New Roman" w:cs="Times New Roman"/>
          <w:b/>
          <w:bCs/>
          <w:noProof/>
          <w:color w:val="000000" w:themeColor="text1"/>
        </w:rPr>
      </w:pPr>
      <w:bookmarkStart w:id="83" w:name="_Toc243680908"/>
      <w:r w:rsidRPr="00192A27">
        <w:rPr>
          <w:rFonts w:ascii="Times New Roman" w:hAnsi="Times New Roman" w:cs="Times New Roman"/>
          <w:b/>
          <w:bCs/>
          <w:noProof/>
          <w:color w:val="000000" w:themeColor="text1"/>
          <w:lang w:val="en-US"/>
        </w:rPr>
        <w:t xml:space="preserve">2.2.5 </w:t>
      </w:r>
      <w:r w:rsidR="00D15764" w:rsidRPr="00192A27">
        <w:rPr>
          <w:rFonts w:ascii="Times New Roman" w:hAnsi="Times New Roman" w:cs="Times New Roman"/>
          <w:b/>
          <w:bCs/>
          <w:noProof/>
          <w:color w:val="000000" w:themeColor="text1"/>
        </w:rPr>
        <w:t>Perancangan Diagram Class</w:t>
      </w:r>
      <w:bookmarkEnd w:id="83"/>
    </w:p>
    <w:p w14:paraId="25A05BAF" w14:textId="77777777" w:rsidR="008200F9" w:rsidRPr="008200F9" w:rsidRDefault="003459E4" w:rsidP="008200F9">
      <w:pPr>
        <w:keepNext/>
        <w:jc w:val="center"/>
        <w:rPr>
          <w:rFonts w:ascii="Times New Roman" w:hAnsi="Times New Roman" w:cs="Times New Roman"/>
          <w:color w:val="000000" w:themeColor="text1"/>
          <w:sz w:val="24"/>
          <w:szCs w:val="24"/>
        </w:rPr>
      </w:pPr>
      <w:r w:rsidRPr="008200F9">
        <w:rPr>
          <w:rFonts w:ascii="Times New Roman" w:hAnsi="Times New Roman" w:cs="Times New Roman"/>
          <w:b/>
          <w:bCs/>
          <w:noProof/>
          <w:color w:val="000000" w:themeColor="text1"/>
          <w:sz w:val="24"/>
          <w:szCs w:val="24"/>
        </w:rPr>
        <w:drawing>
          <wp:inline distT="0" distB="0" distL="0" distR="0" wp14:anchorId="1F08B4ED" wp14:editId="7B9D2231">
            <wp:extent cx="4002849" cy="2683510"/>
            <wp:effectExtent l="0" t="0" r="0" b="254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Class Diagram.drawio.pn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002849" cy="2683510"/>
                    </a:xfrm>
                    <a:prstGeom prst="rect">
                      <a:avLst/>
                    </a:prstGeom>
                  </pic:spPr>
                </pic:pic>
              </a:graphicData>
            </a:graphic>
          </wp:inline>
        </w:drawing>
      </w:r>
    </w:p>
    <w:p w14:paraId="6E672709" w14:textId="073A6060" w:rsidR="00FA30A6" w:rsidRPr="008200F9" w:rsidRDefault="008200F9" w:rsidP="008200F9">
      <w:pPr>
        <w:pStyle w:val="Caption"/>
        <w:jc w:val="center"/>
        <w:rPr>
          <w:rFonts w:ascii="Times New Roman" w:hAnsi="Times New Roman" w:cs="Times New Roman"/>
          <w:b/>
          <w:bCs/>
          <w:noProof/>
          <w:color w:val="000000" w:themeColor="text1"/>
          <w:sz w:val="24"/>
          <w:szCs w:val="24"/>
        </w:rPr>
      </w:pPr>
      <w:bookmarkStart w:id="84" w:name="_Toc243681052"/>
      <w:r w:rsidRPr="008200F9">
        <w:rPr>
          <w:rFonts w:ascii="Times New Roman" w:hAnsi="Times New Roman" w:cs="Times New Roman"/>
          <w:color w:val="000000" w:themeColor="text1"/>
          <w:sz w:val="24"/>
          <w:szCs w:val="24"/>
        </w:rPr>
        <w:t xml:space="preserve">Gambar 2. </w:t>
      </w:r>
      <w:r w:rsidRPr="008200F9">
        <w:rPr>
          <w:rFonts w:ascii="Times New Roman" w:hAnsi="Times New Roman" w:cs="Times New Roman"/>
          <w:color w:val="000000" w:themeColor="text1"/>
          <w:sz w:val="24"/>
          <w:szCs w:val="24"/>
        </w:rPr>
        <w:fldChar w:fldCharType="begin"/>
      </w:r>
      <w:r w:rsidRPr="008200F9">
        <w:rPr>
          <w:rFonts w:ascii="Times New Roman" w:hAnsi="Times New Roman" w:cs="Times New Roman"/>
          <w:color w:val="000000" w:themeColor="text1"/>
          <w:sz w:val="24"/>
          <w:szCs w:val="24"/>
        </w:rPr>
        <w:instrText xml:space="preserve"> SEQ Gambar_2. \* ARABIC </w:instrText>
      </w:r>
      <w:r w:rsidRPr="008200F9">
        <w:rPr>
          <w:rFonts w:ascii="Times New Roman" w:hAnsi="Times New Roman" w:cs="Times New Roman"/>
          <w:color w:val="000000" w:themeColor="text1"/>
          <w:sz w:val="24"/>
          <w:szCs w:val="24"/>
        </w:rPr>
        <w:fldChar w:fldCharType="separate"/>
      </w:r>
      <w:r w:rsidRPr="008200F9">
        <w:rPr>
          <w:rFonts w:ascii="Times New Roman" w:hAnsi="Times New Roman" w:cs="Times New Roman"/>
          <w:noProof/>
          <w:color w:val="000000" w:themeColor="text1"/>
          <w:sz w:val="24"/>
          <w:szCs w:val="24"/>
        </w:rPr>
        <w:t>39</w:t>
      </w:r>
      <w:r w:rsidRPr="008200F9">
        <w:rPr>
          <w:rFonts w:ascii="Times New Roman" w:hAnsi="Times New Roman" w:cs="Times New Roman"/>
          <w:color w:val="000000" w:themeColor="text1"/>
          <w:sz w:val="24"/>
          <w:szCs w:val="24"/>
        </w:rPr>
        <w:fldChar w:fldCharType="end"/>
      </w:r>
      <w:r w:rsidRPr="008200F9">
        <w:rPr>
          <w:rFonts w:ascii="Times New Roman" w:hAnsi="Times New Roman" w:cs="Times New Roman"/>
          <w:color w:val="000000" w:themeColor="text1"/>
          <w:sz w:val="24"/>
          <w:szCs w:val="24"/>
          <w:lang w:val="en-US"/>
        </w:rPr>
        <w:t xml:space="preserve"> class diagram</w:t>
      </w:r>
      <w:bookmarkEnd w:id="84"/>
    </w:p>
    <w:p w14:paraId="526162C0" w14:textId="7D163BE9" w:rsidR="00FA30A6" w:rsidRPr="00192A27" w:rsidRDefault="00FA30A6" w:rsidP="00FA30A6">
      <w:pPr>
        <w:pStyle w:val="ListParagraph"/>
        <w:ind w:left="1080"/>
        <w:rPr>
          <w:rFonts w:ascii="Times New Roman" w:hAnsi="Times New Roman" w:cs="Times New Roman"/>
          <w:b/>
          <w:bCs/>
          <w:noProof/>
          <w:color w:val="000000" w:themeColor="text1"/>
          <w:sz w:val="24"/>
          <w:szCs w:val="24"/>
        </w:rPr>
      </w:pPr>
    </w:p>
    <w:p w14:paraId="3A865590" w14:textId="77777777" w:rsidR="003459E4" w:rsidRPr="00192A27" w:rsidRDefault="003459E4" w:rsidP="003459E4">
      <w:pPr>
        <w:spacing w:before="100" w:beforeAutospacing="1" w:after="100" w:afterAutospacing="1" w:line="240" w:lineRule="auto"/>
        <w:rPr>
          <w:rFonts w:ascii="Times New Roman" w:eastAsia="Times New Roman" w:hAnsi="Times New Roman" w:cs="Times New Roman"/>
          <w:color w:val="000000" w:themeColor="text1"/>
          <w:sz w:val="24"/>
          <w:szCs w:val="24"/>
          <w:lang w:val="en-ID" w:eastAsia="en-ID"/>
        </w:rPr>
      </w:pPr>
      <w:r w:rsidRPr="00192A27">
        <w:rPr>
          <w:rFonts w:ascii="Times New Roman" w:eastAsia="Times New Roman" w:hAnsi="Times New Roman" w:cs="Times New Roman"/>
          <w:color w:val="000000" w:themeColor="text1"/>
          <w:sz w:val="24"/>
          <w:szCs w:val="24"/>
          <w:lang w:val="en-ID" w:eastAsia="en-ID"/>
        </w:rPr>
        <w:t xml:space="preserve">Diagram </w:t>
      </w:r>
      <w:proofErr w:type="spellStart"/>
      <w:r w:rsidRPr="00192A27">
        <w:rPr>
          <w:rFonts w:ascii="Times New Roman" w:eastAsia="Times New Roman" w:hAnsi="Times New Roman" w:cs="Times New Roman"/>
          <w:color w:val="000000" w:themeColor="text1"/>
          <w:sz w:val="24"/>
          <w:szCs w:val="24"/>
          <w:lang w:val="en-ID" w:eastAsia="en-ID"/>
        </w:rPr>
        <w:t>ini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menggambarkan</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struktur</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kelas</w:t>
      </w:r>
      <w:proofErr w:type="spellEnd"/>
      <w:r w:rsidRPr="00192A27">
        <w:rPr>
          <w:rFonts w:ascii="Times New Roman" w:eastAsia="Times New Roman" w:hAnsi="Times New Roman" w:cs="Times New Roman"/>
          <w:color w:val="000000" w:themeColor="text1"/>
          <w:sz w:val="24"/>
          <w:szCs w:val="24"/>
          <w:lang w:val="en-ID" w:eastAsia="en-ID"/>
        </w:rPr>
        <w:t xml:space="preserve"> pada </w:t>
      </w:r>
      <w:proofErr w:type="spellStart"/>
      <w:r w:rsidRPr="00192A27">
        <w:rPr>
          <w:rFonts w:ascii="Times New Roman" w:eastAsia="Times New Roman" w:hAnsi="Times New Roman" w:cs="Times New Roman"/>
          <w:color w:val="000000" w:themeColor="text1"/>
          <w:sz w:val="24"/>
          <w:szCs w:val="24"/>
          <w:lang w:val="en-ID" w:eastAsia="en-ID"/>
        </w:rPr>
        <w:t>sistem</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beserta</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atribut</w:t>
      </w:r>
      <w:proofErr w:type="spellEnd"/>
      <w:r w:rsidRPr="00192A27">
        <w:rPr>
          <w:rFonts w:ascii="Times New Roman" w:eastAsia="Times New Roman" w:hAnsi="Times New Roman" w:cs="Times New Roman"/>
          <w:color w:val="000000" w:themeColor="text1"/>
          <w:sz w:val="24"/>
          <w:szCs w:val="24"/>
          <w:lang w:val="en-ID" w:eastAsia="en-ID"/>
        </w:rPr>
        <w:t xml:space="preserve">, method, dan </w:t>
      </w:r>
      <w:proofErr w:type="spellStart"/>
      <w:r w:rsidRPr="00192A27">
        <w:rPr>
          <w:rFonts w:ascii="Times New Roman" w:eastAsia="Times New Roman" w:hAnsi="Times New Roman" w:cs="Times New Roman"/>
          <w:color w:val="000000" w:themeColor="text1"/>
          <w:sz w:val="24"/>
          <w:szCs w:val="24"/>
          <w:lang w:val="en-ID" w:eastAsia="en-ID"/>
        </w:rPr>
        <w:t>relasi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antarkelas</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Sistem</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terdiri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dari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enam</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kelas</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yaitu</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Koneksi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Kategori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Siswa</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Aspirasi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Progres</w:t>
      </w:r>
      <w:proofErr w:type="spellEnd"/>
      <w:r w:rsidRPr="00192A27">
        <w:rPr>
          <w:rFonts w:ascii="Times New Roman" w:eastAsia="Times New Roman" w:hAnsi="Times New Roman" w:cs="Times New Roman"/>
          <w:color w:val="000000" w:themeColor="text1"/>
          <w:sz w:val="24"/>
          <w:szCs w:val="24"/>
          <w:lang w:val="en-ID" w:eastAsia="en-ID"/>
        </w:rPr>
        <w:t>, dan Admin.</w:t>
      </w:r>
    </w:p>
    <w:p w14:paraId="4E8D43E9" w14:textId="77777777" w:rsidR="003459E4" w:rsidRPr="00192A27" w:rsidRDefault="003459E4" w:rsidP="003459E4">
      <w:pPr>
        <w:spacing w:before="100" w:beforeAutospacing="1" w:after="100" w:afterAutospacing="1" w:line="240" w:lineRule="auto"/>
        <w:rPr>
          <w:rFonts w:ascii="Times New Roman" w:eastAsia="Times New Roman" w:hAnsi="Times New Roman" w:cs="Times New Roman"/>
          <w:color w:val="000000" w:themeColor="text1"/>
          <w:sz w:val="24"/>
          <w:szCs w:val="24"/>
          <w:lang w:val="en-ID" w:eastAsia="en-ID"/>
        </w:rPr>
      </w:pPr>
      <w:r w:rsidRPr="00192A27">
        <w:rPr>
          <w:rFonts w:ascii="Times New Roman" w:eastAsia="Times New Roman" w:hAnsi="Times New Roman" w:cs="Times New Roman"/>
          <w:b/>
          <w:bCs/>
          <w:color w:val="000000" w:themeColor="text1"/>
          <w:sz w:val="24"/>
          <w:szCs w:val="24"/>
          <w:lang w:val="en-ID" w:eastAsia="en-ID"/>
        </w:rPr>
        <w:t xml:space="preserve">Kelas </w:t>
      </w:r>
      <w:proofErr w:type="spellStart"/>
      <w:r w:rsidRPr="00192A27">
        <w:rPr>
          <w:rFonts w:ascii="Times New Roman" w:eastAsia="Times New Roman" w:hAnsi="Times New Roman" w:cs="Times New Roman"/>
          <w:b/>
          <w:bCs/>
          <w:color w:val="000000" w:themeColor="text1"/>
          <w:sz w:val="24"/>
          <w:szCs w:val="24"/>
          <w:lang w:val="en-ID" w:eastAsia="en-ID"/>
        </w:rPr>
        <w:t>Koneksi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adalah</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kelas</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induk</w:t>
      </w:r>
      <w:proofErr w:type="spellEnd"/>
      <w:r w:rsidRPr="00192A27">
        <w:rPr>
          <w:rFonts w:ascii="Times New Roman" w:eastAsia="Times New Roman" w:hAnsi="Times New Roman" w:cs="Times New Roman"/>
          <w:color w:val="000000" w:themeColor="text1"/>
          <w:sz w:val="24"/>
          <w:szCs w:val="24"/>
          <w:lang w:val="en-ID" w:eastAsia="en-ID"/>
        </w:rPr>
        <w:t xml:space="preserve"> (</w:t>
      </w:r>
      <w:r w:rsidRPr="00192A27">
        <w:rPr>
          <w:rFonts w:ascii="Times New Roman" w:eastAsia="Times New Roman" w:hAnsi="Times New Roman" w:cs="Times New Roman"/>
          <w:i/>
          <w:iCs/>
          <w:color w:val="000000" w:themeColor="text1"/>
          <w:sz w:val="24"/>
          <w:szCs w:val="24"/>
          <w:lang w:val="en-ID" w:eastAsia="en-ID"/>
        </w:rPr>
        <w:t>superclass</w:t>
      </w:r>
      <w:r w:rsidRPr="00192A27">
        <w:rPr>
          <w:rFonts w:ascii="Times New Roman" w:eastAsia="Times New Roman" w:hAnsi="Times New Roman" w:cs="Times New Roman"/>
          <w:color w:val="000000" w:themeColor="text1"/>
          <w:sz w:val="24"/>
          <w:szCs w:val="24"/>
          <w:lang w:val="en-ID" w:eastAsia="en-ID"/>
        </w:rPr>
        <w:t xml:space="preserve">) yang </w:t>
      </w:r>
      <w:proofErr w:type="spellStart"/>
      <w:r w:rsidRPr="00192A27">
        <w:rPr>
          <w:rFonts w:ascii="Times New Roman" w:eastAsia="Times New Roman" w:hAnsi="Times New Roman" w:cs="Times New Roman"/>
          <w:color w:val="000000" w:themeColor="text1"/>
          <w:sz w:val="24"/>
          <w:szCs w:val="24"/>
          <w:lang w:val="en-ID" w:eastAsia="en-ID"/>
        </w:rPr>
        <w:t>memiliki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atribut</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koneksi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bertipe</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mysqli</w:t>
      </w:r>
      <w:proofErr w:type="spellEnd"/>
      <w:r w:rsidRPr="00192A27">
        <w:rPr>
          <w:rFonts w:ascii="Times New Roman" w:eastAsia="Times New Roman" w:hAnsi="Times New Roman" w:cs="Times New Roman"/>
          <w:color w:val="000000" w:themeColor="text1"/>
          <w:sz w:val="24"/>
          <w:szCs w:val="24"/>
          <w:lang w:val="en-ID" w:eastAsia="en-ID"/>
        </w:rPr>
        <w:t xml:space="preserve"> dan method __</w:t>
      </w:r>
      <w:proofErr w:type="gramStart"/>
      <w:r w:rsidRPr="00192A27">
        <w:rPr>
          <w:rFonts w:ascii="Times New Roman" w:eastAsia="Times New Roman" w:hAnsi="Times New Roman" w:cs="Times New Roman"/>
          <w:color w:val="000000" w:themeColor="text1"/>
          <w:sz w:val="24"/>
          <w:szCs w:val="24"/>
          <w:lang w:val="en-ID" w:eastAsia="en-ID"/>
        </w:rPr>
        <w:t>construct(</w:t>
      </w:r>
      <w:proofErr w:type="gram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untuk</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membuat</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koneksi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ke</w:t>
      </w:r>
      <w:proofErr w:type="spellEnd"/>
      <w:r w:rsidRPr="00192A27">
        <w:rPr>
          <w:rFonts w:ascii="Times New Roman" w:eastAsia="Times New Roman" w:hAnsi="Times New Roman" w:cs="Times New Roman"/>
          <w:color w:val="000000" w:themeColor="text1"/>
          <w:sz w:val="24"/>
          <w:szCs w:val="24"/>
          <w:lang w:val="en-ID" w:eastAsia="en-ID"/>
        </w:rPr>
        <w:t xml:space="preserve"> database. Kelas </w:t>
      </w:r>
      <w:proofErr w:type="spellStart"/>
      <w:r w:rsidRPr="00192A27">
        <w:rPr>
          <w:rFonts w:ascii="Times New Roman" w:eastAsia="Times New Roman" w:hAnsi="Times New Roman" w:cs="Times New Roman"/>
          <w:color w:val="000000" w:themeColor="text1"/>
          <w:sz w:val="24"/>
          <w:szCs w:val="24"/>
          <w:lang w:val="en-ID" w:eastAsia="en-ID"/>
        </w:rPr>
        <w:t>Kategori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Siswa</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Aspirasi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Progres</w:t>
      </w:r>
      <w:proofErr w:type="spellEnd"/>
      <w:r w:rsidRPr="00192A27">
        <w:rPr>
          <w:rFonts w:ascii="Times New Roman" w:eastAsia="Times New Roman" w:hAnsi="Times New Roman" w:cs="Times New Roman"/>
          <w:color w:val="000000" w:themeColor="text1"/>
          <w:sz w:val="24"/>
          <w:szCs w:val="24"/>
          <w:lang w:val="en-ID" w:eastAsia="en-ID"/>
        </w:rPr>
        <w:t xml:space="preserve">, dan Admin </w:t>
      </w:r>
      <w:proofErr w:type="spellStart"/>
      <w:r w:rsidRPr="00192A27">
        <w:rPr>
          <w:rFonts w:ascii="Times New Roman" w:eastAsia="Times New Roman" w:hAnsi="Times New Roman" w:cs="Times New Roman"/>
          <w:color w:val="000000" w:themeColor="text1"/>
          <w:sz w:val="24"/>
          <w:szCs w:val="24"/>
          <w:lang w:val="en-ID" w:eastAsia="en-ID"/>
        </w:rPr>
        <w:t>mewarisi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kelas</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ini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relasi</w:t>
      </w:r>
      <w:proofErr w:type="spellEnd"/>
      <w:r w:rsidRPr="00192A27">
        <w:rPr>
          <w:rFonts w:ascii="Times New Roman" w:eastAsia="Times New Roman" w:hAnsi="Times New Roman" w:cs="Times New Roman"/>
          <w:color w:val="000000" w:themeColor="text1"/>
          <w:sz w:val="24"/>
          <w:szCs w:val="24"/>
          <w:lang w:val="en-ID" w:eastAsia="en-ID"/>
        </w:rPr>
        <w:t xml:space="preserve"> </w:t>
      </w:r>
      <w:r w:rsidRPr="00192A27">
        <w:rPr>
          <w:rFonts w:ascii="Times New Roman" w:eastAsia="Times New Roman" w:hAnsi="Times New Roman" w:cs="Times New Roman"/>
          <w:i/>
          <w:iCs/>
          <w:color w:val="000000" w:themeColor="text1"/>
          <w:sz w:val="24"/>
          <w:szCs w:val="24"/>
          <w:lang w:val="en-ID" w:eastAsia="en-ID"/>
        </w:rPr>
        <w:t>generalization</w:t>
      </w:r>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sehingga</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semuanya</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dapat</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memakai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koneksi</w:t>
      </w:r>
      <w:proofErr w:type="spellEnd"/>
      <w:r w:rsidRPr="00192A27">
        <w:rPr>
          <w:rFonts w:ascii="Times New Roman" w:eastAsia="Times New Roman" w:hAnsi="Times New Roman" w:cs="Times New Roman"/>
          <w:color w:val="000000" w:themeColor="text1"/>
          <w:sz w:val="24"/>
          <w:szCs w:val="24"/>
          <w:lang w:val="en-ID" w:eastAsia="en-ID"/>
        </w:rPr>
        <w:t xml:space="preserve"> database yang </w:t>
      </w:r>
      <w:proofErr w:type="spellStart"/>
      <w:r w:rsidRPr="00192A27">
        <w:rPr>
          <w:rFonts w:ascii="Times New Roman" w:eastAsia="Times New Roman" w:hAnsi="Times New Roman" w:cs="Times New Roman"/>
          <w:color w:val="000000" w:themeColor="text1"/>
          <w:sz w:val="24"/>
          <w:szCs w:val="24"/>
          <w:lang w:val="en-ID" w:eastAsia="en-ID"/>
        </w:rPr>
        <w:t>sama</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tanpa</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membuatnya</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berulang</w:t>
      </w:r>
      <w:proofErr w:type="spellEnd"/>
      <w:r w:rsidRPr="00192A27">
        <w:rPr>
          <w:rFonts w:ascii="Times New Roman" w:eastAsia="Times New Roman" w:hAnsi="Times New Roman" w:cs="Times New Roman"/>
          <w:color w:val="000000" w:themeColor="text1"/>
          <w:sz w:val="24"/>
          <w:szCs w:val="24"/>
          <w:lang w:val="en-ID" w:eastAsia="en-ID"/>
        </w:rPr>
        <w:t>.</w:t>
      </w:r>
    </w:p>
    <w:p w14:paraId="1C73303E" w14:textId="77777777" w:rsidR="003459E4" w:rsidRPr="00192A27" w:rsidRDefault="003459E4" w:rsidP="003459E4">
      <w:pPr>
        <w:spacing w:before="100" w:beforeAutospacing="1" w:after="100" w:afterAutospacing="1" w:line="240" w:lineRule="auto"/>
        <w:rPr>
          <w:rFonts w:ascii="Times New Roman" w:eastAsia="Times New Roman" w:hAnsi="Times New Roman" w:cs="Times New Roman"/>
          <w:color w:val="000000" w:themeColor="text1"/>
          <w:sz w:val="24"/>
          <w:szCs w:val="24"/>
          <w:lang w:val="en-ID" w:eastAsia="en-ID"/>
        </w:rPr>
      </w:pPr>
      <w:r w:rsidRPr="00192A27">
        <w:rPr>
          <w:rFonts w:ascii="Times New Roman" w:eastAsia="Times New Roman" w:hAnsi="Times New Roman" w:cs="Times New Roman"/>
          <w:b/>
          <w:bCs/>
          <w:color w:val="000000" w:themeColor="text1"/>
          <w:sz w:val="24"/>
          <w:szCs w:val="24"/>
          <w:lang w:val="en-ID" w:eastAsia="en-ID"/>
        </w:rPr>
        <w:t xml:space="preserve">Kelas </w:t>
      </w:r>
      <w:proofErr w:type="spellStart"/>
      <w:r w:rsidRPr="00192A27">
        <w:rPr>
          <w:rFonts w:ascii="Times New Roman" w:eastAsia="Times New Roman" w:hAnsi="Times New Roman" w:cs="Times New Roman"/>
          <w:b/>
          <w:bCs/>
          <w:color w:val="000000" w:themeColor="text1"/>
          <w:sz w:val="24"/>
          <w:szCs w:val="24"/>
          <w:lang w:val="en-ID" w:eastAsia="en-ID"/>
        </w:rPr>
        <w:t>Kategori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menyimpan</w:t>
      </w:r>
      <w:proofErr w:type="spellEnd"/>
      <w:r w:rsidRPr="00192A27">
        <w:rPr>
          <w:rFonts w:ascii="Times New Roman" w:eastAsia="Times New Roman" w:hAnsi="Times New Roman" w:cs="Times New Roman"/>
          <w:color w:val="000000" w:themeColor="text1"/>
          <w:sz w:val="24"/>
          <w:szCs w:val="24"/>
          <w:lang w:val="en-ID" w:eastAsia="en-ID"/>
        </w:rPr>
        <w:t xml:space="preserve"> data </w:t>
      </w:r>
      <w:proofErr w:type="spellStart"/>
      <w:r w:rsidRPr="00192A27">
        <w:rPr>
          <w:rFonts w:ascii="Times New Roman" w:eastAsia="Times New Roman" w:hAnsi="Times New Roman" w:cs="Times New Roman"/>
          <w:color w:val="000000" w:themeColor="text1"/>
          <w:sz w:val="24"/>
          <w:szCs w:val="24"/>
          <w:lang w:val="en-ID" w:eastAsia="en-ID"/>
        </w:rPr>
        <w:t>kategori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aspirasi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dengan</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atribut</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id_kategori</w:t>
      </w:r>
      <w:proofErr w:type="spellEnd"/>
      <w:r w:rsidRPr="00192A27">
        <w:rPr>
          <w:rFonts w:ascii="Times New Roman" w:eastAsia="Times New Roman" w:hAnsi="Times New Roman" w:cs="Times New Roman"/>
          <w:color w:val="000000" w:themeColor="text1"/>
          <w:sz w:val="24"/>
          <w:szCs w:val="24"/>
          <w:lang w:val="en-ID" w:eastAsia="en-ID"/>
        </w:rPr>
        <w:t xml:space="preserve"> dan </w:t>
      </w:r>
      <w:proofErr w:type="spellStart"/>
      <w:r w:rsidRPr="00192A27">
        <w:rPr>
          <w:rFonts w:ascii="Times New Roman" w:eastAsia="Times New Roman" w:hAnsi="Times New Roman" w:cs="Times New Roman"/>
          <w:color w:val="000000" w:themeColor="text1"/>
          <w:sz w:val="24"/>
          <w:szCs w:val="24"/>
          <w:lang w:val="en-ID" w:eastAsia="en-ID"/>
        </w:rPr>
        <w:t>nama_kategori</w:t>
      </w:r>
      <w:proofErr w:type="spellEnd"/>
      <w:r w:rsidRPr="00192A27">
        <w:rPr>
          <w:rFonts w:ascii="Times New Roman" w:eastAsia="Times New Roman" w:hAnsi="Times New Roman" w:cs="Times New Roman"/>
          <w:color w:val="000000" w:themeColor="text1"/>
          <w:sz w:val="24"/>
          <w:szCs w:val="24"/>
          <w:lang w:val="en-ID" w:eastAsia="en-ID"/>
        </w:rPr>
        <w:t xml:space="preserve">. Method yang </w:t>
      </w:r>
      <w:proofErr w:type="spellStart"/>
      <w:r w:rsidRPr="00192A27">
        <w:rPr>
          <w:rFonts w:ascii="Times New Roman" w:eastAsia="Times New Roman" w:hAnsi="Times New Roman" w:cs="Times New Roman"/>
          <w:color w:val="000000" w:themeColor="text1"/>
          <w:sz w:val="24"/>
          <w:szCs w:val="24"/>
          <w:lang w:val="en-ID" w:eastAsia="en-ID"/>
        </w:rPr>
        <w:t>dimiliki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adalah</w:t>
      </w:r>
      <w:proofErr w:type="spellEnd"/>
      <w:r w:rsidRPr="00192A27">
        <w:rPr>
          <w:rFonts w:ascii="Times New Roman" w:eastAsia="Times New Roman" w:hAnsi="Times New Roman" w:cs="Times New Roman"/>
          <w:color w:val="000000" w:themeColor="text1"/>
          <w:sz w:val="24"/>
          <w:szCs w:val="24"/>
          <w:lang w:val="en-ID" w:eastAsia="en-ID"/>
        </w:rPr>
        <w:t>:</w:t>
      </w:r>
    </w:p>
    <w:p w14:paraId="0A0E71E6" w14:textId="77777777" w:rsidR="003459E4" w:rsidRPr="00192A27" w:rsidRDefault="003459E4" w:rsidP="00487377">
      <w:pPr>
        <w:numPr>
          <w:ilvl w:val="0"/>
          <w:numId w:val="26"/>
        </w:numPr>
        <w:spacing w:before="100" w:beforeAutospacing="1" w:after="100" w:afterAutospacing="1" w:line="240" w:lineRule="auto"/>
        <w:rPr>
          <w:rFonts w:ascii="Times New Roman" w:eastAsia="Times New Roman" w:hAnsi="Times New Roman" w:cs="Times New Roman"/>
          <w:color w:val="000000" w:themeColor="text1"/>
          <w:sz w:val="24"/>
          <w:szCs w:val="24"/>
          <w:lang w:val="en-ID" w:eastAsia="en-ID"/>
        </w:rPr>
      </w:pPr>
      <w:proofErr w:type="spellStart"/>
      <w:r w:rsidRPr="00192A27">
        <w:rPr>
          <w:rFonts w:ascii="Times New Roman" w:eastAsia="Times New Roman" w:hAnsi="Times New Roman" w:cs="Times New Roman"/>
          <w:color w:val="000000" w:themeColor="text1"/>
          <w:sz w:val="24"/>
          <w:szCs w:val="24"/>
          <w:lang w:val="en-ID" w:eastAsia="en-ID"/>
        </w:rPr>
        <w:t>tampil</w:t>
      </w:r>
      <w:proofErr w:type="spellEnd"/>
      <w:r w:rsidRPr="00192A27">
        <w:rPr>
          <w:rFonts w:ascii="Times New Roman" w:eastAsia="Times New Roman" w:hAnsi="Times New Roman" w:cs="Times New Roman"/>
          <w:color w:val="000000" w:themeColor="text1"/>
          <w:sz w:val="24"/>
          <w:szCs w:val="24"/>
          <w:lang w:val="en-ID" w:eastAsia="en-ID"/>
        </w:rPr>
        <w:t xml:space="preserve">(search) </w:t>
      </w:r>
      <w:proofErr w:type="spellStart"/>
      <w:r w:rsidRPr="00192A27">
        <w:rPr>
          <w:rFonts w:ascii="Times New Roman" w:eastAsia="Times New Roman" w:hAnsi="Times New Roman" w:cs="Times New Roman"/>
          <w:color w:val="000000" w:themeColor="text1"/>
          <w:sz w:val="24"/>
          <w:szCs w:val="24"/>
          <w:lang w:val="en-ID" w:eastAsia="en-ID"/>
        </w:rPr>
        <w:t>untuk</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menampilkan</w:t>
      </w:r>
      <w:proofErr w:type="spellEnd"/>
      <w:r w:rsidRPr="00192A27">
        <w:rPr>
          <w:rFonts w:ascii="Times New Roman" w:eastAsia="Times New Roman" w:hAnsi="Times New Roman" w:cs="Times New Roman"/>
          <w:color w:val="000000" w:themeColor="text1"/>
          <w:sz w:val="24"/>
          <w:szCs w:val="24"/>
          <w:lang w:val="en-ID" w:eastAsia="en-ID"/>
        </w:rPr>
        <w:t xml:space="preserve"> dan </w:t>
      </w:r>
      <w:proofErr w:type="spellStart"/>
      <w:r w:rsidRPr="00192A27">
        <w:rPr>
          <w:rFonts w:ascii="Times New Roman" w:eastAsia="Times New Roman" w:hAnsi="Times New Roman" w:cs="Times New Roman"/>
          <w:color w:val="000000" w:themeColor="text1"/>
          <w:sz w:val="24"/>
          <w:szCs w:val="24"/>
          <w:lang w:val="en-ID" w:eastAsia="en-ID"/>
        </w:rPr>
        <w:t>mencari</w:t>
      </w:r>
      <w:proofErr w:type="spellEnd"/>
      <w:r w:rsidRPr="00192A27">
        <w:rPr>
          <w:rFonts w:ascii="Times New Roman" w:eastAsia="Times New Roman" w:hAnsi="Times New Roman" w:cs="Times New Roman"/>
          <w:color w:val="000000" w:themeColor="text1"/>
          <w:sz w:val="24"/>
          <w:szCs w:val="24"/>
          <w:lang w:val="en-ID" w:eastAsia="en-ID"/>
        </w:rPr>
        <w:t xml:space="preserve"> data </w:t>
      </w:r>
      <w:proofErr w:type="spellStart"/>
      <w:r w:rsidRPr="00192A27">
        <w:rPr>
          <w:rFonts w:ascii="Times New Roman" w:eastAsia="Times New Roman" w:hAnsi="Times New Roman" w:cs="Times New Roman"/>
          <w:color w:val="000000" w:themeColor="text1"/>
          <w:sz w:val="24"/>
          <w:szCs w:val="24"/>
          <w:lang w:val="en-ID" w:eastAsia="en-ID"/>
        </w:rPr>
        <w:t>kategori</w:t>
      </w:r>
      <w:proofErr w:type="spellEnd"/>
    </w:p>
    <w:p w14:paraId="673440F2" w14:textId="77777777" w:rsidR="003459E4" w:rsidRPr="00192A27" w:rsidRDefault="003459E4" w:rsidP="00487377">
      <w:pPr>
        <w:numPr>
          <w:ilvl w:val="0"/>
          <w:numId w:val="26"/>
        </w:numPr>
        <w:spacing w:before="100" w:beforeAutospacing="1" w:after="100" w:afterAutospacing="1" w:line="240" w:lineRule="auto"/>
        <w:rPr>
          <w:rFonts w:ascii="Times New Roman" w:eastAsia="Times New Roman" w:hAnsi="Times New Roman" w:cs="Times New Roman"/>
          <w:color w:val="000000" w:themeColor="text1"/>
          <w:sz w:val="24"/>
          <w:szCs w:val="24"/>
          <w:lang w:val="en-ID" w:eastAsia="en-ID"/>
        </w:rPr>
      </w:pPr>
      <w:proofErr w:type="spellStart"/>
      <w:r w:rsidRPr="00192A27">
        <w:rPr>
          <w:rFonts w:ascii="Times New Roman" w:eastAsia="Times New Roman" w:hAnsi="Times New Roman" w:cs="Times New Roman"/>
          <w:color w:val="000000" w:themeColor="text1"/>
          <w:sz w:val="24"/>
          <w:szCs w:val="24"/>
          <w:lang w:val="en-ID" w:eastAsia="en-ID"/>
        </w:rPr>
        <w:t>ambilById</w:t>
      </w:r>
      <w:proofErr w:type="spellEnd"/>
      <w:r w:rsidRPr="00192A27">
        <w:rPr>
          <w:rFonts w:ascii="Times New Roman" w:eastAsia="Times New Roman" w:hAnsi="Times New Roman" w:cs="Times New Roman"/>
          <w:color w:val="000000" w:themeColor="text1"/>
          <w:sz w:val="24"/>
          <w:szCs w:val="24"/>
          <w:lang w:val="en-ID" w:eastAsia="en-ID"/>
        </w:rPr>
        <w:t>(</w:t>
      </w:r>
      <w:proofErr w:type="spellStart"/>
      <w:r w:rsidRPr="00192A27">
        <w:rPr>
          <w:rFonts w:ascii="Times New Roman" w:eastAsia="Times New Roman" w:hAnsi="Times New Roman" w:cs="Times New Roman"/>
          <w:color w:val="000000" w:themeColor="text1"/>
          <w:sz w:val="24"/>
          <w:szCs w:val="24"/>
          <w:lang w:val="en-ID" w:eastAsia="en-ID"/>
        </w:rPr>
        <w:t>id_kategori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untuk</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mengambil</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satu</w:t>
      </w:r>
      <w:proofErr w:type="spellEnd"/>
      <w:r w:rsidRPr="00192A27">
        <w:rPr>
          <w:rFonts w:ascii="Times New Roman" w:eastAsia="Times New Roman" w:hAnsi="Times New Roman" w:cs="Times New Roman"/>
          <w:color w:val="000000" w:themeColor="text1"/>
          <w:sz w:val="24"/>
          <w:szCs w:val="24"/>
          <w:lang w:val="en-ID" w:eastAsia="en-ID"/>
        </w:rPr>
        <w:t xml:space="preserve"> data </w:t>
      </w:r>
      <w:proofErr w:type="spellStart"/>
      <w:r w:rsidRPr="00192A27">
        <w:rPr>
          <w:rFonts w:ascii="Times New Roman" w:eastAsia="Times New Roman" w:hAnsi="Times New Roman" w:cs="Times New Roman"/>
          <w:color w:val="000000" w:themeColor="text1"/>
          <w:sz w:val="24"/>
          <w:szCs w:val="24"/>
          <w:lang w:val="en-ID" w:eastAsia="en-ID"/>
        </w:rPr>
        <w:t>kategori</w:t>
      </w:r>
      <w:proofErr w:type="spellEnd"/>
    </w:p>
    <w:p w14:paraId="5AAC6D30" w14:textId="77777777" w:rsidR="003459E4" w:rsidRPr="00192A27" w:rsidRDefault="003459E4" w:rsidP="00487377">
      <w:pPr>
        <w:numPr>
          <w:ilvl w:val="0"/>
          <w:numId w:val="26"/>
        </w:numPr>
        <w:spacing w:before="100" w:beforeAutospacing="1" w:after="100" w:afterAutospacing="1" w:line="240" w:lineRule="auto"/>
        <w:rPr>
          <w:rFonts w:ascii="Times New Roman" w:eastAsia="Times New Roman" w:hAnsi="Times New Roman" w:cs="Times New Roman"/>
          <w:color w:val="000000" w:themeColor="text1"/>
          <w:sz w:val="24"/>
          <w:szCs w:val="24"/>
          <w:lang w:val="en-ID" w:eastAsia="en-ID"/>
        </w:rPr>
      </w:pPr>
      <w:proofErr w:type="spellStart"/>
      <w:r w:rsidRPr="00192A27">
        <w:rPr>
          <w:rFonts w:ascii="Times New Roman" w:eastAsia="Times New Roman" w:hAnsi="Times New Roman" w:cs="Times New Roman"/>
          <w:color w:val="000000" w:themeColor="text1"/>
          <w:sz w:val="24"/>
          <w:szCs w:val="24"/>
          <w:lang w:val="en-ID" w:eastAsia="en-ID"/>
        </w:rPr>
        <w:t>tambah</w:t>
      </w:r>
      <w:proofErr w:type="spellEnd"/>
      <w:r w:rsidRPr="00192A27">
        <w:rPr>
          <w:rFonts w:ascii="Times New Roman" w:eastAsia="Times New Roman" w:hAnsi="Times New Roman" w:cs="Times New Roman"/>
          <w:color w:val="000000" w:themeColor="text1"/>
          <w:sz w:val="24"/>
          <w:szCs w:val="24"/>
          <w:lang w:val="en-ID" w:eastAsia="en-ID"/>
        </w:rPr>
        <w:t>(</w:t>
      </w:r>
      <w:proofErr w:type="spellStart"/>
      <w:r w:rsidRPr="00192A27">
        <w:rPr>
          <w:rFonts w:ascii="Times New Roman" w:eastAsia="Times New Roman" w:hAnsi="Times New Roman" w:cs="Times New Roman"/>
          <w:color w:val="000000" w:themeColor="text1"/>
          <w:sz w:val="24"/>
          <w:szCs w:val="24"/>
          <w:lang w:val="en-ID" w:eastAsia="en-ID"/>
        </w:rPr>
        <w:t>nama_kategori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untuk</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menambah</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kategori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baru</w:t>
      </w:r>
      <w:proofErr w:type="spellEnd"/>
    </w:p>
    <w:p w14:paraId="23E5AC25" w14:textId="77777777" w:rsidR="003459E4" w:rsidRPr="00192A27" w:rsidRDefault="003459E4" w:rsidP="00487377">
      <w:pPr>
        <w:numPr>
          <w:ilvl w:val="0"/>
          <w:numId w:val="26"/>
        </w:numPr>
        <w:spacing w:before="100" w:beforeAutospacing="1" w:after="100" w:afterAutospacing="1" w:line="240" w:lineRule="auto"/>
        <w:rPr>
          <w:rFonts w:ascii="Times New Roman" w:eastAsia="Times New Roman" w:hAnsi="Times New Roman" w:cs="Times New Roman"/>
          <w:color w:val="000000" w:themeColor="text1"/>
          <w:sz w:val="24"/>
          <w:szCs w:val="24"/>
          <w:lang w:val="en-ID" w:eastAsia="en-ID"/>
        </w:rPr>
      </w:pPr>
      <w:proofErr w:type="gramStart"/>
      <w:r w:rsidRPr="00192A27">
        <w:rPr>
          <w:rFonts w:ascii="Times New Roman" w:eastAsia="Times New Roman" w:hAnsi="Times New Roman" w:cs="Times New Roman"/>
          <w:color w:val="000000" w:themeColor="text1"/>
          <w:sz w:val="24"/>
          <w:szCs w:val="24"/>
          <w:lang w:val="en-ID" w:eastAsia="en-ID"/>
        </w:rPr>
        <w:t>edit(</w:t>
      </w:r>
      <w:proofErr w:type="spellStart"/>
      <w:proofErr w:type="gramEnd"/>
      <w:r w:rsidRPr="00192A27">
        <w:rPr>
          <w:rFonts w:ascii="Times New Roman" w:eastAsia="Times New Roman" w:hAnsi="Times New Roman" w:cs="Times New Roman"/>
          <w:color w:val="000000" w:themeColor="text1"/>
          <w:sz w:val="24"/>
          <w:szCs w:val="24"/>
          <w:lang w:val="en-ID" w:eastAsia="en-ID"/>
        </w:rPr>
        <w:t>id_kategori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nama_kategori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untuk</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mengubah</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nama</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kategori</w:t>
      </w:r>
      <w:proofErr w:type="spellEnd"/>
    </w:p>
    <w:p w14:paraId="3D09DBE3" w14:textId="77777777" w:rsidR="003459E4" w:rsidRPr="00192A27" w:rsidRDefault="003459E4" w:rsidP="00487377">
      <w:pPr>
        <w:numPr>
          <w:ilvl w:val="0"/>
          <w:numId w:val="26"/>
        </w:numPr>
        <w:spacing w:before="100" w:beforeAutospacing="1" w:after="100" w:afterAutospacing="1" w:line="240" w:lineRule="auto"/>
        <w:rPr>
          <w:rFonts w:ascii="Times New Roman" w:eastAsia="Times New Roman" w:hAnsi="Times New Roman" w:cs="Times New Roman"/>
          <w:color w:val="000000" w:themeColor="text1"/>
          <w:sz w:val="24"/>
          <w:szCs w:val="24"/>
          <w:lang w:val="en-ID" w:eastAsia="en-ID"/>
        </w:rPr>
      </w:pPr>
      <w:proofErr w:type="spellStart"/>
      <w:r w:rsidRPr="00192A27">
        <w:rPr>
          <w:rFonts w:ascii="Times New Roman" w:eastAsia="Times New Roman" w:hAnsi="Times New Roman" w:cs="Times New Roman"/>
          <w:color w:val="000000" w:themeColor="text1"/>
          <w:sz w:val="24"/>
          <w:szCs w:val="24"/>
          <w:lang w:val="en-ID" w:eastAsia="en-ID"/>
        </w:rPr>
        <w:t>dipakaiAspirasi</w:t>
      </w:r>
      <w:proofErr w:type="spellEnd"/>
      <w:r w:rsidRPr="00192A27">
        <w:rPr>
          <w:rFonts w:ascii="Times New Roman" w:eastAsia="Times New Roman" w:hAnsi="Times New Roman" w:cs="Times New Roman"/>
          <w:color w:val="000000" w:themeColor="text1"/>
          <w:sz w:val="24"/>
          <w:szCs w:val="24"/>
          <w:lang w:val="en-ID" w:eastAsia="en-ID"/>
        </w:rPr>
        <w:t>(</w:t>
      </w:r>
      <w:proofErr w:type="spellStart"/>
      <w:r w:rsidRPr="00192A27">
        <w:rPr>
          <w:rFonts w:ascii="Times New Roman" w:eastAsia="Times New Roman" w:hAnsi="Times New Roman" w:cs="Times New Roman"/>
          <w:color w:val="000000" w:themeColor="text1"/>
          <w:sz w:val="24"/>
          <w:szCs w:val="24"/>
          <w:lang w:val="en-ID" w:eastAsia="en-ID"/>
        </w:rPr>
        <w:t>id_kategori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untuk</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memeriksa</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apakah</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kategori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masih</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digunakan</w:t>
      </w:r>
      <w:proofErr w:type="spellEnd"/>
      <w:r w:rsidRPr="00192A27">
        <w:rPr>
          <w:rFonts w:ascii="Times New Roman" w:eastAsia="Times New Roman" w:hAnsi="Times New Roman" w:cs="Times New Roman"/>
          <w:color w:val="000000" w:themeColor="text1"/>
          <w:sz w:val="24"/>
          <w:szCs w:val="24"/>
          <w:lang w:val="en-ID" w:eastAsia="en-ID"/>
        </w:rPr>
        <w:t xml:space="preserve"> oleh </w:t>
      </w:r>
      <w:proofErr w:type="spellStart"/>
      <w:r w:rsidRPr="00192A27">
        <w:rPr>
          <w:rFonts w:ascii="Times New Roman" w:eastAsia="Times New Roman" w:hAnsi="Times New Roman" w:cs="Times New Roman"/>
          <w:color w:val="000000" w:themeColor="text1"/>
          <w:sz w:val="24"/>
          <w:szCs w:val="24"/>
          <w:lang w:val="en-ID" w:eastAsia="en-ID"/>
        </w:rPr>
        <w:t>aspirasi</w:t>
      </w:r>
      <w:proofErr w:type="spellEnd"/>
    </w:p>
    <w:p w14:paraId="3E456224" w14:textId="77777777" w:rsidR="003459E4" w:rsidRPr="00192A27" w:rsidRDefault="003459E4" w:rsidP="00487377">
      <w:pPr>
        <w:numPr>
          <w:ilvl w:val="0"/>
          <w:numId w:val="26"/>
        </w:numPr>
        <w:spacing w:before="100" w:beforeAutospacing="1" w:after="100" w:afterAutospacing="1" w:line="240" w:lineRule="auto"/>
        <w:rPr>
          <w:rFonts w:ascii="Times New Roman" w:eastAsia="Times New Roman" w:hAnsi="Times New Roman" w:cs="Times New Roman"/>
          <w:color w:val="000000" w:themeColor="text1"/>
          <w:sz w:val="24"/>
          <w:szCs w:val="24"/>
          <w:lang w:val="en-ID" w:eastAsia="en-ID"/>
        </w:rPr>
      </w:pPr>
      <w:proofErr w:type="spellStart"/>
      <w:r w:rsidRPr="00192A27">
        <w:rPr>
          <w:rFonts w:ascii="Times New Roman" w:eastAsia="Times New Roman" w:hAnsi="Times New Roman" w:cs="Times New Roman"/>
          <w:color w:val="000000" w:themeColor="text1"/>
          <w:sz w:val="24"/>
          <w:szCs w:val="24"/>
          <w:lang w:val="en-ID" w:eastAsia="en-ID"/>
        </w:rPr>
        <w:t>hapus</w:t>
      </w:r>
      <w:proofErr w:type="spellEnd"/>
      <w:r w:rsidRPr="00192A27">
        <w:rPr>
          <w:rFonts w:ascii="Times New Roman" w:eastAsia="Times New Roman" w:hAnsi="Times New Roman" w:cs="Times New Roman"/>
          <w:color w:val="000000" w:themeColor="text1"/>
          <w:sz w:val="24"/>
          <w:szCs w:val="24"/>
          <w:lang w:val="en-ID" w:eastAsia="en-ID"/>
        </w:rPr>
        <w:t>(</w:t>
      </w:r>
      <w:proofErr w:type="spellStart"/>
      <w:r w:rsidRPr="00192A27">
        <w:rPr>
          <w:rFonts w:ascii="Times New Roman" w:eastAsia="Times New Roman" w:hAnsi="Times New Roman" w:cs="Times New Roman"/>
          <w:color w:val="000000" w:themeColor="text1"/>
          <w:sz w:val="24"/>
          <w:szCs w:val="24"/>
          <w:lang w:val="en-ID" w:eastAsia="en-ID"/>
        </w:rPr>
        <w:t>id_kategori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untuk</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menghapus</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kategori</w:t>
      </w:r>
      <w:proofErr w:type="spellEnd"/>
    </w:p>
    <w:p w14:paraId="06D2CE48" w14:textId="77777777" w:rsidR="003459E4" w:rsidRPr="00192A27" w:rsidRDefault="003459E4" w:rsidP="003459E4">
      <w:pPr>
        <w:spacing w:before="100" w:beforeAutospacing="1" w:after="100" w:afterAutospacing="1" w:line="240" w:lineRule="auto"/>
        <w:rPr>
          <w:rFonts w:ascii="Times New Roman" w:eastAsia="Times New Roman" w:hAnsi="Times New Roman" w:cs="Times New Roman"/>
          <w:color w:val="000000" w:themeColor="text1"/>
          <w:sz w:val="24"/>
          <w:szCs w:val="24"/>
          <w:lang w:val="en-ID" w:eastAsia="en-ID"/>
        </w:rPr>
      </w:pPr>
      <w:r w:rsidRPr="00192A27">
        <w:rPr>
          <w:rFonts w:ascii="Times New Roman" w:eastAsia="Times New Roman" w:hAnsi="Times New Roman" w:cs="Times New Roman"/>
          <w:b/>
          <w:bCs/>
          <w:color w:val="000000" w:themeColor="text1"/>
          <w:sz w:val="24"/>
          <w:szCs w:val="24"/>
          <w:lang w:val="en-ID" w:eastAsia="en-ID"/>
        </w:rPr>
        <w:t xml:space="preserve">Kelas </w:t>
      </w:r>
      <w:proofErr w:type="spellStart"/>
      <w:r w:rsidRPr="00192A27">
        <w:rPr>
          <w:rFonts w:ascii="Times New Roman" w:eastAsia="Times New Roman" w:hAnsi="Times New Roman" w:cs="Times New Roman"/>
          <w:b/>
          <w:bCs/>
          <w:color w:val="000000" w:themeColor="text1"/>
          <w:sz w:val="24"/>
          <w:szCs w:val="24"/>
          <w:lang w:val="en-ID" w:eastAsia="en-ID"/>
        </w:rPr>
        <w:t>Siswa</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menyimpan</w:t>
      </w:r>
      <w:proofErr w:type="spellEnd"/>
      <w:r w:rsidRPr="00192A27">
        <w:rPr>
          <w:rFonts w:ascii="Times New Roman" w:eastAsia="Times New Roman" w:hAnsi="Times New Roman" w:cs="Times New Roman"/>
          <w:color w:val="000000" w:themeColor="text1"/>
          <w:sz w:val="24"/>
          <w:szCs w:val="24"/>
          <w:lang w:val="en-ID" w:eastAsia="en-ID"/>
        </w:rPr>
        <w:t xml:space="preserve"> data </w:t>
      </w:r>
      <w:proofErr w:type="spellStart"/>
      <w:r w:rsidRPr="00192A27">
        <w:rPr>
          <w:rFonts w:ascii="Times New Roman" w:eastAsia="Times New Roman" w:hAnsi="Times New Roman" w:cs="Times New Roman"/>
          <w:color w:val="000000" w:themeColor="text1"/>
          <w:sz w:val="24"/>
          <w:szCs w:val="24"/>
          <w:lang w:val="en-ID" w:eastAsia="en-ID"/>
        </w:rPr>
        <w:t>siswa</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dengan</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atribut</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id_siswa</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nis</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nama_siswa</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kelas</w:t>
      </w:r>
      <w:proofErr w:type="spellEnd"/>
      <w:r w:rsidRPr="00192A27">
        <w:rPr>
          <w:rFonts w:ascii="Times New Roman" w:eastAsia="Times New Roman" w:hAnsi="Times New Roman" w:cs="Times New Roman"/>
          <w:color w:val="000000" w:themeColor="text1"/>
          <w:sz w:val="24"/>
          <w:szCs w:val="24"/>
          <w:lang w:val="en-ID" w:eastAsia="en-ID"/>
        </w:rPr>
        <w:t xml:space="preserve">, username, dan password. Method yang </w:t>
      </w:r>
      <w:proofErr w:type="spellStart"/>
      <w:r w:rsidRPr="00192A27">
        <w:rPr>
          <w:rFonts w:ascii="Times New Roman" w:eastAsia="Times New Roman" w:hAnsi="Times New Roman" w:cs="Times New Roman"/>
          <w:color w:val="000000" w:themeColor="text1"/>
          <w:sz w:val="24"/>
          <w:szCs w:val="24"/>
          <w:lang w:val="en-ID" w:eastAsia="en-ID"/>
        </w:rPr>
        <w:t>dimiliki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adalah</w:t>
      </w:r>
      <w:proofErr w:type="spellEnd"/>
      <w:r w:rsidRPr="00192A27">
        <w:rPr>
          <w:rFonts w:ascii="Times New Roman" w:eastAsia="Times New Roman" w:hAnsi="Times New Roman" w:cs="Times New Roman"/>
          <w:color w:val="000000" w:themeColor="text1"/>
          <w:sz w:val="24"/>
          <w:szCs w:val="24"/>
          <w:lang w:val="en-ID" w:eastAsia="en-ID"/>
        </w:rPr>
        <w:t>:</w:t>
      </w:r>
    </w:p>
    <w:p w14:paraId="60405368" w14:textId="77777777" w:rsidR="003459E4" w:rsidRPr="00192A27" w:rsidRDefault="003459E4" w:rsidP="00487377">
      <w:pPr>
        <w:numPr>
          <w:ilvl w:val="0"/>
          <w:numId w:val="27"/>
        </w:numPr>
        <w:spacing w:before="100" w:beforeAutospacing="1" w:after="100" w:afterAutospacing="1" w:line="240" w:lineRule="auto"/>
        <w:rPr>
          <w:rFonts w:ascii="Times New Roman" w:eastAsia="Times New Roman" w:hAnsi="Times New Roman" w:cs="Times New Roman"/>
          <w:color w:val="000000" w:themeColor="text1"/>
          <w:sz w:val="24"/>
          <w:szCs w:val="24"/>
          <w:lang w:val="en-ID" w:eastAsia="en-ID"/>
        </w:rPr>
      </w:pPr>
      <w:proofErr w:type="spellStart"/>
      <w:r w:rsidRPr="00192A27">
        <w:rPr>
          <w:rFonts w:ascii="Times New Roman" w:eastAsia="Times New Roman" w:hAnsi="Times New Roman" w:cs="Times New Roman"/>
          <w:color w:val="000000" w:themeColor="text1"/>
          <w:sz w:val="24"/>
          <w:szCs w:val="24"/>
          <w:lang w:val="en-ID" w:eastAsia="en-ID"/>
        </w:rPr>
        <w:t>tampil</w:t>
      </w:r>
      <w:proofErr w:type="spellEnd"/>
      <w:r w:rsidRPr="00192A27">
        <w:rPr>
          <w:rFonts w:ascii="Times New Roman" w:eastAsia="Times New Roman" w:hAnsi="Times New Roman" w:cs="Times New Roman"/>
          <w:color w:val="000000" w:themeColor="text1"/>
          <w:sz w:val="24"/>
          <w:szCs w:val="24"/>
          <w:lang w:val="en-ID" w:eastAsia="en-ID"/>
        </w:rPr>
        <w:t xml:space="preserve">(search) </w:t>
      </w:r>
      <w:proofErr w:type="spellStart"/>
      <w:r w:rsidRPr="00192A27">
        <w:rPr>
          <w:rFonts w:ascii="Times New Roman" w:eastAsia="Times New Roman" w:hAnsi="Times New Roman" w:cs="Times New Roman"/>
          <w:color w:val="000000" w:themeColor="text1"/>
          <w:sz w:val="24"/>
          <w:szCs w:val="24"/>
          <w:lang w:val="en-ID" w:eastAsia="en-ID"/>
        </w:rPr>
        <w:t>untuk</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menampilkan</w:t>
      </w:r>
      <w:proofErr w:type="spellEnd"/>
      <w:r w:rsidRPr="00192A27">
        <w:rPr>
          <w:rFonts w:ascii="Times New Roman" w:eastAsia="Times New Roman" w:hAnsi="Times New Roman" w:cs="Times New Roman"/>
          <w:color w:val="000000" w:themeColor="text1"/>
          <w:sz w:val="24"/>
          <w:szCs w:val="24"/>
          <w:lang w:val="en-ID" w:eastAsia="en-ID"/>
        </w:rPr>
        <w:t xml:space="preserve"> dan </w:t>
      </w:r>
      <w:proofErr w:type="spellStart"/>
      <w:r w:rsidRPr="00192A27">
        <w:rPr>
          <w:rFonts w:ascii="Times New Roman" w:eastAsia="Times New Roman" w:hAnsi="Times New Roman" w:cs="Times New Roman"/>
          <w:color w:val="000000" w:themeColor="text1"/>
          <w:sz w:val="24"/>
          <w:szCs w:val="24"/>
          <w:lang w:val="en-ID" w:eastAsia="en-ID"/>
        </w:rPr>
        <w:t>mencari</w:t>
      </w:r>
      <w:proofErr w:type="spellEnd"/>
      <w:r w:rsidRPr="00192A27">
        <w:rPr>
          <w:rFonts w:ascii="Times New Roman" w:eastAsia="Times New Roman" w:hAnsi="Times New Roman" w:cs="Times New Roman"/>
          <w:color w:val="000000" w:themeColor="text1"/>
          <w:sz w:val="24"/>
          <w:szCs w:val="24"/>
          <w:lang w:val="en-ID" w:eastAsia="en-ID"/>
        </w:rPr>
        <w:t xml:space="preserve"> data </w:t>
      </w:r>
      <w:proofErr w:type="spellStart"/>
      <w:r w:rsidRPr="00192A27">
        <w:rPr>
          <w:rFonts w:ascii="Times New Roman" w:eastAsia="Times New Roman" w:hAnsi="Times New Roman" w:cs="Times New Roman"/>
          <w:color w:val="000000" w:themeColor="text1"/>
          <w:sz w:val="24"/>
          <w:szCs w:val="24"/>
          <w:lang w:val="en-ID" w:eastAsia="en-ID"/>
        </w:rPr>
        <w:t>siswa</w:t>
      </w:r>
      <w:proofErr w:type="spellEnd"/>
    </w:p>
    <w:p w14:paraId="1ECC9FEA" w14:textId="77777777" w:rsidR="003459E4" w:rsidRPr="00192A27" w:rsidRDefault="003459E4" w:rsidP="00487377">
      <w:pPr>
        <w:numPr>
          <w:ilvl w:val="0"/>
          <w:numId w:val="27"/>
        </w:numPr>
        <w:spacing w:before="100" w:beforeAutospacing="1" w:after="100" w:afterAutospacing="1" w:line="240" w:lineRule="auto"/>
        <w:rPr>
          <w:rFonts w:ascii="Times New Roman" w:eastAsia="Times New Roman" w:hAnsi="Times New Roman" w:cs="Times New Roman"/>
          <w:color w:val="000000" w:themeColor="text1"/>
          <w:sz w:val="24"/>
          <w:szCs w:val="24"/>
          <w:lang w:val="en-ID" w:eastAsia="en-ID"/>
        </w:rPr>
      </w:pPr>
      <w:proofErr w:type="spellStart"/>
      <w:r w:rsidRPr="00192A27">
        <w:rPr>
          <w:rFonts w:ascii="Times New Roman" w:eastAsia="Times New Roman" w:hAnsi="Times New Roman" w:cs="Times New Roman"/>
          <w:color w:val="000000" w:themeColor="text1"/>
          <w:sz w:val="24"/>
          <w:szCs w:val="24"/>
          <w:lang w:val="en-ID" w:eastAsia="en-ID"/>
        </w:rPr>
        <w:t>ambilById</w:t>
      </w:r>
      <w:proofErr w:type="spellEnd"/>
      <w:r w:rsidRPr="00192A27">
        <w:rPr>
          <w:rFonts w:ascii="Times New Roman" w:eastAsia="Times New Roman" w:hAnsi="Times New Roman" w:cs="Times New Roman"/>
          <w:color w:val="000000" w:themeColor="text1"/>
          <w:sz w:val="24"/>
          <w:szCs w:val="24"/>
          <w:lang w:val="en-ID" w:eastAsia="en-ID"/>
        </w:rPr>
        <w:t>(</w:t>
      </w:r>
      <w:proofErr w:type="spellStart"/>
      <w:r w:rsidRPr="00192A27">
        <w:rPr>
          <w:rFonts w:ascii="Times New Roman" w:eastAsia="Times New Roman" w:hAnsi="Times New Roman" w:cs="Times New Roman"/>
          <w:color w:val="000000" w:themeColor="text1"/>
          <w:sz w:val="24"/>
          <w:szCs w:val="24"/>
          <w:lang w:val="en-ID" w:eastAsia="en-ID"/>
        </w:rPr>
        <w:t>id_siswa</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untuk</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mengambil</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satu</w:t>
      </w:r>
      <w:proofErr w:type="spellEnd"/>
      <w:r w:rsidRPr="00192A27">
        <w:rPr>
          <w:rFonts w:ascii="Times New Roman" w:eastAsia="Times New Roman" w:hAnsi="Times New Roman" w:cs="Times New Roman"/>
          <w:color w:val="000000" w:themeColor="text1"/>
          <w:sz w:val="24"/>
          <w:szCs w:val="24"/>
          <w:lang w:val="en-ID" w:eastAsia="en-ID"/>
        </w:rPr>
        <w:t xml:space="preserve"> data </w:t>
      </w:r>
      <w:proofErr w:type="spellStart"/>
      <w:r w:rsidRPr="00192A27">
        <w:rPr>
          <w:rFonts w:ascii="Times New Roman" w:eastAsia="Times New Roman" w:hAnsi="Times New Roman" w:cs="Times New Roman"/>
          <w:color w:val="000000" w:themeColor="text1"/>
          <w:sz w:val="24"/>
          <w:szCs w:val="24"/>
          <w:lang w:val="en-ID" w:eastAsia="en-ID"/>
        </w:rPr>
        <w:t>siswa</w:t>
      </w:r>
      <w:proofErr w:type="spellEnd"/>
    </w:p>
    <w:p w14:paraId="2B1F9366" w14:textId="77777777" w:rsidR="003459E4" w:rsidRPr="00192A27" w:rsidRDefault="003459E4" w:rsidP="00487377">
      <w:pPr>
        <w:numPr>
          <w:ilvl w:val="0"/>
          <w:numId w:val="27"/>
        </w:numPr>
        <w:spacing w:before="100" w:beforeAutospacing="1" w:after="100" w:afterAutospacing="1" w:line="240" w:lineRule="auto"/>
        <w:rPr>
          <w:rFonts w:ascii="Times New Roman" w:eastAsia="Times New Roman" w:hAnsi="Times New Roman" w:cs="Times New Roman"/>
          <w:color w:val="000000" w:themeColor="text1"/>
          <w:sz w:val="24"/>
          <w:szCs w:val="24"/>
          <w:lang w:val="en-ID" w:eastAsia="en-ID"/>
        </w:rPr>
      </w:pPr>
      <w:proofErr w:type="spellStart"/>
      <w:proofErr w:type="gramStart"/>
      <w:r w:rsidRPr="00192A27">
        <w:rPr>
          <w:rFonts w:ascii="Times New Roman" w:eastAsia="Times New Roman" w:hAnsi="Times New Roman" w:cs="Times New Roman"/>
          <w:color w:val="000000" w:themeColor="text1"/>
          <w:sz w:val="24"/>
          <w:szCs w:val="24"/>
          <w:lang w:val="en-ID" w:eastAsia="en-ID"/>
        </w:rPr>
        <w:t>tambah</w:t>
      </w:r>
      <w:proofErr w:type="spellEnd"/>
      <w:r w:rsidRPr="00192A27">
        <w:rPr>
          <w:rFonts w:ascii="Times New Roman" w:eastAsia="Times New Roman" w:hAnsi="Times New Roman" w:cs="Times New Roman"/>
          <w:color w:val="000000" w:themeColor="text1"/>
          <w:sz w:val="24"/>
          <w:szCs w:val="24"/>
          <w:lang w:val="en-ID" w:eastAsia="en-ID"/>
        </w:rPr>
        <w:t>(</w:t>
      </w:r>
      <w:proofErr w:type="spellStart"/>
      <w:proofErr w:type="gramEnd"/>
      <w:r w:rsidRPr="00192A27">
        <w:rPr>
          <w:rFonts w:ascii="Times New Roman" w:eastAsia="Times New Roman" w:hAnsi="Times New Roman" w:cs="Times New Roman"/>
          <w:color w:val="000000" w:themeColor="text1"/>
          <w:sz w:val="24"/>
          <w:szCs w:val="24"/>
          <w:lang w:val="en-ID" w:eastAsia="en-ID"/>
        </w:rPr>
        <w:t>nis</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nama_siswa</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kelas</w:t>
      </w:r>
      <w:proofErr w:type="spellEnd"/>
      <w:r w:rsidRPr="00192A27">
        <w:rPr>
          <w:rFonts w:ascii="Times New Roman" w:eastAsia="Times New Roman" w:hAnsi="Times New Roman" w:cs="Times New Roman"/>
          <w:color w:val="000000" w:themeColor="text1"/>
          <w:sz w:val="24"/>
          <w:szCs w:val="24"/>
          <w:lang w:val="en-ID" w:eastAsia="en-ID"/>
        </w:rPr>
        <w:t xml:space="preserve">, username, password) </w:t>
      </w:r>
      <w:proofErr w:type="spellStart"/>
      <w:r w:rsidRPr="00192A27">
        <w:rPr>
          <w:rFonts w:ascii="Times New Roman" w:eastAsia="Times New Roman" w:hAnsi="Times New Roman" w:cs="Times New Roman"/>
          <w:color w:val="000000" w:themeColor="text1"/>
          <w:sz w:val="24"/>
          <w:szCs w:val="24"/>
          <w:lang w:val="en-ID" w:eastAsia="en-ID"/>
        </w:rPr>
        <w:t>untuk</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menambah</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siswa</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baru</w:t>
      </w:r>
      <w:proofErr w:type="spellEnd"/>
    </w:p>
    <w:p w14:paraId="75667D27" w14:textId="77777777" w:rsidR="003459E4" w:rsidRPr="00192A27" w:rsidRDefault="003459E4" w:rsidP="00487377">
      <w:pPr>
        <w:numPr>
          <w:ilvl w:val="0"/>
          <w:numId w:val="27"/>
        </w:numPr>
        <w:spacing w:before="100" w:beforeAutospacing="1" w:after="100" w:afterAutospacing="1" w:line="240" w:lineRule="auto"/>
        <w:rPr>
          <w:rFonts w:ascii="Times New Roman" w:eastAsia="Times New Roman" w:hAnsi="Times New Roman" w:cs="Times New Roman"/>
          <w:color w:val="000000" w:themeColor="text1"/>
          <w:sz w:val="24"/>
          <w:szCs w:val="24"/>
          <w:lang w:val="en-ID" w:eastAsia="en-ID"/>
        </w:rPr>
      </w:pPr>
      <w:proofErr w:type="gramStart"/>
      <w:r w:rsidRPr="00192A27">
        <w:rPr>
          <w:rFonts w:ascii="Times New Roman" w:eastAsia="Times New Roman" w:hAnsi="Times New Roman" w:cs="Times New Roman"/>
          <w:color w:val="000000" w:themeColor="text1"/>
          <w:sz w:val="24"/>
          <w:szCs w:val="24"/>
          <w:lang w:val="en-ID" w:eastAsia="en-ID"/>
        </w:rPr>
        <w:t>edit(</w:t>
      </w:r>
      <w:proofErr w:type="spellStart"/>
      <w:proofErr w:type="gramEnd"/>
      <w:r w:rsidRPr="00192A27">
        <w:rPr>
          <w:rFonts w:ascii="Times New Roman" w:eastAsia="Times New Roman" w:hAnsi="Times New Roman" w:cs="Times New Roman"/>
          <w:color w:val="000000" w:themeColor="text1"/>
          <w:sz w:val="24"/>
          <w:szCs w:val="24"/>
          <w:lang w:val="en-ID" w:eastAsia="en-ID"/>
        </w:rPr>
        <w:t>id_siswa</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nis</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nama_siswa</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kelas</w:t>
      </w:r>
      <w:proofErr w:type="spellEnd"/>
      <w:r w:rsidRPr="00192A27">
        <w:rPr>
          <w:rFonts w:ascii="Times New Roman" w:eastAsia="Times New Roman" w:hAnsi="Times New Roman" w:cs="Times New Roman"/>
          <w:color w:val="000000" w:themeColor="text1"/>
          <w:sz w:val="24"/>
          <w:szCs w:val="24"/>
          <w:lang w:val="en-ID" w:eastAsia="en-ID"/>
        </w:rPr>
        <w:t xml:space="preserve">, username, password) </w:t>
      </w:r>
      <w:proofErr w:type="spellStart"/>
      <w:r w:rsidRPr="00192A27">
        <w:rPr>
          <w:rFonts w:ascii="Times New Roman" w:eastAsia="Times New Roman" w:hAnsi="Times New Roman" w:cs="Times New Roman"/>
          <w:color w:val="000000" w:themeColor="text1"/>
          <w:sz w:val="24"/>
          <w:szCs w:val="24"/>
          <w:lang w:val="en-ID" w:eastAsia="en-ID"/>
        </w:rPr>
        <w:t>untuk</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mengubah</w:t>
      </w:r>
      <w:proofErr w:type="spellEnd"/>
      <w:r w:rsidRPr="00192A27">
        <w:rPr>
          <w:rFonts w:ascii="Times New Roman" w:eastAsia="Times New Roman" w:hAnsi="Times New Roman" w:cs="Times New Roman"/>
          <w:color w:val="000000" w:themeColor="text1"/>
          <w:sz w:val="24"/>
          <w:szCs w:val="24"/>
          <w:lang w:val="en-ID" w:eastAsia="en-ID"/>
        </w:rPr>
        <w:t xml:space="preserve"> data </w:t>
      </w:r>
      <w:proofErr w:type="spellStart"/>
      <w:r w:rsidRPr="00192A27">
        <w:rPr>
          <w:rFonts w:ascii="Times New Roman" w:eastAsia="Times New Roman" w:hAnsi="Times New Roman" w:cs="Times New Roman"/>
          <w:color w:val="000000" w:themeColor="text1"/>
          <w:sz w:val="24"/>
          <w:szCs w:val="24"/>
          <w:lang w:val="en-ID" w:eastAsia="en-ID"/>
        </w:rPr>
        <w:t>siswa</w:t>
      </w:r>
      <w:proofErr w:type="spellEnd"/>
    </w:p>
    <w:p w14:paraId="77DC3DD8" w14:textId="77777777" w:rsidR="003459E4" w:rsidRPr="00192A27" w:rsidRDefault="003459E4" w:rsidP="00487377">
      <w:pPr>
        <w:numPr>
          <w:ilvl w:val="0"/>
          <w:numId w:val="27"/>
        </w:numPr>
        <w:spacing w:before="100" w:beforeAutospacing="1" w:after="100" w:afterAutospacing="1" w:line="240" w:lineRule="auto"/>
        <w:rPr>
          <w:rFonts w:ascii="Times New Roman" w:eastAsia="Times New Roman" w:hAnsi="Times New Roman" w:cs="Times New Roman"/>
          <w:color w:val="000000" w:themeColor="text1"/>
          <w:sz w:val="24"/>
          <w:szCs w:val="24"/>
          <w:lang w:val="en-ID" w:eastAsia="en-ID"/>
        </w:rPr>
      </w:pPr>
      <w:proofErr w:type="spellStart"/>
      <w:r w:rsidRPr="00192A27">
        <w:rPr>
          <w:rFonts w:ascii="Times New Roman" w:eastAsia="Times New Roman" w:hAnsi="Times New Roman" w:cs="Times New Roman"/>
          <w:color w:val="000000" w:themeColor="text1"/>
          <w:sz w:val="24"/>
          <w:szCs w:val="24"/>
          <w:lang w:val="en-ID" w:eastAsia="en-ID"/>
        </w:rPr>
        <w:t>punyaAspirasi</w:t>
      </w:r>
      <w:proofErr w:type="spellEnd"/>
      <w:r w:rsidRPr="00192A27">
        <w:rPr>
          <w:rFonts w:ascii="Times New Roman" w:eastAsia="Times New Roman" w:hAnsi="Times New Roman" w:cs="Times New Roman"/>
          <w:color w:val="000000" w:themeColor="text1"/>
          <w:sz w:val="24"/>
          <w:szCs w:val="24"/>
          <w:lang w:val="en-ID" w:eastAsia="en-ID"/>
        </w:rPr>
        <w:t>(</w:t>
      </w:r>
      <w:proofErr w:type="spellStart"/>
      <w:r w:rsidRPr="00192A27">
        <w:rPr>
          <w:rFonts w:ascii="Times New Roman" w:eastAsia="Times New Roman" w:hAnsi="Times New Roman" w:cs="Times New Roman"/>
          <w:color w:val="000000" w:themeColor="text1"/>
          <w:sz w:val="24"/>
          <w:szCs w:val="24"/>
          <w:lang w:val="en-ID" w:eastAsia="en-ID"/>
        </w:rPr>
        <w:t>id_siswa</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untuk</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memeriksa</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apakah</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siswa</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memiliki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aspirasi</w:t>
      </w:r>
      <w:proofErr w:type="spellEnd"/>
    </w:p>
    <w:p w14:paraId="573D9143" w14:textId="77777777" w:rsidR="003459E4" w:rsidRPr="00192A27" w:rsidRDefault="003459E4" w:rsidP="00487377">
      <w:pPr>
        <w:numPr>
          <w:ilvl w:val="0"/>
          <w:numId w:val="27"/>
        </w:numPr>
        <w:spacing w:before="100" w:beforeAutospacing="1" w:after="100" w:afterAutospacing="1" w:line="240" w:lineRule="auto"/>
        <w:rPr>
          <w:rFonts w:ascii="Times New Roman" w:eastAsia="Times New Roman" w:hAnsi="Times New Roman" w:cs="Times New Roman"/>
          <w:color w:val="000000" w:themeColor="text1"/>
          <w:sz w:val="24"/>
          <w:szCs w:val="24"/>
          <w:lang w:val="en-ID" w:eastAsia="en-ID"/>
        </w:rPr>
      </w:pPr>
      <w:proofErr w:type="spellStart"/>
      <w:r w:rsidRPr="00192A27">
        <w:rPr>
          <w:rFonts w:ascii="Times New Roman" w:eastAsia="Times New Roman" w:hAnsi="Times New Roman" w:cs="Times New Roman"/>
          <w:color w:val="000000" w:themeColor="text1"/>
          <w:sz w:val="24"/>
          <w:szCs w:val="24"/>
          <w:lang w:val="en-ID" w:eastAsia="en-ID"/>
        </w:rPr>
        <w:t>hapus</w:t>
      </w:r>
      <w:proofErr w:type="spellEnd"/>
      <w:r w:rsidRPr="00192A27">
        <w:rPr>
          <w:rFonts w:ascii="Times New Roman" w:eastAsia="Times New Roman" w:hAnsi="Times New Roman" w:cs="Times New Roman"/>
          <w:color w:val="000000" w:themeColor="text1"/>
          <w:sz w:val="24"/>
          <w:szCs w:val="24"/>
          <w:lang w:val="en-ID" w:eastAsia="en-ID"/>
        </w:rPr>
        <w:t>(</w:t>
      </w:r>
      <w:proofErr w:type="spellStart"/>
      <w:r w:rsidRPr="00192A27">
        <w:rPr>
          <w:rFonts w:ascii="Times New Roman" w:eastAsia="Times New Roman" w:hAnsi="Times New Roman" w:cs="Times New Roman"/>
          <w:color w:val="000000" w:themeColor="text1"/>
          <w:sz w:val="24"/>
          <w:szCs w:val="24"/>
          <w:lang w:val="en-ID" w:eastAsia="en-ID"/>
        </w:rPr>
        <w:t>id_siswa</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untuk</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menghapus</w:t>
      </w:r>
      <w:proofErr w:type="spellEnd"/>
      <w:r w:rsidRPr="00192A27">
        <w:rPr>
          <w:rFonts w:ascii="Times New Roman" w:eastAsia="Times New Roman" w:hAnsi="Times New Roman" w:cs="Times New Roman"/>
          <w:color w:val="000000" w:themeColor="text1"/>
          <w:sz w:val="24"/>
          <w:szCs w:val="24"/>
          <w:lang w:val="en-ID" w:eastAsia="en-ID"/>
        </w:rPr>
        <w:t xml:space="preserve"> data </w:t>
      </w:r>
      <w:proofErr w:type="spellStart"/>
      <w:r w:rsidRPr="00192A27">
        <w:rPr>
          <w:rFonts w:ascii="Times New Roman" w:eastAsia="Times New Roman" w:hAnsi="Times New Roman" w:cs="Times New Roman"/>
          <w:color w:val="000000" w:themeColor="text1"/>
          <w:sz w:val="24"/>
          <w:szCs w:val="24"/>
          <w:lang w:val="en-ID" w:eastAsia="en-ID"/>
        </w:rPr>
        <w:t>siswa</w:t>
      </w:r>
      <w:proofErr w:type="spellEnd"/>
    </w:p>
    <w:p w14:paraId="6FFA92AD" w14:textId="77777777" w:rsidR="003459E4" w:rsidRPr="00192A27" w:rsidRDefault="003459E4" w:rsidP="003459E4">
      <w:pPr>
        <w:spacing w:before="100" w:beforeAutospacing="1" w:after="100" w:afterAutospacing="1" w:line="240" w:lineRule="auto"/>
        <w:rPr>
          <w:rFonts w:ascii="Times New Roman" w:eastAsia="Times New Roman" w:hAnsi="Times New Roman" w:cs="Times New Roman"/>
          <w:color w:val="000000" w:themeColor="text1"/>
          <w:sz w:val="24"/>
          <w:szCs w:val="24"/>
          <w:lang w:val="en-ID" w:eastAsia="en-ID"/>
        </w:rPr>
      </w:pPr>
      <w:r w:rsidRPr="00192A27">
        <w:rPr>
          <w:rFonts w:ascii="Times New Roman" w:eastAsia="Times New Roman" w:hAnsi="Times New Roman" w:cs="Times New Roman"/>
          <w:b/>
          <w:bCs/>
          <w:color w:val="000000" w:themeColor="text1"/>
          <w:sz w:val="24"/>
          <w:szCs w:val="24"/>
          <w:lang w:val="en-ID" w:eastAsia="en-ID"/>
        </w:rPr>
        <w:t xml:space="preserve">Kelas </w:t>
      </w:r>
      <w:proofErr w:type="spellStart"/>
      <w:r w:rsidRPr="00192A27">
        <w:rPr>
          <w:rFonts w:ascii="Times New Roman" w:eastAsia="Times New Roman" w:hAnsi="Times New Roman" w:cs="Times New Roman"/>
          <w:b/>
          <w:bCs/>
          <w:color w:val="000000" w:themeColor="text1"/>
          <w:sz w:val="24"/>
          <w:szCs w:val="24"/>
          <w:lang w:val="en-ID" w:eastAsia="en-ID"/>
        </w:rPr>
        <w:t>Aspirasi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menyimpan</w:t>
      </w:r>
      <w:proofErr w:type="spellEnd"/>
      <w:r w:rsidRPr="00192A27">
        <w:rPr>
          <w:rFonts w:ascii="Times New Roman" w:eastAsia="Times New Roman" w:hAnsi="Times New Roman" w:cs="Times New Roman"/>
          <w:color w:val="000000" w:themeColor="text1"/>
          <w:sz w:val="24"/>
          <w:szCs w:val="24"/>
          <w:lang w:val="en-ID" w:eastAsia="en-ID"/>
        </w:rPr>
        <w:t xml:space="preserve"> data </w:t>
      </w:r>
      <w:proofErr w:type="spellStart"/>
      <w:r w:rsidRPr="00192A27">
        <w:rPr>
          <w:rFonts w:ascii="Times New Roman" w:eastAsia="Times New Roman" w:hAnsi="Times New Roman" w:cs="Times New Roman"/>
          <w:color w:val="000000" w:themeColor="text1"/>
          <w:sz w:val="24"/>
          <w:szCs w:val="24"/>
          <w:lang w:val="en-ID" w:eastAsia="en-ID"/>
        </w:rPr>
        <w:t>pengaduan</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dengan</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atribut</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id_aspirasi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id_siswa</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id_kategori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judul</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isi_aspirasi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lokasi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foto</w:t>
      </w:r>
      <w:proofErr w:type="spellEnd"/>
      <w:r w:rsidRPr="00192A27">
        <w:rPr>
          <w:rFonts w:ascii="Times New Roman" w:eastAsia="Times New Roman" w:hAnsi="Times New Roman" w:cs="Times New Roman"/>
          <w:color w:val="000000" w:themeColor="text1"/>
          <w:sz w:val="24"/>
          <w:szCs w:val="24"/>
          <w:lang w:val="en-ID" w:eastAsia="en-ID"/>
        </w:rPr>
        <w:t xml:space="preserve">, status, dan </w:t>
      </w:r>
      <w:proofErr w:type="spellStart"/>
      <w:r w:rsidRPr="00192A27">
        <w:rPr>
          <w:rFonts w:ascii="Times New Roman" w:eastAsia="Times New Roman" w:hAnsi="Times New Roman" w:cs="Times New Roman"/>
          <w:color w:val="000000" w:themeColor="text1"/>
          <w:sz w:val="24"/>
          <w:szCs w:val="24"/>
          <w:lang w:val="en-ID" w:eastAsia="en-ID"/>
        </w:rPr>
        <w:t>tanggal_aspirasi</w:t>
      </w:r>
      <w:proofErr w:type="spellEnd"/>
      <w:r w:rsidRPr="00192A27">
        <w:rPr>
          <w:rFonts w:ascii="Times New Roman" w:eastAsia="Times New Roman" w:hAnsi="Times New Roman" w:cs="Times New Roman"/>
          <w:color w:val="000000" w:themeColor="text1"/>
          <w:sz w:val="24"/>
          <w:szCs w:val="24"/>
          <w:lang w:val="en-ID" w:eastAsia="en-ID"/>
        </w:rPr>
        <w:t xml:space="preserve">. Method yang </w:t>
      </w:r>
      <w:proofErr w:type="spellStart"/>
      <w:r w:rsidRPr="00192A27">
        <w:rPr>
          <w:rFonts w:ascii="Times New Roman" w:eastAsia="Times New Roman" w:hAnsi="Times New Roman" w:cs="Times New Roman"/>
          <w:color w:val="000000" w:themeColor="text1"/>
          <w:sz w:val="24"/>
          <w:szCs w:val="24"/>
          <w:lang w:val="en-ID" w:eastAsia="en-ID"/>
        </w:rPr>
        <w:t>dimiliki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adalah</w:t>
      </w:r>
      <w:proofErr w:type="spellEnd"/>
      <w:r w:rsidRPr="00192A27">
        <w:rPr>
          <w:rFonts w:ascii="Times New Roman" w:eastAsia="Times New Roman" w:hAnsi="Times New Roman" w:cs="Times New Roman"/>
          <w:color w:val="000000" w:themeColor="text1"/>
          <w:sz w:val="24"/>
          <w:szCs w:val="24"/>
          <w:lang w:val="en-ID" w:eastAsia="en-ID"/>
        </w:rPr>
        <w:t>:</w:t>
      </w:r>
    </w:p>
    <w:p w14:paraId="7AD9E0CB" w14:textId="77777777" w:rsidR="003459E4" w:rsidRPr="00192A27" w:rsidRDefault="003459E4" w:rsidP="00487377">
      <w:pPr>
        <w:numPr>
          <w:ilvl w:val="0"/>
          <w:numId w:val="28"/>
        </w:numPr>
        <w:spacing w:before="100" w:beforeAutospacing="1" w:after="100" w:afterAutospacing="1" w:line="240" w:lineRule="auto"/>
        <w:rPr>
          <w:rFonts w:ascii="Times New Roman" w:eastAsia="Times New Roman" w:hAnsi="Times New Roman" w:cs="Times New Roman"/>
          <w:color w:val="000000" w:themeColor="text1"/>
          <w:sz w:val="24"/>
          <w:szCs w:val="24"/>
          <w:lang w:val="en-ID" w:eastAsia="en-ID"/>
        </w:rPr>
      </w:pPr>
      <w:proofErr w:type="spellStart"/>
      <w:proofErr w:type="gramStart"/>
      <w:r w:rsidRPr="00192A27">
        <w:rPr>
          <w:rFonts w:ascii="Times New Roman" w:eastAsia="Times New Roman" w:hAnsi="Times New Roman" w:cs="Times New Roman"/>
          <w:color w:val="000000" w:themeColor="text1"/>
          <w:sz w:val="24"/>
          <w:szCs w:val="24"/>
          <w:lang w:val="en-ID" w:eastAsia="en-ID"/>
        </w:rPr>
        <w:t>tampil</w:t>
      </w:r>
      <w:proofErr w:type="spellEnd"/>
      <w:r w:rsidRPr="00192A27">
        <w:rPr>
          <w:rFonts w:ascii="Times New Roman" w:eastAsia="Times New Roman" w:hAnsi="Times New Roman" w:cs="Times New Roman"/>
          <w:color w:val="000000" w:themeColor="text1"/>
          <w:sz w:val="24"/>
          <w:szCs w:val="24"/>
          <w:lang w:val="en-ID" w:eastAsia="en-ID"/>
        </w:rPr>
        <w:t>(</w:t>
      </w:r>
      <w:proofErr w:type="gram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untuk</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menampilkan</w:t>
      </w:r>
      <w:proofErr w:type="spellEnd"/>
      <w:r w:rsidRPr="00192A27">
        <w:rPr>
          <w:rFonts w:ascii="Times New Roman" w:eastAsia="Times New Roman" w:hAnsi="Times New Roman" w:cs="Times New Roman"/>
          <w:color w:val="000000" w:themeColor="text1"/>
          <w:sz w:val="24"/>
          <w:szCs w:val="24"/>
          <w:lang w:val="en-ID" w:eastAsia="en-ID"/>
        </w:rPr>
        <w:t xml:space="preserve"> data </w:t>
      </w:r>
      <w:proofErr w:type="spellStart"/>
      <w:r w:rsidRPr="00192A27">
        <w:rPr>
          <w:rFonts w:ascii="Times New Roman" w:eastAsia="Times New Roman" w:hAnsi="Times New Roman" w:cs="Times New Roman"/>
          <w:color w:val="000000" w:themeColor="text1"/>
          <w:sz w:val="24"/>
          <w:szCs w:val="24"/>
          <w:lang w:val="en-ID" w:eastAsia="en-ID"/>
        </w:rPr>
        <w:t>aspirasi</w:t>
      </w:r>
      <w:proofErr w:type="spellEnd"/>
    </w:p>
    <w:p w14:paraId="1391C5F5" w14:textId="77777777" w:rsidR="003459E4" w:rsidRPr="00192A27" w:rsidRDefault="003459E4" w:rsidP="00487377">
      <w:pPr>
        <w:numPr>
          <w:ilvl w:val="0"/>
          <w:numId w:val="28"/>
        </w:numPr>
        <w:spacing w:before="100" w:beforeAutospacing="1" w:after="100" w:afterAutospacing="1" w:line="240" w:lineRule="auto"/>
        <w:rPr>
          <w:rFonts w:ascii="Times New Roman" w:eastAsia="Times New Roman" w:hAnsi="Times New Roman" w:cs="Times New Roman"/>
          <w:color w:val="000000" w:themeColor="text1"/>
          <w:sz w:val="24"/>
          <w:szCs w:val="24"/>
          <w:lang w:val="en-ID" w:eastAsia="en-ID"/>
        </w:rPr>
      </w:pPr>
      <w:proofErr w:type="spellStart"/>
      <w:proofErr w:type="gramStart"/>
      <w:r w:rsidRPr="00192A27">
        <w:rPr>
          <w:rFonts w:ascii="Times New Roman" w:eastAsia="Times New Roman" w:hAnsi="Times New Roman" w:cs="Times New Roman"/>
          <w:color w:val="000000" w:themeColor="text1"/>
          <w:sz w:val="24"/>
          <w:szCs w:val="24"/>
          <w:lang w:val="en-ID" w:eastAsia="en-ID"/>
        </w:rPr>
        <w:t>kategori</w:t>
      </w:r>
      <w:proofErr w:type="spellEnd"/>
      <w:r w:rsidRPr="00192A27">
        <w:rPr>
          <w:rFonts w:ascii="Times New Roman" w:eastAsia="Times New Roman" w:hAnsi="Times New Roman" w:cs="Times New Roman"/>
          <w:color w:val="000000" w:themeColor="text1"/>
          <w:sz w:val="24"/>
          <w:szCs w:val="24"/>
          <w:lang w:val="en-ID" w:eastAsia="en-ID"/>
        </w:rPr>
        <w:t>(</w:t>
      </w:r>
      <w:proofErr w:type="gram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untuk</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mengambil</w:t>
      </w:r>
      <w:proofErr w:type="spellEnd"/>
      <w:r w:rsidRPr="00192A27">
        <w:rPr>
          <w:rFonts w:ascii="Times New Roman" w:eastAsia="Times New Roman" w:hAnsi="Times New Roman" w:cs="Times New Roman"/>
          <w:color w:val="000000" w:themeColor="text1"/>
          <w:sz w:val="24"/>
          <w:szCs w:val="24"/>
          <w:lang w:val="en-ID" w:eastAsia="en-ID"/>
        </w:rPr>
        <w:t xml:space="preserve"> data </w:t>
      </w:r>
      <w:proofErr w:type="spellStart"/>
      <w:r w:rsidRPr="00192A27">
        <w:rPr>
          <w:rFonts w:ascii="Times New Roman" w:eastAsia="Times New Roman" w:hAnsi="Times New Roman" w:cs="Times New Roman"/>
          <w:color w:val="000000" w:themeColor="text1"/>
          <w:sz w:val="24"/>
          <w:szCs w:val="24"/>
          <w:lang w:val="en-ID" w:eastAsia="en-ID"/>
        </w:rPr>
        <w:t>kategori</w:t>
      </w:r>
      <w:proofErr w:type="spellEnd"/>
      <w:r w:rsidRPr="00192A27">
        <w:rPr>
          <w:rFonts w:ascii="Times New Roman" w:eastAsia="Times New Roman" w:hAnsi="Times New Roman" w:cs="Times New Roman"/>
          <w:color w:val="000000" w:themeColor="text1"/>
          <w:sz w:val="24"/>
          <w:szCs w:val="24"/>
          <w:lang w:val="en-ID" w:eastAsia="en-ID"/>
        </w:rPr>
        <w:t xml:space="preserve"> yang </w:t>
      </w:r>
      <w:proofErr w:type="spellStart"/>
      <w:r w:rsidRPr="00192A27">
        <w:rPr>
          <w:rFonts w:ascii="Times New Roman" w:eastAsia="Times New Roman" w:hAnsi="Times New Roman" w:cs="Times New Roman"/>
          <w:color w:val="000000" w:themeColor="text1"/>
          <w:sz w:val="24"/>
          <w:szCs w:val="24"/>
          <w:lang w:val="en-ID" w:eastAsia="en-ID"/>
        </w:rPr>
        <w:t>digunakan</w:t>
      </w:r>
      <w:proofErr w:type="spellEnd"/>
      <w:r w:rsidRPr="00192A27">
        <w:rPr>
          <w:rFonts w:ascii="Times New Roman" w:eastAsia="Times New Roman" w:hAnsi="Times New Roman" w:cs="Times New Roman"/>
          <w:color w:val="000000" w:themeColor="text1"/>
          <w:sz w:val="24"/>
          <w:szCs w:val="24"/>
          <w:lang w:val="en-ID" w:eastAsia="en-ID"/>
        </w:rPr>
        <w:t xml:space="preserve"> pada form </w:t>
      </w:r>
      <w:proofErr w:type="spellStart"/>
      <w:r w:rsidRPr="00192A27">
        <w:rPr>
          <w:rFonts w:ascii="Times New Roman" w:eastAsia="Times New Roman" w:hAnsi="Times New Roman" w:cs="Times New Roman"/>
          <w:color w:val="000000" w:themeColor="text1"/>
          <w:sz w:val="24"/>
          <w:szCs w:val="24"/>
          <w:lang w:val="en-ID" w:eastAsia="en-ID"/>
        </w:rPr>
        <w:t>aspirasi</w:t>
      </w:r>
      <w:proofErr w:type="spellEnd"/>
    </w:p>
    <w:p w14:paraId="5A64055E" w14:textId="77777777" w:rsidR="003459E4" w:rsidRPr="00192A27" w:rsidRDefault="003459E4" w:rsidP="00487377">
      <w:pPr>
        <w:numPr>
          <w:ilvl w:val="0"/>
          <w:numId w:val="28"/>
        </w:numPr>
        <w:spacing w:before="100" w:beforeAutospacing="1" w:after="100" w:afterAutospacing="1" w:line="240" w:lineRule="auto"/>
        <w:rPr>
          <w:rFonts w:ascii="Times New Roman" w:eastAsia="Times New Roman" w:hAnsi="Times New Roman" w:cs="Times New Roman"/>
          <w:color w:val="000000" w:themeColor="text1"/>
          <w:sz w:val="24"/>
          <w:szCs w:val="24"/>
          <w:lang w:val="en-ID" w:eastAsia="en-ID"/>
        </w:rPr>
      </w:pPr>
      <w:proofErr w:type="spellStart"/>
      <w:proofErr w:type="gramStart"/>
      <w:r w:rsidRPr="00192A27">
        <w:rPr>
          <w:rFonts w:ascii="Times New Roman" w:eastAsia="Times New Roman" w:hAnsi="Times New Roman" w:cs="Times New Roman"/>
          <w:color w:val="000000" w:themeColor="text1"/>
          <w:sz w:val="24"/>
          <w:szCs w:val="24"/>
          <w:lang w:val="en-ID" w:eastAsia="en-ID"/>
        </w:rPr>
        <w:t>tambah</w:t>
      </w:r>
      <w:proofErr w:type="spellEnd"/>
      <w:r w:rsidRPr="00192A27">
        <w:rPr>
          <w:rFonts w:ascii="Times New Roman" w:eastAsia="Times New Roman" w:hAnsi="Times New Roman" w:cs="Times New Roman"/>
          <w:color w:val="000000" w:themeColor="text1"/>
          <w:sz w:val="24"/>
          <w:szCs w:val="24"/>
          <w:lang w:val="en-ID" w:eastAsia="en-ID"/>
        </w:rPr>
        <w:t>(</w:t>
      </w:r>
      <w:proofErr w:type="spellStart"/>
      <w:proofErr w:type="gramEnd"/>
      <w:r w:rsidRPr="00192A27">
        <w:rPr>
          <w:rFonts w:ascii="Times New Roman" w:eastAsia="Times New Roman" w:hAnsi="Times New Roman" w:cs="Times New Roman"/>
          <w:color w:val="000000" w:themeColor="text1"/>
          <w:sz w:val="24"/>
          <w:szCs w:val="24"/>
          <w:lang w:val="en-ID" w:eastAsia="en-ID"/>
        </w:rPr>
        <w:t>id_siswa</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id_kategori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judul</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isi_aspirasi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lokasi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foto</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untuk</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menyimpan</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aspirasi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baru</w:t>
      </w:r>
      <w:proofErr w:type="spellEnd"/>
    </w:p>
    <w:p w14:paraId="4A2EDE49" w14:textId="77777777" w:rsidR="003459E4" w:rsidRPr="00192A27" w:rsidRDefault="003459E4" w:rsidP="003459E4">
      <w:pPr>
        <w:spacing w:before="100" w:beforeAutospacing="1" w:after="100" w:afterAutospacing="1" w:line="240" w:lineRule="auto"/>
        <w:rPr>
          <w:rFonts w:ascii="Times New Roman" w:eastAsia="Times New Roman" w:hAnsi="Times New Roman" w:cs="Times New Roman"/>
          <w:color w:val="000000" w:themeColor="text1"/>
          <w:sz w:val="24"/>
          <w:szCs w:val="24"/>
          <w:lang w:val="en-ID" w:eastAsia="en-ID"/>
        </w:rPr>
      </w:pPr>
      <w:r w:rsidRPr="00192A27">
        <w:rPr>
          <w:rFonts w:ascii="Times New Roman" w:eastAsia="Times New Roman" w:hAnsi="Times New Roman" w:cs="Times New Roman"/>
          <w:b/>
          <w:bCs/>
          <w:color w:val="000000" w:themeColor="text1"/>
          <w:sz w:val="24"/>
          <w:szCs w:val="24"/>
          <w:lang w:val="en-ID" w:eastAsia="en-ID"/>
        </w:rPr>
        <w:t xml:space="preserve">Kelas </w:t>
      </w:r>
      <w:proofErr w:type="spellStart"/>
      <w:r w:rsidRPr="00192A27">
        <w:rPr>
          <w:rFonts w:ascii="Times New Roman" w:eastAsia="Times New Roman" w:hAnsi="Times New Roman" w:cs="Times New Roman"/>
          <w:b/>
          <w:bCs/>
          <w:color w:val="000000" w:themeColor="text1"/>
          <w:sz w:val="24"/>
          <w:szCs w:val="24"/>
          <w:lang w:val="en-ID" w:eastAsia="en-ID"/>
        </w:rPr>
        <w:t>Progres</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menyimpan</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riwayat</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tindak</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lanjut</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aspirasi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dengan</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atribut</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id_progres</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id_aspirasi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id_admin</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status_progres</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keterangan</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foto</w:t>
      </w:r>
      <w:proofErr w:type="spellEnd"/>
      <w:r w:rsidRPr="00192A27">
        <w:rPr>
          <w:rFonts w:ascii="Times New Roman" w:eastAsia="Times New Roman" w:hAnsi="Times New Roman" w:cs="Times New Roman"/>
          <w:color w:val="000000" w:themeColor="text1"/>
          <w:sz w:val="24"/>
          <w:szCs w:val="24"/>
          <w:lang w:val="en-ID" w:eastAsia="en-ID"/>
        </w:rPr>
        <w:t xml:space="preserve">, dan </w:t>
      </w:r>
      <w:proofErr w:type="spellStart"/>
      <w:r w:rsidRPr="00192A27">
        <w:rPr>
          <w:rFonts w:ascii="Times New Roman" w:eastAsia="Times New Roman" w:hAnsi="Times New Roman" w:cs="Times New Roman"/>
          <w:color w:val="000000" w:themeColor="text1"/>
          <w:sz w:val="24"/>
          <w:szCs w:val="24"/>
          <w:lang w:val="en-ID" w:eastAsia="en-ID"/>
        </w:rPr>
        <w:t>tanggal_progres</w:t>
      </w:r>
      <w:proofErr w:type="spellEnd"/>
      <w:r w:rsidRPr="00192A27">
        <w:rPr>
          <w:rFonts w:ascii="Times New Roman" w:eastAsia="Times New Roman" w:hAnsi="Times New Roman" w:cs="Times New Roman"/>
          <w:color w:val="000000" w:themeColor="text1"/>
          <w:sz w:val="24"/>
          <w:szCs w:val="24"/>
          <w:lang w:val="en-ID" w:eastAsia="en-ID"/>
        </w:rPr>
        <w:t xml:space="preserve">. Method yang </w:t>
      </w:r>
      <w:proofErr w:type="spellStart"/>
      <w:r w:rsidRPr="00192A27">
        <w:rPr>
          <w:rFonts w:ascii="Times New Roman" w:eastAsia="Times New Roman" w:hAnsi="Times New Roman" w:cs="Times New Roman"/>
          <w:color w:val="000000" w:themeColor="text1"/>
          <w:sz w:val="24"/>
          <w:szCs w:val="24"/>
          <w:lang w:val="en-ID" w:eastAsia="en-ID"/>
        </w:rPr>
        <w:t>dimiliki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adalah</w:t>
      </w:r>
      <w:proofErr w:type="spellEnd"/>
      <w:r w:rsidRPr="00192A27">
        <w:rPr>
          <w:rFonts w:ascii="Times New Roman" w:eastAsia="Times New Roman" w:hAnsi="Times New Roman" w:cs="Times New Roman"/>
          <w:color w:val="000000" w:themeColor="text1"/>
          <w:sz w:val="24"/>
          <w:szCs w:val="24"/>
          <w:lang w:val="en-ID" w:eastAsia="en-ID"/>
        </w:rPr>
        <w:t>:</w:t>
      </w:r>
    </w:p>
    <w:p w14:paraId="03126905" w14:textId="77777777" w:rsidR="003459E4" w:rsidRPr="00192A27" w:rsidRDefault="003459E4" w:rsidP="00487377">
      <w:pPr>
        <w:numPr>
          <w:ilvl w:val="0"/>
          <w:numId w:val="29"/>
        </w:numPr>
        <w:spacing w:before="100" w:beforeAutospacing="1" w:after="100" w:afterAutospacing="1" w:line="240" w:lineRule="auto"/>
        <w:rPr>
          <w:rFonts w:ascii="Times New Roman" w:eastAsia="Times New Roman" w:hAnsi="Times New Roman" w:cs="Times New Roman"/>
          <w:color w:val="000000" w:themeColor="text1"/>
          <w:sz w:val="24"/>
          <w:szCs w:val="24"/>
          <w:lang w:val="en-ID" w:eastAsia="en-ID"/>
        </w:rPr>
      </w:pPr>
      <w:proofErr w:type="spellStart"/>
      <w:r w:rsidRPr="00192A27">
        <w:rPr>
          <w:rFonts w:ascii="Times New Roman" w:eastAsia="Times New Roman" w:hAnsi="Times New Roman" w:cs="Times New Roman"/>
          <w:color w:val="000000" w:themeColor="text1"/>
          <w:sz w:val="24"/>
          <w:szCs w:val="24"/>
          <w:lang w:val="en-ID" w:eastAsia="en-ID"/>
        </w:rPr>
        <w:t>normalisasi</w:t>
      </w:r>
      <w:proofErr w:type="spellEnd"/>
      <w:r w:rsidRPr="00192A27">
        <w:rPr>
          <w:rFonts w:ascii="Times New Roman" w:eastAsia="Times New Roman" w:hAnsi="Times New Roman" w:cs="Times New Roman"/>
          <w:color w:val="000000" w:themeColor="text1"/>
          <w:sz w:val="24"/>
          <w:szCs w:val="24"/>
          <w:lang w:val="en-ID" w:eastAsia="en-ID"/>
        </w:rPr>
        <w:t xml:space="preserve">(status) </w:t>
      </w:r>
      <w:proofErr w:type="spellStart"/>
      <w:r w:rsidRPr="00192A27">
        <w:rPr>
          <w:rFonts w:ascii="Times New Roman" w:eastAsia="Times New Roman" w:hAnsi="Times New Roman" w:cs="Times New Roman"/>
          <w:color w:val="000000" w:themeColor="text1"/>
          <w:sz w:val="24"/>
          <w:szCs w:val="24"/>
          <w:lang w:val="en-ID" w:eastAsia="en-ID"/>
        </w:rPr>
        <w:t>bersifat</w:t>
      </w:r>
      <w:proofErr w:type="spellEnd"/>
      <w:r w:rsidRPr="00192A27">
        <w:rPr>
          <w:rFonts w:ascii="Times New Roman" w:eastAsia="Times New Roman" w:hAnsi="Times New Roman" w:cs="Times New Roman"/>
          <w:color w:val="000000" w:themeColor="text1"/>
          <w:sz w:val="24"/>
          <w:szCs w:val="24"/>
          <w:lang w:val="en-ID" w:eastAsia="en-ID"/>
        </w:rPr>
        <w:t xml:space="preserve"> </w:t>
      </w:r>
      <w:r w:rsidRPr="00192A27">
        <w:rPr>
          <w:rFonts w:ascii="Times New Roman" w:eastAsia="Times New Roman" w:hAnsi="Times New Roman" w:cs="Times New Roman"/>
          <w:i/>
          <w:iCs/>
          <w:color w:val="000000" w:themeColor="text1"/>
          <w:sz w:val="24"/>
          <w:szCs w:val="24"/>
          <w:lang w:val="en-ID" w:eastAsia="en-ID"/>
        </w:rPr>
        <w:t>static</w:t>
      </w:r>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untuk</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menyeragamkan</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penulisan</w:t>
      </w:r>
      <w:proofErr w:type="spellEnd"/>
      <w:r w:rsidRPr="00192A27">
        <w:rPr>
          <w:rFonts w:ascii="Times New Roman" w:eastAsia="Times New Roman" w:hAnsi="Times New Roman" w:cs="Times New Roman"/>
          <w:color w:val="000000" w:themeColor="text1"/>
          <w:sz w:val="24"/>
          <w:szCs w:val="24"/>
          <w:lang w:val="en-ID" w:eastAsia="en-ID"/>
        </w:rPr>
        <w:t xml:space="preserve"> status</w:t>
      </w:r>
    </w:p>
    <w:p w14:paraId="745397C4" w14:textId="77777777" w:rsidR="003459E4" w:rsidRPr="00192A27" w:rsidRDefault="003459E4" w:rsidP="00487377">
      <w:pPr>
        <w:numPr>
          <w:ilvl w:val="0"/>
          <w:numId w:val="29"/>
        </w:numPr>
        <w:spacing w:before="100" w:beforeAutospacing="1" w:after="100" w:afterAutospacing="1" w:line="240" w:lineRule="auto"/>
        <w:rPr>
          <w:rFonts w:ascii="Times New Roman" w:eastAsia="Times New Roman" w:hAnsi="Times New Roman" w:cs="Times New Roman"/>
          <w:color w:val="000000" w:themeColor="text1"/>
          <w:sz w:val="24"/>
          <w:szCs w:val="24"/>
          <w:lang w:val="en-ID" w:eastAsia="en-ID"/>
        </w:rPr>
      </w:pPr>
      <w:proofErr w:type="spellStart"/>
      <w:proofErr w:type="gramStart"/>
      <w:r w:rsidRPr="00192A27">
        <w:rPr>
          <w:rFonts w:ascii="Times New Roman" w:eastAsia="Times New Roman" w:hAnsi="Times New Roman" w:cs="Times New Roman"/>
          <w:color w:val="000000" w:themeColor="text1"/>
          <w:sz w:val="24"/>
          <w:szCs w:val="24"/>
          <w:lang w:val="en-ID" w:eastAsia="en-ID"/>
        </w:rPr>
        <w:t>tampil</w:t>
      </w:r>
      <w:proofErr w:type="spellEnd"/>
      <w:r w:rsidRPr="00192A27">
        <w:rPr>
          <w:rFonts w:ascii="Times New Roman" w:eastAsia="Times New Roman" w:hAnsi="Times New Roman" w:cs="Times New Roman"/>
          <w:color w:val="000000" w:themeColor="text1"/>
          <w:sz w:val="24"/>
          <w:szCs w:val="24"/>
          <w:lang w:val="en-ID" w:eastAsia="en-ID"/>
        </w:rPr>
        <w:t>(</w:t>
      </w:r>
      <w:proofErr w:type="gram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untuk</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menampilkan</w:t>
      </w:r>
      <w:proofErr w:type="spellEnd"/>
      <w:r w:rsidRPr="00192A27">
        <w:rPr>
          <w:rFonts w:ascii="Times New Roman" w:eastAsia="Times New Roman" w:hAnsi="Times New Roman" w:cs="Times New Roman"/>
          <w:color w:val="000000" w:themeColor="text1"/>
          <w:sz w:val="24"/>
          <w:szCs w:val="24"/>
          <w:lang w:val="en-ID" w:eastAsia="en-ID"/>
        </w:rPr>
        <w:t xml:space="preserve"> data </w:t>
      </w:r>
      <w:proofErr w:type="spellStart"/>
      <w:r w:rsidRPr="00192A27">
        <w:rPr>
          <w:rFonts w:ascii="Times New Roman" w:eastAsia="Times New Roman" w:hAnsi="Times New Roman" w:cs="Times New Roman"/>
          <w:color w:val="000000" w:themeColor="text1"/>
          <w:sz w:val="24"/>
          <w:szCs w:val="24"/>
          <w:lang w:val="en-ID" w:eastAsia="en-ID"/>
        </w:rPr>
        <w:t>progres</w:t>
      </w:r>
      <w:proofErr w:type="spellEnd"/>
    </w:p>
    <w:p w14:paraId="45F227D3" w14:textId="77777777" w:rsidR="003459E4" w:rsidRPr="00192A27" w:rsidRDefault="003459E4" w:rsidP="00487377">
      <w:pPr>
        <w:numPr>
          <w:ilvl w:val="0"/>
          <w:numId w:val="29"/>
        </w:numPr>
        <w:spacing w:before="100" w:beforeAutospacing="1" w:after="100" w:afterAutospacing="1" w:line="240" w:lineRule="auto"/>
        <w:rPr>
          <w:rFonts w:ascii="Times New Roman" w:eastAsia="Times New Roman" w:hAnsi="Times New Roman" w:cs="Times New Roman"/>
          <w:color w:val="000000" w:themeColor="text1"/>
          <w:sz w:val="24"/>
          <w:szCs w:val="24"/>
          <w:lang w:val="en-ID" w:eastAsia="en-ID"/>
        </w:rPr>
      </w:pPr>
      <w:proofErr w:type="spellStart"/>
      <w:r w:rsidRPr="00192A27">
        <w:rPr>
          <w:rFonts w:ascii="Times New Roman" w:eastAsia="Times New Roman" w:hAnsi="Times New Roman" w:cs="Times New Roman"/>
          <w:color w:val="000000" w:themeColor="text1"/>
          <w:sz w:val="24"/>
          <w:szCs w:val="24"/>
          <w:lang w:val="en-ID" w:eastAsia="en-ID"/>
        </w:rPr>
        <w:t>ambilById</w:t>
      </w:r>
      <w:proofErr w:type="spellEnd"/>
      <w:r w:rsidRPr="00192A27">
        <w:rPr>
          <w:rFonts w:ascii="Times New Roman" w:eastAsia="Times New Roman" w:hAnsi="Times New Roman" w:cs="Times New Roman"/>
          <w:color w:val="000000" w:themeColor="text1"/>
          <w:sz w:val="24"/>
          <w:szCs w:val="24"/>
          <w:lang w:val="en-ID" w:eastAsia="en-ID"/>
        </w:rPr>
        <w:t>(</w:t>
      </w:r>
      <w:proofErr w:type="spellStart"/>
      <w:r w:rsidRPr="00192A27">
        <w:rPr>
          <w:rFonts w:ascii="Times New Roman" w:eastAsia="Times New Roman" w:hAnsi="Times New Roman" w:cs="Times New Roman"/>
          <w:color w:val="000000" w:themeColor="text1"/>
          <w:sz w:val="24"/>
          <w:szCs w:val="24"/>
          <w:lang w:val="en-ID" w:eastAsia="en-ID"/>
        </w:rPr>
        <w:t>id_progres</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untuk</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mengambil</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satu</w:t>
      </w:r>
      <w:proofErr w:type="spellEnd"/>
      <w:r w:rsidRPr="00192A27">
        <w:rPr>
          <w:rFonts w:ascii="Times New Roman" w:eastAsia="Times New Roman" w:hAnsi="Times New Roman" w:cs="Times New Roman"/>
          <w:color w:val="000000" w:themeColor="text1"/>
          <w:sz w:val="24"/>
          <w:szCs w:val="24"/>
          <w:lang w:val="en-ID" w:eastAsia="en-ID"/>
        </w:rPr>
        <w:t xml:space="preserve"> data </w:t>
      </w:r>
      <w:proofErr w:type="spellStart"/>
      <w:r w:rsidRPr="00192A27">
        <w:rPr>
          <w:rFonts w:ascii="Times New Roman" w:eastAsia="Times New Roman" w:hAnsi="Times New Roman" w:cs="Times New Roman"/>
          <w:color w:val="000000" w:themeColor="text1"/>
          <w:sz w:val="24"/>
          <w:szCs w:val="24"/>
          <w:lang w:val="en-ID" w:eastAsia="en-ID"/>
        </w:rPr>
        <w:t>progres</w:t>
      </w:r>
      <w:proofErr w:type="spellEnd"/>
    </w:p>
    <w:p w14:paraId="75EEB087" w14:textId="77777777" w:rsidR="003459E4" w:rsidRPr="00192A27" w:rsidRDefault="003459E4" w:rsidP="00487377">
      <w:pPr>
        <w:numPr>
          <w:ilvl w:val="0"/>
          <w:numId w:val="29"/>
        </w:numPr>
        <w:spacing w:before="100" w:beforeAutospacing="1" w:after="100" w:afterAutospacing="1" w:line="240" w:lineRule="auto"/>
        <w:rPr>
          <w:rFonts w:ascii="Times New Roman" w:eastAsia="Times New Roman" w:hAnsi="Times New Roman" w:cs="Times New Roman"/>
          <w:color w:val="000000" w:themeColor="text1"/>
          <w:sz w:val="24"/>
          <w:szCs w:val="24"/>
          <w:lang w:val="en-ID" w:eastAsia="en-ID"/>
        </w:rPr>
      </w:pPr>
      <w:proofErr w:type="spellStart"/>
      <w:r w:rsidRPr="00192A27">
        <w:rPr>
          <w:rFonts w:ascii="Times New Roman" w:eastAsia="Times New Roman" w:hAnsi="Times New Roman" w:cs="Times New Roman"/>
          <w:color w:val="000000" w:themeColor="text1"/>
          <w:sz w:val="24"/>
          <w:szCs w:val="24"/>
          <w:lang w:val="en-ID" w:eastAsia="en-ID"/>
        </w:rPr>
        <w:t>ambilTerakhir</w:t>
      </w:r>
      <w:proofErr w:type="spellEnd"/>
      <w:r w:rsidRPr="00192A27">
        <w:rPr>
          <w:rFonts w:ascii="Times New Roman" w:eastAsia="Times New Roman" w:hAnsi="Times New Roman" w:cs="Times New Roman"/>
          <w:color w:val="000000" w:themeColor="text1"/>
          <w:sz w:val="24"/>
          <w:szCs w:val="24"/>
          <w:lang w:val="en-ID" w:eastAsia="en-ID"/>
        </w:rPr>
        <w:t>(</w:t>
      </w:r>
      <w:proofErr w:type="spellStart"/>
      <w:r w:rsidRPr="00192A27">
        <w:rPr>
          <w:rFonts w:ascii="Times New Roman" w:eastAsia="Times New Roman" w:hAnsi="Times New Roman" w:cs="Times New Roman"/>
          <w:color w:val="000000" w:themeColor="text1"/>
          <w:sz w:val="24"/>
          <w:szCs w:val="24"/>
          <w:lang w:val="en-ID" w:eastAsia="en-ID"/>
        </w:rPr>
        <w:t>id_aspirasi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untuk</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mengambil</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progres</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terbaru</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dari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suatu</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aspirasi</w:t>
      </w:r>
      <w:proofErr w:type="spellEnd"/>
    </w:p>
    <w:p w14:paraId="60F713F1" w14:textId="77777777" w:rsidR="003459E4" w:rsidRPr="00192A27" w:rsidRDefault="003459E4" w:rsidP="00487377">
      <w:pPr>
        <w:numPr>
          <w:ilvl w:val="0"/>
          <w:numId w:val="29"/>
        </w:numPr>
        <w:spacing w:before="100" w:beforeAutospacing="1" w:after="100" w:afterAutospacing="1" w:line="240" w:lineRule="auto"/>
        <w:rPr>
          <w:rFonts w:ascii="Times New Roman" w:eastAsia="Times New Roman" w:hAnsi="Times New Roman" w:cs="Times New Roman"/>
          <w:color w:val="000000" w:themeColor="text1"/>
          <w:sz w:val="24"/>
          <w:szCs w:val="24"/>
          <w:lang w:val="en-ID" w:eastAsia="en-ID"/>
        </w:rPr>
      </w:pPr>
      <w:proofErr w:type="spellStart"/>
      <w:r w:rsidRPr="00192A27">
        <w:rPr>
          <w:rFonts w:ascii="Times New Roman" w:eastAsia="Times New Roman" w:hAnsi="Times New Roman" w:cs="Times New Roman"/>
          <w:color w:val="000000" w:themeColor="text1"/>
          <w:sz w:val="24"/>
          <w:szCs w:val="24"/>
          <w:lang w:val="en-ID" w:eastAsia="en-ID"/>
        </w:rPr>
        <w:t>ambilRiwayat</w:t>
      </w:r>
      <w:proofErr w:type="spellEnd"/>
      <w:r w:rsidRPr="00192A27">
        <w:rPr>
          <w:rFonts w:ascii="Times New Roman" w:eastAsia="Times New Roman" w:hAnsi="Times New Roman" w:cs="Times New Roman"/>
          <w:color w:val="000000" w:themeColor="text1"/>
          <w:sz w:val="24"/>
          <w:szCs w:val="24"/>
          <w:lang w:val="en-ID" w:eastAsia="en-ID"/>
        </w:rPr>
        <w:t>(</w:t>
      </w:r>
      <w:proofErr w:type="spellStart"/>
      <w:r w:rsidRPr="00192A27">
        <w:rPr>
          <w:rFonts w:ascii="Times New Roman" w:eastAsia="Times New Roman" w:hAnsi="Times New Roman" w:cs="Times New Roman"/>
          <w:color w:val="000000" w:themeColor="text1"/>
          <w:sz w:val="24"/>
          <w:szCs w:val="24"/>
          <w:lang w:val="en-ID" w:eastAsia="en-ID"/>
        </w:rPr>
        <w:t>id_aspirasi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untuk</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mengambil</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seluruh</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riwayat</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progres</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suatu</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aspirasi</w:t>
      </w:r>
      <w:proofErr w:type="spellEnd"/>
    </w:p>
    <w:p w14:paraId="01C4E9C8" w14:textId="77777777" w:rsidR="003459E4" w:rsidRPr="00192A27" w:rsidRDefault="003459E4" w:rsidP="00487377">
      <w:pPr>
        <w:numPr>
          <w:ilvl w:val="0"/>
          <w:numId w:val="29"/>
        </w:numPr>
        <w:spacing w:before="100" w:beforeAutospacing="1" w:after="100" w:afterAutospacing="1" w:line="240" w:lineRule="auto"/>
        <w:rPr>
          <w:rFonts w:ascii="Times New Roman" w:eastAsia="Times New Roman" w:hAnsi="Times New Roman" w:cs="Times New Roman"/>
          <w:color w:val="000000" w:themeColor="text1"/>
          <w:sz w:val="24"/>
          <w:szCs w:val="24"/>
          <w:lang w:val="en-ID" w:eastAsia="en-ID"/>
        </w:rPr>
      </w:pPr>
      <w:proofErr w:type="spellStart"/>
      <w:proofErr w:type="gramStart"/>
      <w:r w:rsidRPr="00192A27">
        <w:rPr>
          <w:rFonts w:ascii="Times New Roman" w:eastAsia="Times New Roman" w:hAnsi="Times New Roman" w:cs="Times New Roman"/>
          <w:color w:val="000000" w:themeColor="text1"/>
          <w:sz w:val="24"/>
          <w:szCs w:val="24"/>
          <w:lang w:val="en-ID" w:eastAsia="en-ID"/>
        </w:rPr>
        <w:t>tambah</w:t>
      </w:r>
      <w:proofErr w:type="spellEnd"/>
      <w:r w:rsidRPr="00192A27">
        <w:rPr>
          <w:rFonts w:ascii="Times New Roman" w:eastAsia="Times New Roman" w:hAnsi="Times New Roman" w:cs="Times New Roman"/>
          <w:color w:val="000000" w:themeColor="text1"/>
          <w:sz w:val="24"/>
          <w:szCs w:val="24"/>
          <w:lang w:val="en-ID" w:eastAsia="en-ID"/>
        </w:rPr>
        <w:t>(</w:t>
      </w:r>
      <w:proofErr w:type="spellStart"/>
      <w:proofErr w:type="gramEnd"/>
      <w:r w:rsidRPr="00192A27">
        <w:rPr>
          <w:rFonts w:ascii="Times New Roman" w:eastAsia="Times New Roman" w:hAnsi="Times New Roman" w:cs="Times New Roman"/>
          <w:color w:val="000000" w:themeColor="text1"/>
          <w:sz w:val="24"/>
          <w:szCs w:val="24"/>
          <w:lang w:val="en-ID" w:eastAsia="en-ID"/>
        </w:rPr>
        <w:t>id_aspirasi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id_admin</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status_progres</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keterangan</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foto</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untuk</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menambah</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progres</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atau</w:t>
      </w:r>
      <w:proofErr w:type="spellEnd"/>
      <w:r w:rsidRPr="00192A27">
        <w:rPr>
          <w:rFonts w:ascii="Times New Roman" w:eastAsia="Times New Roman" w:hAnsi="Times New Roman" w:cs="Times New Roman"/>
          <w:color w:val="000000" w:themeColor="text1"/>
          <w:sz w:val="24"/>
          <w:szCs w:val="24"/>
          <w:lang w:val="en-ID" w:eastAsia="en-ID"/>
        </w:rPr>
        <w:t xml:space="preserve"> feedback </w:t>
      </w:r>
      <w:proofErr w:type="spellStart"/>
      <w:r w:rsidRPr="00192A27">
        <w:rPr>
          <w:rFonts w:ascii="Times New Roman" w:eastAsia="Times New Roman" w:hAnsi="Times New Roman" w:cs="Times New Roman"/>
          <w:color w:val="000000" w:themeColor="text1"/>
          <w:sz w:val="24"/>
          <w:szCs w:val="24"/>
          <w:lang w:val="en-ID" w:eastAsia="en-ID"/>
        </w:rPr>
        <w:t>baru</w:t>
      </w:r>
      <w:proofErr w:type="spellEnd"/>
    </w:p>
    <w:p w14:paraId="7A496057" w14:textId="77777777" w:rsidR="003459E4" w:rsidRPr="00192A27" w:rsidRDefault="003459E4" w:rsidP="00487377">
      <w:pPr>
        <w:numPr>
          <w:ilvl w:val="0"/>
          <w:numId w:val="29"/>
        </w:numPr>
        <w:spacing w:before="100" w:beforeAutospacing="1" w:after="100" w:afterAutospacing="1" w:line="240" w:lineRule="auto"/>
        <w:rPr>
          <w:rFonts w:ascii="Times New Roman" w:eastAsia="Times New Roman" w:hAnsi="Times New Roman" w:cs="Times New Roman"/>
          <w:color w:val="000000" w:themeColor="text1"/>
          <w:sz w:val="24"/>
          <w:szCs w:val="24"/>
          <w:lang w:val="en-ID" w:eastAsia="en-ID"/>
        </w:rPr>
      </w:pPr>
      <w:proofErr w:type="gramStart"/>
      <w:r w:rsidRPr="00192A27">
        <w:rPr>
          <w:rFonts w:ascii="Times New Roman" w:eastAsia="Times New Roman" w:hAnsi="Times New Roman" w:cs="Times New Roman"/>
          <w:color w:val="000000" w:themeColor="text1"/>
          <w:sz w:val="24"/>
          <w:szCs w:val="24"/>
          <w:lang w:val="en-ID" w:eastAsia="en-ID"/>
        </w:rPr>
        <w:t>edit(</w:t>
      </w:r>
      <w:proofErr w:type="spellStart"/>
      <w:proofErr w:type="gramEnd"/>
      <w:r w:rsidRPr="00192A27">
        <w:rPr>
          <w:rFonts w:ascii="Times New Roman" w:eastAsia="Times New Roman" w:hAnsi="Times New Roman" w:cs="Times New Roman"/>
          <w:color w:val="000000" w:themeColor="text1"/>
          <w:sz w:val="24"/>
          <w:szCs w:val="24"/>
          <w:lang w:val="en-ID" w:eastAsia="en-ID"/>
        </w:rPr>
        <w:t>id_progres</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status_progres</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keterangan</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foto</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untuk</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mengubah</w:t>
      </w:r>
      <w:proofErr w:type="spellEnd"/>
      <w:r w:rsidRPr="00192A27">
        <w:rPr>
          <w:rFonts w:ascii="Times New Roman" w:eastAsia="Times New Roman" w:hAnsi="Times New Roman" w:cs="Times New Roman"/>
          <w:color w:val="000000" w:themeColor="text1"/>
          <w:sz w:val="24"/>
          <w:szCs w:val="24"/>
          <w:lang w:val="en-ID" w:eastAsia="en-ID"/>
        </w:rPr>
        <w:t xml:space="preserve"> data </w:t>
      </w:r>
      <w:proofErr w:type="spellStart"/>
      <w:r w:rsidRPr="00192A27">
        <w:rPr>
          <w:rFonts w:ascii="Times New Roman" w:eastAsia="Times New Roman" w:hAnsi="Times New Roman" w:cs="Times New Roman"/>
          <w:color w:val="000000" w:themeColor="text1"/>
          <w:sz w:val="24"/>
          <w:szCs w:val="24"/>
          <w:lang w:val="en-ID" w:eastAsia="en-ID"/>
        </w:rPr>
        <w:t>progres</w:t>
      </w:r>
      <w:proofErr w:type="spellEnd"/>
    </w:p>
    <w:p w14:paraId="6C01DCC5" w14:textId="62BE9B0C" w:rsidR="003459E4" w:rsidRPr="00192A27" w:rsidRDefault="003459E4" w:rsidP="003459E4">
      <w:pPr>
        <w:spacing w:before="100" w:beforeAutospacing="1" w:after="100" w:afterAutospacing="1" w:line="240" w:lineRule="auto"/>
        <w:rPr>
          <w:rFonts w:ascii="Times New Roman" w:eastAsia="Times New Roman" w:hAnsi="Times New Roman" w:cs="Times New Roman"/>
          <w:color w:val="000000" w:themeColor="text1"/>
          <w:sz w:val="24"/>
          <w:szCs w:val="24"/>
          <w:lang w:val="en-ID" w:eastAsia="en-ID"/>
        </w:rPr>
      </w:pPr>
      <w:r w:rsidRPr="00192A27">
        <w:rPr>
          <w:rFonts w:ascii="Times New Roman" w:eastAsia="Times New Roman" w:hAnsi="Times New Roman" w:cs="Times New Roman"/>
          <w:b/>
          <w:bCs/>
          <w:color w:val="000000" w:themeColor="text1"/>
          <w:sz w:val="24"/>
          <w:szCs w:val="24"/>
          <w:lang w:val="en-ID" w:eastAsia="en-ID"/>
        </w:rPr>
        <w:t>Kelas Admin</w:t>
      </w:r>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menyimpan</w:t>
      </w:r>
      <w:proofErr w:type="spellEnd"/>
      <w:r w:rsidRPr="00192A27">
        <w:rPr>
          <w:rFonts w:ascii="Times New Roman" w:eastAsia="Times New Roman" w:hAnsi="Times New Roman" w:cs="Times New Roman"/>
          <w:color w:val="000000" w:themeColor="text1"/>
          <w:sz w:val="24"/>
          <w:szCs w:val="24"/>
          <w:lang w:val="en-ID" w:eastAsia="en-ID"/>
        </w:rPr>
        <w:t xml:space="preserve"> data admin </w:t>
      </w:r>
      <w:proofErr w:type="spellStart"/>
      <w:r w:rsidRPr="00192A27">
        <w:rPr>
          <w:rFonts w:ascii="Times New Roman" w:eastAsia="Times New Roman" w:hAnsi="Times New Roman" w:cs="Times New Roman"/>
          <w:color w:val="000000" w:themeColor="text1"/>
          <w:sz w:val="24"/>
          <w:szCs w:val="24"/>
          <w:lang w:val="en-ID" w:eastAsia="en-ID"/>
        </w:rPr>
        <w:t>dengan</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atribut</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id_admin</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nama_admin</w:t>
      </w:r>
      <w:proofErr w:type="spellEnd"/>
      <w:r w:rsidRPr="00192A27">
        <w:rPr>
          <w:rFonts w:ascii="Times New Roman" w:eastAsia="Times New Roman" w:hAnsi="Times New Roman" w:cs="Times New Roman"/>
          <w:color w:val="000000" w:themeColor="text1"/>
          <w:sz w:val="24"/>
          <w:szCs w:val="24"/>
          <w:lang w:val="en-ID" w:eastAsia="en-ID"/>
        </w:rPr>
        <w:t xml:space="preserve">, username, dan password. Kelas </w:t>
      </w:r>
      <w:proofErr w:type="spellStart"/>
      <w:r w:rsidRPr="00192A27">
        <w:rPr>
          <w:rFonts w:ascii="Times New Roman" w:eastAsia="Times New Roman" w:hAnsi="Times New Roman" w:cs="Times New Roman"/>
          <w:color w:val="000000" w:themeColor="text1"/>
          <w:sz w:val="24"/>
          <w:szCs w:val="24"/>
          <w:lang w:val="en-ID" w:eastAsia="en-ID"/>
        </w:rPr>
        <w:t>ini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memiliki</w:t>
      </w:r>
      <w:proofErr w:type="spellEnd"/>
      <w:r w:rsidRPr="00192A27">
        <w:rPr>
          <w:rFonts w:ascii="Times New Roman" w:eastAsia="Times New Roman" w:hAnsi="Times New Roman" w:cs="Times New Roman"/>
          <w:color w:val="000000" w:themeColor="text1"/>
          <w:sz w:val="24"/>
          <w:szCs w:val="24"/>
          <w:lang w:val="en-ID" w:eastAsia="en-ID"/>
        </w:rPr>
        <w:t xml:space="preserve"> method </w:t>
      </w:r>
      <w:proofErr w:type="gramStart"/>
      <w:r w:rsidRPr="00192A27">
        <w:rPr>
          <w:rFonts w:ascii="Times New Roman" w:eastAsia="Times New Roman" w:hAnsi="Times New Roman" w:cs="Times New Roman"/>
          <w:color w:val="000000" w:themeColor="text1"/>
          <w:sz w:val="24"/>
          <w:szCs w:val="24"/>
          <w:lang w:val="en-ID" w:eastAsia="en-ID"/>
        </w:rPr>
        <w:t>login(</w:t>
      </w:r>
      <w:proofErr w:type="gramEnd"/>
      <w:r w:rsidRPr="00192A27">
        <w:rPr>
          <w:rFonts w:ascii="Times New Roman" w:eastAsia="Times New Roman" w:hAnsi="Times New Roman" w:cs="Times New Roman"/>
          <w:color w:val="000000" w:themeColor="text1"/>
          <w:sz w:val="24"/>
          <w:szCs w:val="24"/>
          <w:lang w:val="en-ID" w:eastAsia="en-ID"/>
        </w:rPr>
        <w:t xml:space="preserve">username, password) </w:t>
      </w:r>
      <w:proofErr w:type="spellStart"/>
      <w:r w:rsidRPr="00192A27">
        <w:rPr>
          <w:rFonts w:ascii="Times New Roman" w:eastAsia="Times New Roman" w:hAnsi="Times New Roman" w:cs="Times New Roman"/>
          <w:color w:val="000000" w:themeColor="text1"/>
          <w:sz w:val="24"/>
          <w:szCs w:val="24"/>
          <w:lang w:val="en-ID" w:eastAsia="en-ID"/>
        </w:rPr>
        <w:t>untuk</w:t>
      </w:r>
      <w:proofErr w:type="spellEnd"/>
      <w:r w:rsidRPr="00192A27">
        <w:rPr>
          <w:rFonts w:ascii="Times New Roman" w:eastAsia="Times New Roman" w:hAnsi="Times New Roman" w:cs="Times New Roman"/>
          <w:color w:val="000000" w:themeColor="text1"/>
          <w:sz w:val="24"/>
          <w:szCs w:val="24"/>
          <w:lang w:val="en-ID" w:eastAsia="en-ID"/>
        </w:rPr>
        <w:t xml:space="preserve"> proses </w:t>
      </w:r>
      <w:proofErr w:type="spellStart"/>
      <w:r w:rsidRPr="00192A27">
        <w:rPr>
          <w:rFonts w:ascii="Times New Roman" w:eastAsia="Times New Roman" w:hAnsi="Times New Roman" w:cs="Times New Roman"/>
          <w:color w:val="000000" w:themeColor="text1"/>
          <w:sz w:val="24"/>
          <w:szCs w:val="24"/>
          <w:lang w:val="en-ID" w:eastAsia="en-ID"/>
        </w:rPr>
        <w:t>autentikasi</w:t>
      </w:r>
      <w:proofErr w:type="spellEnd"/>
      <w:r w:rsidRPr="00192A27">
        <w:rPr>
          <w:rFonts w:ascii="Times New Roman" w:eastAsia="Times New Roman" w:hAnsi="Times New Roman" w:cs="Times New Roman"/>
          <w:color w:val="000000" w:themeColor="text1"/>
          <w:sz w:val="24"/>
          <w:szCs w:val="24"/>
          <w:lang w:val="en-ID" w:eastAsia="en-ID"/>
        </w:rPr>
        <w:t xml:space="preserve"> admin.</w:t>
      </w:r>
    </w:p>
    <w:p w14:paraId="454F03BC" w14:textId="15A22370" w:rsidR="008A5260" w:rsidRPr="00192A27" w:rsidRDefault="008A5260" w:rsidP="003459E4">
      <w:pPr>
        <w:spacing w:before="100" w:beforeAutospacing="1" w:after="100" w:afterAutospacing="1" w:line="240" w:lineRule="auto"/>
        <w:rPr>
          <w:rFonts w:ascii="Times New Roman" w:eastAsia="Times New Roman" w:hAnsi="Times New Roman" w:cs="Times New Roman"/>
          <w:color w:val="000000" w:themeColor="text1"/>
          <w:sz w:val="24"/>
          <w:szCs w:val="24"/>
          <w:lang w:val="en-ID" w:eastAsia="en-ID"/>
        </w:rPr>
      </w:pPr>
      <w:r w:rsidRPr="00192A27">
        <w:rPr>
          <w:rStyle w:val="Strong"/>
          <w:rFonts w:ascii="Times New Roman" w:hAnsi="Times New Roman" w:cs="Times New Roman"/>
          <w:color w:val="000000" w:themeColor="text1"/>
          <w:sz w:val="24"/>
          <w:szCs w:val="24"/>
        </w:rPr>
        <w:t>Kelas Histori</w:t>
      </w:r>
      <w:r w:rsidRPr="00192A27">
        <w:rPr>
          <w:rFonts w:ascii="Times New Roman" w:hAnsi="Times New Roman" w:cs="Times New Roman"/>
          <w:color w:val="000000" w:themeColor="text1"/>
          <w:sz w:val="24"/>
          <w:szCs w:val="24"/>
        </w:rPr>
        <w:t xml:space="preserve"> menyimpan data histori aspirasi dengan atribut id_histori, id_aspirasi, id_admin, dan id_progres. Kelas ini memiliki method tampil() untuk menampilkan data histori.</w:t>
      </w:r>
    </w:p>
    <w:p w14:paraId="1E7F6961" w14:textId="77777777" w:rsidR="003459E4" w:rsidRPr="00192A27" w:rsidRDefault="003459E4" w:rsidP="003459E4">
      <w:pPr>
        <w:spacing w:before="100" w:beforeAutospacing="1" w:after="100" w:afterAutospacing="1" w:line="240" w:lineRule="auto"/>
        <w:rPr>
          <w:rFonts w:ascii="Times New Roman" w:eastAsia="Times New Roman" w:hAnsi="Times New Roman" w:cs="Times New Roman"/>
          <w:color w:val="000000" w:themeColor="text1"/>
          <w:sz w:val="24"/>
          <w:szCs w:val="24"/>
          <w:lang w:val="en-ID" w:eastAsia="en-ID"/>
        </w:rPr>
      </w:pPr>
      <w:proofErr w:type="spellStart"/>
      <w:r w:rsidRPr="00192A27">
        <w:rPr>
          <w:rFonts w:ascii="Times New Roman" w:eastAsia="Times New Roman" w:hAnsi="Times New Roman" w:cs="Times New Roman"/>
          <w:b/>
          <w:bCs/>
          <w:color w:val="000000" w:themeColor="text1"/>
          <w:sz w:val="24"/>
          <w:szCs w:val="24"/>
          <w:lang w:val="en-ID" w:eastAsia="en-ID"/>
        </w:rPr>
        <w:t>Relasi</w:t>
      </w:r>
      <w:proofErr w:type="spellEnd"/>
      <w:r w:rsidRPr="00192A27">
        <w:rPr>
          <w:rFonts w:ascii="Times New Roman" w:eastAsia="Times New Roman" w:hAnsi="Times New Roman" w:cs="Times New Roman"/>
          <w:b/>
          <w:bCs/>
          <w:color w:val="000000" w:themeColor="text1"/>
          <w:sz w:val="24"/>
          <w:szCs w:val="24"/>
          <w:lang w:val="en-ID" w:eastAsia="en-ID"/>
        </w:rPr>
        <w:t xml:space="preserve"> </w:t>
      </w:r>
      <w:proofErr w:type="spellStart"/>
      <w:r w:rsidRPr="00192A27">
        <w:rPr>
          <w:rFonts w:ascii="Times New Roman" w:eastAsia="Times New Roman" w:hAnsi="Times New Roman" w:cs="Times New Roman"/>
          <w:b/>
          <w:bCs/>
          <w:color w:val="000000" w:themeColor="text1"/>
          <w:sz w:val="24"/>
          <w:szCs w:val="24"/>
          <w:lang w:val="en-ID" w:eastAsia="en-ID"/>
        </w:rPr>
        <w:t>antarkelas</w:t>
      </w:r>
      <w:proofErr w:type="spellEnd"/>
      <w:r w:rsidRPr="00192A27">
        <w:rPr>
          <w:rFonts w:ascii="Times New Roman" w:eastAsia="Times New Roman" w:hAnsi="Times New Roman" w:cs="Times New Roman"/>
          <w:b/>
          <w:bCs/>
          <w:color w:val="000000" w:themeColor="text1"/>
          <w:sz w:val="24"/>
          <w:szCs w:val="24"/>
          <w:lang w:val="en-ID" w:eastAsia="en-ID"/>
        </w:rPr>
        <w:t>:</w:t>
      </w:r>
    </w:p>
    <w:p w14:paraId="18FA72CD" w14:textId="77777777" w:rsidR="003459E4" w:rsidRPr="00192A27" w:rsidRDefault="003459E4" w:rsidP="00487377">
      <w:pPr>
        <w:numPr>
          <w:ilvl w:val="0"/>
          <w:numId w:val="30"/>
        </w:numPr>
        <w:spacing w:before="100" w:beforeAutospacing="1" w:after="100" w:afterAutospacing="1" w:line="240" w:lineRule="auto"/>
        <w:rPr>
          <w:rFonts w:ascii="Times New Roman" w:eastAsia="Times New Roman" w:hAnsi="Times New Roman" w:cs="Times New Roman"/>
          <w:color w:val="000000" w:themeColor="text1"/>
          <w:sz w:val="24"/>
          <w:szCs w:val="24"/>
          <w:lang w:val="en-ID" w:eastAsia="en-ID"/>
        </w:rPr>
      </w:pPr>
      <w:proofErr w:type="spellStart"/>
      <w:r w:rsidRPr="00192A27">
        <w:rPr>
          <w:rFonts w:ascii="Times New Roman" w:eastAsia="Times New Roman" w:hAnsi="Times New Roman" w:cs="Times New Roman"/>
          <w:color w:val="000000" w:themeColor="text1"/>
          <w:sz w:val="24"/>
          <w:szCs w:val="24"/>
          <w:lang w:val="en-ID" w:eastAsia="en-ID"/>
        </w:rPr>
        <w:t>Kategori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b/>
          <w:bCs/>
          <w:color w:val="000000" w:themeColor="text1"/>
          <w:sz w:val="24"/>
          <w:szCs w:val="24"/>
          <w:lang w:val="en-ID" w:eastAsia="en-ID"/>
        </w:rPr>
        <w:t>mengelompokkan</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Aspirasi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dengan</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multiplisitas</w:t>
      </w:r>
      <w:proofErr w:type="spellEnd"/>
      <w:r w:rsidRPr="00192A27">
        <w:rPr>
          <w:rFonts w:ascii="Times New Roman" w:eastAsia="Times New Roman" w:hAnsi="Times New Roman" w:cs="Times New Roman"/>
          <w:color w:val="000000" w:themeColor="text1"/>
          <w:sz w:val="24"/>
          <w:szCs w:val="24"/>
          <w:lang w:val="en-ID" w:eastAsia="en-ID"/>
        </w:rPr>
        <w:t xml:space="preserve"> 1 </w:t>
      </w:r>
      <w:proofErr w:type="spellStart"/>
      <w:r w:rsidRPr="00192A27">
        <w:rPr>
          <w:rFonts w:ascii="Times New Roman" w:eastAsia="Times New Roman" w:hAnsi="Times New Roman" w:cs="Times New Roman"/>
          <w:color w:val="000000" w:themeColor="text1"/>
          <w:sz w:val="24"/>
          <w:szCs w:val="24"/>
          <w:lang w:val="en-ID" w:eastAsia="en-ID"/>
        </w:rPr>
        <w:t>ke</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gramStart"/>
      <w:r w:rsidRPr="00192A27">
        <w:rPr>
          <w:rFonts w:ascii="Times New Roman" w:eastAsia="Times New Roman" w:hAnsi="Times New Roman" w:cs="Times New Roman"/>
          <w:color w:val="000000" w:themeColor="text1"/>
          <w:sz w:val="24"/>
          <w:szCs w:val="24"/>
          <w:lang w:val="en-ID" w:eastAsia="en-ID"/>
        </w:rPr>
        <w:t>0..</w:t>
      </w:r>
      <w:proofErr w:type="gramEnd"/>
      <w:r w:rsidRPr="00192A27">
        <w:rPr>
          <w:rFonts w:ascii="Times New Roman" w:eastAsia="Times New Roman" w:hAnsi="Times New Roman" w:cs="Times New Roman"/>
          <w:color w:val="000000" w:themeColor="text1"/>
          <w:sz w:val="24"/>
          <w:szCs w:val="24"/>
          <w:lang w:val="en-ID" w:eastAsia="en-ID"/>
        </w:rPr>
        <w:t xml:space="preserve">*. Satu </w:t>
      </w:r>
      <w:proofErr w:type="spellStart"/>
      <w:r w:rsidRPr="00192A27">
        <w:rPr>
          <w:rFonts w:ascii="Times New Roman" w:eastAsia="Times New Roman" w:hAnsi="Times New Roman" w:cs="Times New Roman"/>
          <w:color w:val="000000" w:themeColor="text1"/>
          <w:sz w:val="24"/>
          <w:szCs w:val="24"/>
          <w:lang w:val="en-ID" w:eastAsia="en-ID"/>
        </w:rPr>
        <w:t>kategori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dapat</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mengelompokkan</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banyak</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aspirasi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sedangkan</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satu</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aspirasi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hanya</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memiliki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satu</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kategori</w:t>
      </w:r>
      <w:proofErr w:type="spellEnd"/>
      <w:r w:rsidRPr="00192A27">
        <w:rPr>
          <w:rFonts w:ascii="Times New Roman" w:eastAsia="Times New Roman" w:hAnsi="Times New Roman" w:cs="Times New Roman"/>
          <w:color w:val="000000" w:themeColor="text1"/>
          <w:sz w:val="24"/>
          <w:szCs w:val="24"/>
          <w:lang w:val="en-ID" w:eastAsia="en-ID"/>
        </w:rPr>
        <w:t>.</w:t>
      </w:r>
    </w:p>
    <w:p w14:paraId="5B12DDAA" w14:textId="77777777" w:rsidR="003459E4" w:rsidRPr="00192A27" w:rsidRDefault="003459E4" w:rsidP="00487377">
      <w:pPr>
        <w:numPr>
          <w:ilvl w:val="0"/>
          <w:numId w:val="30"/>
        </w:numPr>
        <w:spacing w:before="100" w:beforeAutospacing="1" w:after="100" w:afterAutospacing="1" w:line="240" w:lineRule="auto"/>
        <w:rPr>
          <w:rFonts w:ascii="Times New Roman" w:eastAsia="Times New Roman" w:hAnsi="Times New Roman" w:cs="Times New Roman"/>
          <w:color w:val="000000" w:themeColor="text1"/>
          <w:sz w:val="24"/>
          <w:szCs w:val="24"/>
          <w:lang w:val="en-ID" w:eastAsia="en-ID"/>
        </w:rPr>
      </w:pPr>
      <w:proofErr w:type="spellStart"/>
      <w:r w:rsidRPr="00192A27">
        <w:rPr>
          <w:rFonts w:ascii="Times New Roman" w:eastAsia="Times New Roman" w:hAnsi="Times New Roman" w:cs="Times New Roman"/>
          <w:color w:val="000000" w:themeColor="text1"/>
          <w:sz w:val="24"/>
          <w:szCs w:val="24"/>
          <w:lang w:val="en-ID" w:eastAsia="en-ID"/>
        </w:rPr>
        <w:t>Siswa</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b/>
          <w:bCs/>
          <w:color w:val="000000" w:themeColor="text1"/>
          <w:sz w:val="24"/>
          <w:szCs w:val="24"/>
          <w:lang w:val="en-ID" w:eastAsia="en-ID"/>
        </w:rPr>
        <w:t>membuat</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Aspirasi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dengan</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multiplisitas</w:t>
      </w:r>
      <w:proofErr w:type="spellEnd"/>
      <w:r w:rsidRPr="00192A27">
        <w:rPr>
          <w:rFonts w:ascii="Times New Roman" w:eastAsia="Times New Roman" w:hAnsi="Times New Roman" w:cs="Times New Roman"/>
          <w:color w:val="000000" w:themeColor="text1"/>
          <w:sz w:val="24"/>
          <w:szCs w:val="24"/>
          <w:lang w:val="en-ID" w:eastAsia="en-ID"/>
        </w:rPr>
        <w:t xml:space="preserve"> 1 </w:t>
      </w:r>
      <w:proofErr w:type="spellStart"/>
      <w:r w:rsidRPr="00192A27">
        <w:rPr>
          <w:rFonts w:ascii="Times New Roman" w:eastAsia="Times New Roman" w:hAnsi="Times New Roman" w:cs="Times New Roman"/>
          <w:color w:val="000000" w:themeColor="text1"/>
          <w:sz w:val="24"/>
          <w:szCs w:val="24"/>
          <w:lang w:val="en-ID" w:eastAsia="en-ID"/>
        </w:rPr>
        <w:t>ke</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gramStart"/>
      <w:r w:rsidRPr="00192A27">
        <w:rPr>
          <w:rFonts w:ascii="Times New Roman" w:eastAsia="Times New Roman" w:hAnsi="Times New Roman" w:cs="Times New Roman"/>
          <w:color w:val="000000" w:themeColor="text1"/>
          <w:sz w:val="24"/>
          <w:szCs w:val="24"/>
          <w:lang w:val="en-ID" w:eastAsia="en-ID"/>
        </w:rPr>
        <w:t>0..</w:t>
      </w:r>
      <w:proofErr w:type="gramEnd"/>
      <w:r w:rsidRPr="00192A27">
        <w:rPr>
          <w:rFonts w:ascii="Times New Roman" w:eastAsia="Times New Roman" w:hAnsi="Times New Roman" w:cs="Times New Roman"/>
          <w:color w:val="000000" w:themeColor="text1"/>
          <w:sz w:val="24"/>
          <w:szCs w:val="24"/>
          <w:lang w:val="en-ID" w:eastAsia="en-ID"/>
        </w:rPr>
        <w:t xml:space="preserve">*. Satu </w:t>
      </w:r>
      <w:proofErr w:type="spellStart"/>
      <w:r w:rsidRPr="00192A27">
        <w:rPr>
          <w:rFonts w:ascii="Times New Roman" w:eastAsia="Times New Roman" w:hAnsi="Times New Roman" w:cs="Times New Roman"/>
          <w:color w:val="000000" w:themeColor="text1"/>
          <w:sz w:val="24"/>
          <w:szCs w:val="24"/>
          <w:lang w:val="en-ID" w:eastAsia="en-ID"/>
        </w:rPr>
        <w:t>siswa</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dapat</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membuat</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banyak</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aspirasi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sedangkan</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satu</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aspirasi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hanya</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dibuat</w:t>
      </w:r>
      <w:proofErr w:type="spellEnd"/>
      <w:r w:rsidRPr="00192A27">
        <w:rPr>
          <w:rFonts w:ascii="Times New Roman" w:eastAsia="Times New Roman" w:hAnsi="Times New Roman" w:cs="Times New Roman"/>
          <w:color w:val="000000" w:themeColor="text1"/>
          <w:sz w:val="24"/>
          <w:szCs w:val="24"/>
          <w:lang w:val="en-ID" w:eastAsia="en-ID"/>
        </w:rPr>
        <w:t xml:space="preserve"> oleh </w:t>
      </w:r>
      <w:proofErr w:type="spellStart"/>
      <w:r w:rsidRPr="00192A27">
        <w:rPr>
          <w:rFonts w:ascii="Times New Roman" w:eastAsia="Times New Roman" w:hAnsi="Times New Roman" w:cs="Times New Roman"/>
          <w:color w:val="000000" w:themeColor="text1"/>
          <w:sz w:val="24"/>
          <w:szCs w:val="24"/>
          <w:lang w:val="en-ID" w:eastAsia="en-ID"/>
        </w:rPr>
        <w:t>satu</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siswa</w:t>
      </w:r>
      <w:proofErr w:type="spellEnd"/>
      <w:r w:rsidRPr="00192A27">
        <w:rPr>
          <w:rFonts w:ascii="Times New Roman" w:eastAsia="Times New Roman" w:hAnsi="Times New Roman" w:cs="Times New Roman"/>
          <w:color w:val="000000" w:themeColor="text1"/>
          <w:sz w:val="24"/>
          <w:szCs w:val="24"/>
          <w:lang w:val="en-ID" w:eastAsia="en-ID"/>
        </w:rPr>
        <w:t>.</w:t>
      </w:r>
    </w:p>
    <w:p w14:paraId="7DCEAFA0" w14:textId="77777777" w:rsidR="003459E4" w:rsidRPr="00192A27" w:rsidRDefault="003459E4" w:rsidP="00487377">
      <w:pPr>
        <w:numPr>
          <w:ilvl w:val="0"/>
          <w:numId w:val="30"/>
        </w:numPr>
        <w:spacing w:before="100" w:beforeAutospacing="1" w:after="100" w:afterAutospacing="1" w:line="240" w:lineRule="auto"/>
        <w:rPr>
          <w:rFonts w:ascii="Times New Roman" w:eastAsia="Times New Roman" w:hAnsi="Times New Roman" w:cs="Times New Roman"/>
          <w:color w:val="000000" w:themeColor="text1"/>
          <w:sz w:val="24"/>
          <w:szCs w:val="24"/>
          <w:lang w:val="en-ID" w:eastAsia="en-ID"/>
        </w:rPr>
      </w:pPr>
      <w:proofErr w:type="spellStart"/>
      <w:r w:rsidRPr="00192A27">
        <w:rPr>
          <w:rFonts w:ascii="Times New Roman" w:eastAsia="Times New Roman" w:hAnsi="Times New Roman" w:cs="Times New Roman"/>
          <w:color w:val="000000" w:themeColor="text1"/>
          <w:sz w:val="24"/>
          <w:szCs w:val="24"/>
          <w:lang w:val="en-ID" w:eastAsia="en-ID"/>
        </w:rPr>
        <w:t>Aspirasi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b/>
          <w:bCs/>
          <w:color w:val="000000" w:themeColor="text1"/>
          <w:sz w:val="24"/>
          <w:szCs w:val="24"/>
          <w:lang w:val="en-ID" w:eastAsia="en-ID"/>
        </w:rPr>
        <w:t>memiliki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Progres</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dengan</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multiplisitas</w:t>
      </w:r>
      <w:proofErr w:type="spellEnd"/>
      <w:r w:rsidRPr="00192A27">
        <w:rPr>
          <w:rFonts w:ascii="Times New Roman" w:eastAsia="Times New Roman" w:hAnsi="Times New Roman" w:cs="Times New Roman"/>
          <w:color w:val="000000" w:themeColor="text1"/>
          <w:sz w:val="24"/>
          <w:szCs w:val="24"/>
          <w:lang w:val="en-ID" w:eastAsia="en-ID"/>
        </w:rPr>
        <w:t xml:space="preserve"> 1 </w:t>
      </w:r>
      <w:proofErr w:type="spellStart"/>
      <w:r w:rsidRPr="00192A27">
        <w:rPr>
          <w:rFonts w:ascii="Times New Roman" w:eastAsia="Times New Roman" w:hAnsi="Times New Roman" w:cs="Times New Roman"/>
          <w:color w:val="000000" w:themeColor="text1"/>
          <w:sz w:val="24"/>
          <w:szCs w:val="24"/>
          <w:lang w:val="en-ID" w:eastAsia="en-ID"/>
        </w:rPr>
        <w:t>ke</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gramStart"/>
      <w:r w:rsidRPr="00192A27">
        <w:rPr>
          <w:rFonts w:ascii="Times New Roman" w:eastAsia="Times New Roman" w:hAnsi="Times New Roman" w:cs="Times New Roman"/>
          <w:color w:val="000000" w:themeColor="text1"/>
          <w:sz w:val="24"/>
          <w:szCs w:val="24"/>
          <w:lang w:val="en-ID" w:eastAsia="en-ID"/>
        </w:rPr>
        <w:t>0..</w:t>
      </w:r>
      <w:proofErr w:type="gramEnd"/>
      <w:r w:rsidRPr="00192A27">
        <w:rPr>
          <w:rFonts w:ascii="Times New Roman" w:eastAsia="Times New Roman" w:hAnsi="Times New Roman" w:cs="Times New Roman"/>
          <w:color w:val="000000" w:themeColor="text1"/>
          <w:sz w:val="24"/>
          <w:szCs w:val="24"/>
          <w:lang w:val="en-ID" w:eastAsia="en-ID"/>
        </w:rPr>
        <w:t xml:space="preserve">*. Satu </w:t>
      </w:r>
      <w:proofErr w:type="spellStart"/>
      <w:r w:rsidRPr="00192A27">
        <w:rPr>
          <w:rFonts w:ascii="Times New Roman" w:eastAsia="Times New Roman" w:hAnsi="Times New Roman" w:cs="Times New Roman"/>
          <w:color w:val="000000" w:themeColor="text1"/>
          <w:sz w:val="24"/>
          <w:szCs w:val="24"/>
          <w:lang w:val="en-ID" w:eastAsia="en-ID"/>
        </w:rPr>
        <w:t>aspirasi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dapat</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memiliki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banyak</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catatan</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progres</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mulai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dari</w:t>
      </w:r>
      <w:proofErr w:type="spellEnd"/>
      <w:r w:rsidRPr="00192A27">
        <w:rPr>
          <w:rFonts w:ascii="Times New Roman" w:eastAsia="Times New Roman" w:hAnsi="Times New Roman" w:cs="Times New Roman"/>
          <w:color w:val="000000" w:themeColor="text1"/>
          <w:sz w:val="24"/>
          <w:szCs w:val="24"/>
          <w:lang w:val="en-ID" w:eastAsia="en-ID"/>
        </w:rPr>
        <w:t xml:space="preserve"> status </w:t>
      </w:r>
      <w:proofErr w:type="spellStart"/>
      <w:r w:rsidRPr="00192A27">
        <w:rPr>
          <w:rFonts w:ascii="Times New Roman" w:eastAsia="Times New Roman" w:hAnsi="Times New Roman" w:cs="Times New Roman"/>
          <w:color w:val="000000" w:themeColor="text1"/>
          <w:sz w:val="24"/>
          <w:szCs w:val="24"/>
          <w:lang w:val="en-ID" w:eastAsia="en-ID"/>
        </w:rPr>
        <w:t>Menunggu</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Dikerjakan</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hingga</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Selesai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atau</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Ditolak</w:t>
      </w:r>
      <w:proofErr w:type="spellEnd"/>
      <w:r w:rsidRPr="00192A27">
        <w:rPr>
          <w:rFonts w:ascii="Times New Roman" w:eastAsia="Times New Roman" w:hAnsi="Times New Roman" w:cs="Times New Roman"/>
          <w:color w:val="000000" w:themeColor="text1"/>
          <w:sz w:val="24"/>
          <w:szCs w:val="24"/>
          <w:lang w:val="en-ID" w:eastAsia="en-ID"/>
        </w:rPr>
        <w:t>.</w:t>
      </w:r>
    </w:p>
    <w:p w14:paraId="7D348A67" w14:textId="77777777" w:rsidR="003459E4" w:rsidRPr="00192A27" w:rsidRDefault="003459E4" w:rsidP="00487377">
      <w:pPr>
        <w:numPr>
          <w:ilvl w:val="0"/>
          <w:numId w:val="30"/>
        </w:numPr>
        <w:spacing w:before="100" w:beforeAutospacing="1" w:after="100" w:afterAutospacing="1" w:line="240" w:lineRule="auto"/>
        <w:rPr>
          <w:rFonts w:ascii="Times New Roman" w:eastAsia="Times New Roman" w:hAnsi="Times New Roman" w:cs="Times New Roman"/>
          <w:color w:val="000000" w:themeColor="text1"/>
          <w:sz w:val="24"/>
          <w:szCs w:val="24"/>
          <w:lang w:val="en-ID" w:eastAsia="en-ID"/>
        </w:rPr>
      </w:pPr>
      <w:r w:rsidRPr="00192A27">
        <w:rPr>
          <w:rFonts w:ascii="Times New Roman" w:eastAsia="Times New Roman" w:hAnsi="Times New Roman" w:cs="Times New Roman"/>
          <w:color w:val="000000" w:themeColor="text1"/>
          <w:sz w:val="24"/>
          <w:szCs w:val="24"/>
          <w:lang w:val="en-ID" w:eastAsia="en-ID"/>
        </w:rPr>
        <w:t xml:space="preserve">Admin </w:t>
      </w:r>
      <w:proofErr w:type="spellStart"/>
      <w:r w:rsidRPr="00192A27">
        <w:rPr>
          <w:rFonts w:ascii="Times New Roman" w:eastAsia="Times New Roman" w:hAnsi="Times New Roman" w:cs="Times New Roman"/>
          <w:b/>
          <w:bCs/>
          <w:color w:val="000000" w:themeColor="text1"/>
          <w:sz w:val="24"/>
          <w:szCs w:val="24"/>
          <w:lang w:val="en-ID" w:eastAsia="en-ID"/>
        </w:rPr>
        <w:t>mencatat</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Progres</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dengan</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multiplisitas</w:t>
      </w:r>
      <w:proofErr w:type="spellEnd"/>
      <w:r w:rsidRPr="00192A27">
        <w:rPr>
          <w:rFonts w:ascii="Times New Roman" w:eastAsia="Times New Roman" w:hAnsi="Times New Roman" w:cs="Times New Roman"/>
          <w:color w:val="000000" w:themeColor="text1"/>
          <w:sz w:val="24"/>
          <w:szCs w:val="24"/>
          <w:lang w:val="en-ID" w:eastAsia="en-ID"/>
        </w:rPr>
        <w:t xml:space="preserve"> 1 </w:t>
      </w:r>
      <w:proofErr w:type="spellStart"/>
      <w:r w:rsidRPr="00192A27">
        <w:rPr>
          <w:rFonts w:ascii="Times New Roman" w:eastAsia="Times New Roman" w:hAnsi="Times New Roman" w:cs="Times New Roman"/>
          <w:color w:val="000000" w:themeColor="text1"/>
          <w:sz w:val="24"/>
          <w:szCs w:val="24"/>
          <w:lang w:val="en-ID" w:eastAsia="en-ID"/>
        </w:rPr>
        <w:t>ke</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gramStart"/>
      <w:r w:rsidRPr="00192A27">
        <w:rPr>
          <w:rFonts w:ascii="Times New Roman" w:eastAsia="Times New Roman" w:hAnsi="Times New Roman" w:cs="Times New Roman"/>
          <w:color w:val="000000" w:themeColor="text1"/>
          <w:sz w:val="24"/>
          <w:szCs w:val="24"/>
          <w:lang w:val="en-ID" w:eastAsia="en-ID"/>
        </w:rPr>
        <w:t>0..</w:t>
      </w:r>
      <w:proofErr w:type="gramEnd"/>
      <w:r w:rsidRPr="00192A27">
        <w:rPr>
          <w:rFonts w:ascii="Times New Roman" w:eastAsia="Times New Roman" w:hAnsi="Times New Roman" w:cs="Times New Roman"/>
          <w:color w:val="000000" w:themeColor="text1"/>
          <w:sz w:val="24"/>
          <w:szCs w:val="24"/>
          <w:lang w:val="en-ID" w:eastAsia="en-ID"/>
        </w:rPr>
        <w:t xml:space="preserve">*. Satu admin </w:t>
      </w:r>
      <w:proofErr w:type="spellStart"/>
      <w:r w:rsidRPr="00192A27">
        <w:rPr>
          <w:rFonts w:ascii="Times New Roman" w:eastAsia="Times New Roman" w:hAnsi="Times New Roman" w:cs="Times New Roman"/>
          <w:color w:val="000000" w:themeColor="text1"/>
          <w:sz w:val="24"/>
          <w:szCs w:val="24"/>
          <w:lang w:val="en-ID" w:eastAsia="en-ID"/>
        </w:rPr>
        <w:t>dapat</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mencatat</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banyak</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progres</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sedangkan</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satu</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catatan</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progres</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dicatat</w:t>
      </w:r>
      <w:proofErr w:type="spellEnd"/>
      <w:r w:rsidRPr="00192A27">
        <w:rPr>
          <w:rFonts w:ascii="Times New Roman" w:eastAsia="Times New Roman" w:hAnsi="Times New Roman" w:cs="Times New Roman"/>
          <w:color w:val="000000" w:themeColor="text1"/>
          <w:sz w:val="24"/>
          <w:szCs w:val="24"/>
          <w:lang w:val="en-ID" w:eastAsia="en-ID"/>
        </w:rPr>
        <w:t xml:space="preserve"> oleh </w:t>
      </w:r>
      <w:proofErr w:type="spellStart"/>
      <w:r w:rsidRPr="00192A27">
        <w:rPr>
          <w:rFonts w:ascii="Times New Roman" w:eastAsia="Times New Roman" w:hAnsi="Times New Roman" w:cs="Times New Roman"/>
          <w:color w:val="000000" w:themeColor="text1"/>
          <w:sz w:val="24"/>
          <w:szCs w:val="24"/>
          <w:lang w:val="en-ID" w:eastAsia="en-ID"/>
        </w:rPr>
        <w:t>satu</w:t>
      </w:r>
      <w:proofErr w:type="spellEnd"/>
      <w:r w:rsidRPr="00192A27">
        <w:rPr>
          <w:rFonts w:ascii="Times New Roman" w:eastAsia="Times New Roman" w:hAnsi="Times New Roman" w:cs="Times New Roman"/>
          <w:color w:val="000000" w:themeColor="text1"/>
          <w:sz w:val="24"/>
          <w:szCs w:val="24"/>
          <w:lang w:val="en-ID" w:eastAsia="en-ID"/>
        </w:rPr>
        <w:t xml:space="preserve"> admin.</w:t>
      </w:r>
    </w:p>
    <w:p w14:paraId="393161F2" w14:textId="77777777" w:rsidR="008D14CE" w:rsidRPr="00192A27" w:rsidRDefault="008D14CE" w:rsidP="00487377">
      <w:pPr>
        <w:numPr>
          <w:ilvl w:val="0"/>
          <w:numId w:val="30"/>
        </w:numPr>
        <w:spacing w:before="100" w:beforeAutospacing="1" w:after="100" w:afterAutospacing="1" w:line="240" w:lineRule="auto"/>
        <w:rPr>
          <w:rFonts w:ascii="Times New Roman" w:eastAsia="Times New Roman" w:hAnsi="Times New Roman" w:cs="Times New Roman"/>
          <w:color w:val="000000" w:themeColor="text1"/>
          <w:sz w:val="24"/>
          <w:szCs w:val="24"/>
          <w:lang w:val="en-ID" w:eastAsia="en-ID"/>
        </w:rPr>
      </w:pPr>
      <w:proofErr w:type="spellStart"/>
      <w:r w:rsidRPr="00192A27">
        <w:rPr>
          <w:rFonts w:ascii="Times New Roman" w:eastAsia="Times New Roman" w:hAnsi="Times New Roman" w:cs="Times New Roman"/>
          <w:color w:val="000000" w:themeColor="text1"/>
          <w:sz w:val="24"/>
          <w:szCs w:val="24"/>
          <w:lang w:val="en-ID" w:eastAsia="en-ID"/>
        </w:rPr>
        <w:t>Aspirasi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b/>
          <w:bCs/>
          <w:color w:val="000000" w:themeColor="text1"/>
          <w:sz w:val="24"/>
          <w:szCs w:val="24"/>
          <w:lang w:val="en-ID" w:eastAsia="en-ID"/>
        </w:rPr>
        <w:t>memiliki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Histori</w:t>
      </w:r>
      <w:proofErr w:type="spellEnd"/>
      <w:r w:rsidRPr="00192A27">
        <w:rPr>
          <w:rFonts w:ascii="Times New Roman" w:eastAsia="Times New Roman" w:hAnsi="Times New Roman" w:cs="Times New Roman"/>
          <w:color w:val="000000" w:themeColor="text1"/>
          <w:sz w:val="24"/>
          <w:szCs w:val="24"/>
          <w:lang w:val="en-ID" w:eastAsia="en-ID"/>
        </w:rPr>
        <w:t xml:space="preserve"> (1 </w:t>
      </w:r>
      <w:proofErr w:type="spellStart"/>
      <w:r w:rsidRPr="00192A27">
        <w:rPr>
          <w:rFonts w:ascii="Times New Roman" w:eastAsia="Times New Roman" w:hAnsi="Times New Roman" w:cs="Times New Roman"/>
          <w:color w:val="000000" w:themeColor="text1"/>
          <w:sz w:val="24"/>
          <w:szCs w:val="24"/>
          <w:lang w:val="en-ID" w:eastAsia="en-ID"/>
        </w:rPr>
        <w:t>ke</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gramStart"/>
      <w:r w:rsidRPr="00192A27">
        <w:rPr>
          <w:rFonts w:ascii="Times New Roman" w:eastAsia="Times New Roman" w:hAnsi="Times New Roman" w:cs="Times New Roman"/>
          <w:color w:val="000000" w:themeColor="text1"/>
          <w:sz w:val="24"/>
          <w:szCs w:val="24"/>
          <w:lang w:val="en-ID" w:eastAsia="en-ID"/>
        </w:rPr>
        <w:t>0..</w:t>
      </w:r>
      <w:proofErr w:type="gram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satu</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aspirasi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dapat</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memiliki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banyak</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catatan</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histori</w:t>
      </w:r>
      <w:proofErr w:type="spellEnd"/>
      <w:r w:rsidRPr="00192A27">
        <w:rPr>
          <w:rFonts w:ascii="Times New Roman" w:eastAsia="Times New Roman" w:hAnsi="Times New Roman" w:cs="Times New Roman"/>
          <w:color w:val="000000" w:themeColor="text1"/>
          <w:sz w:val="24"/>
          <w:szCs w:val="24"/>
          <w:lang w:val="en-ID" w:eastAsia="en-ID"/>
        </w:rPr>
        <w:t>.</w:t>
      </w:r>
    </w:p>
    <w:p w14:paraId="36876685" w14:textId="77777777" w:rsidR="008D14CE" w:rsidRPr="00192A27" w:rsidRDefault="008D14CE" w:rsidP="00487377">
      <w:pPr>
        <w:numPr>
          <w:ilvl w:val="0"/>
          <w:numId w:val="30"/>
        </w:numPr>
        <w:spacing w:before="100" w:beforeAutospacing="1" w:after="100" w:afterAutospacing="1" w:line="240" w:lineRule="auto"/>
        <w:rPr>
          <w:rFonts w:ascii="Times New Roman" w:eastAsia="Times New Roman" w:hAnsi="Times New Roman" w:cs="Times New Roman"/>
          <w:color w:val="000000" w:themeColor="text1"/>
          <w:sz w:val="24"/>
          <w:szCs w:val="24"/>
          <w:lang w:val="en-ID" w:eastAsia="en-ID"/>
        </w:rPr>
      </w:pPr>
      <w:proofErr w:type="spellStart"/>
      <w:r w:rsidRPr="00192A27">
        <w:rPr>
          <w:rFonts w:ascii="Times New Roman" w:eastAsia="Times New Roman" w:hAnsi="Times New Roman" w:cs="Times New Roman"/>
          <w:color w:val="000000" w:themeColor="text1"/>
          <w:sz w:val="24"/>
          <w:szCs w:val="24"/>
          <w:lang w:val="en-ID" w:eastAsia="en-ID"/>
        </w:rPr>
        <w:t>Progres</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b/>
          <w:bCs/>
          <w:color w:val="000000" w:themeColor="text1"/>
          <w:sz w:val="24"/>
          <w:szCs w:val="24"/>
          <w:lang w:val="en-ID" w:eastAsia="en-ID"/>
        </w:rPr>
        <w:t>menghasilkan</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Histori</w:t>
      </w:r>
      <w:proofErr w:type="spellEnd"/>
      <w:r w:rsidRPr="00192A27">
        <w:rPr>
          <w:rFonts w:ascii="Times New Roman" w:eastAsia="Times New Roman" w:hAnsi="Times New Roman" w:cs="Times New Roman"/>
          <w:color w:val="000000" w:themeColor="text1"/>
          <w:sz w:val="24"/>
          <w:szCs w:val="24"/>
          <w:lang w:val="en-ID" w:eastAsia="en-ID"/>
        </w:rPr>
        <w:t xml:space="preserve"> (1 </w:t>
      </w:r>
      <w:proofErr w:type="spellStart"/>
      <w:r w:rsidRPr="00192A27">
        <w:rPr>
          <w:rFonts w:ascii="Times New Roman" w:eastAsia="Times New Roman" w:hAnsi="Times New Roman" w:cs="Times New Roman"/>
          <w:color w:val="000000" w:themeColor="text1"/>
          <w:sz w:val="24"/>
          <w:szCs w:val="24"/>
          <w:lang w:val="en-ID" w:eastAsia="en-ID"/>
        </w:rPr>
        <w:t>ke</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gramStart"/>
      <w:r w:rsidRPr="00192A27">
        <w:rPr>
          <w:rFonts w:ascii="Times New Roman" w:eastAsia="Times New Roman" w:hAnsi="Times New Roman" w:cs="Times New Roman"/>
          <w:color w:val="000000" w:themeColor="text1"/>
          <w:sz w:val="24"/>
          <w:szCs w:val="24"/>
          <w:lang w:val="en-ID" w:eastAsia="en-ID"/>
        </w:rPr>
        <w:t>0..</w:t>
      </w:r>
      <w:proofErr w:type="gram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satu</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progres</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dapat</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tercatat</w:t>
      </w:r>
      <w:proofErr w:type="spellEnd"/>
      <w:r w:rsidRPr="00192A27">
        <w:rPr>
          <w:rFonts w:ascii="Times New Roman" w:eastAsia="Times New Roman" w:hAnsi="Times New Roman" w:cs="Times New Roman"/>
          <w:color w:val="000000" w:themeColor="text1"/>
          <w:sz w:val="24"/>
          <w:szCs w:val="24"/>
          <w:lang w:val="en-ID" w:eastAsia="en-ID"/>
        </w:rPr>
        <w:t xml:space="preserve"> pada </w:t>
      </w:r>
      <w:proofErr w:type="spellStart"/>
      <w:r w:rsidRPr="00192A27">
        <w:rPr>
          <w:rFonts w:ascii="Times New Roman" w:eastAsia="Times New Roman" w:hAnsi="Times New Roman" w:cs="Times New Roman"/>
          <w:color w:val="000000" w:themeColor="text1"/>
          <w:sz w:val="24"/>
          <w:szCs w:val="24"/>
          <w:lang w:val="en-ID" w:eastAsia="en-ID"/>
        </w:rPr>
        <w:t>banyak</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histori</w:t>
      </w:r>
      <w:proofErr w:type="spellEnd"/>
      <w:r w:rsidRPr="00192A27">
        <w:rPr>
          <w:rFonts w:ascii="Times New Roman" w:eastAsia="Times New Roman" w:hAnsi="Times New Roman" w:cs="Times New Roman"/>
          <w:color w:val="000000" w:themeColor="text1"/>
          <w:sz w:val="24"/>
          <w:szCs w:val="24"/>
          <w:lang w:val="en-ID" w:eastAsia="en-ID"/>
        </w:rPr>
        <w:t>.</w:t>
      </w:r>
    </w:p>
    <w:p w14:paraId="0374BB7C" w14:textId="77777777" w:rsidR="008D14CE" w:rsidRPr="00192A27" w:rsidRDefault="008D14CE" w:rsidP="00487377">
      <w:pPr>
        <w:numPr>
          <w:ilvl w:val="0"/>
          <w:numId w:val="30"/>
        </w:numPr>
        <w:spacing w:before="100" w:beforeAutospacing="1" w:after="100" w:afterAutospacing="1" w:line="240" w:lineRule="auto"/>
        <w:rPr>
          <w:rFonts w:ascii="Times New Roman" w:eastAsia="Times New Roman" w:hAnsi="Times New Roman" w:cs="Times New Roman"/>
          <w:color w:val="000000" w:themeColor="text1"/>
          <w:sz w:val="24"/>
          <w:szCs w:val="24"/>
          <w:lang w:val="en-ID" w:eastAsia="en-ID"/>
        </w:rPr>
      </w:pPr>
      <w:r w:rsidRPr="00192A27">
        <w:rPr>
          <w:rFonts w:ascii="Times New Roman" w:eastAsia="Times New Roman" w:hAnsi="Times New Roman" w:cs="Times New Roman"/>
          <w:color w:val="000000" w:themeColor="text1"/>
          <w:sz w:val="24"/>
          <w:szCs w:val="24"/>
          <w:lang w:val="en-ID" w:eastAsia="en-ID"/>
        </w:rPr>
        <w:t xml:space="preserve">Admin </w:t>
      </w:r>
      <w:proofErr w:type="spellStart"/>
      <w:r w:rsidRPr="00192A27">
        <w:rPr>
          <w:rFonts w:ascii="Times New Roman" w:eastAsia="Times New Roman" w:hAnsi="Times New Roman" w:cs="Times New Roman"/>
          <w:b/>
          <w:bCs/>
          <w:color w:val="000000" w:themeColor="text1"/>
          <w:sz w:val="24"/>
          <w:szCs w:val="24"/>
          <w:lang w:val="en-ID" w:eastAsia="en-ID"/>
        </w:rPr>
        <w:t>membuat</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Histori</w:t>
      </w:r>
      <w:proofErr w:type="spellEnd"/>
      <w:r w:rsidRPr="00192A27">
        <w:rPr>
          <w:rFonts w:ascii="Times New Roman" w:eastAsia="Times New Roman" w:hAnsi="Times New Roman" w:cs="Times New Roman"/>
          <w:color w:val="000000" w:themeColor="text1"/>
          <w:sz w:val="24"/>
          <w:szCs w:val="24"/>
          <w:lang w:val="en-ID" w:eastAsia="en-ID"/>
        </w:rPr>
        <w:t xml:space="preserve"> (1 </w:t>
      </w:r>
      <w:proofErr w:type="spellStart"/>
      <w:r w:rsidRPr="00192A27">
        <w:rPr>
          <w:rFonts w:ascii="Times New Roman" w:eastAsia="Times New Roman" w:hAnsi="Times New Roman" w:cs="Times New Roman"/>
          <w:color w:val="000000" w:themeColor="text1"/>
          <w:sz w:val="24"/>
          <w:szCs w:val="24"/>
          <w:lang w:val="en-ID" w:eastAsia="en-ID"/>
        </w:rPr>
        <w:t>ke</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gramStart"/>
      <w:r w:rsidRPr="00192A27">
        <w:rPr>
          <w:rFonts w:ascii="Times New Roman" w:eastAsia="Times New Roman" w:hAnsi="Times New Roman" w:cs="Times New Roman"/>
          <w:color w:val="000000" w:themeColor="text1"/>
          <w:sz w:val="24"/>
          <w:szCs w:val="24"/>
          <w:lang w:val="en-ID" w:eastAsia="en-ID"/>
        </w:rPr>
        <w:t>0..</w:t>
      </w:r>
      <w:proofErr w:type="gram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satu</w:t>
      </w:r>
      <w:proofErr w:type="spellEnd"/>
      <w:r w:rsidRPr="00192A27">
        <w:rPr>
          <w:rFonts w:ascii="Times New Roman" w:eastAsia="Times New Roman" w:hAnsi="Times New Roman" w:cs="Times New Roman"/>
          <w:color w:val="000000" w:themeColor="text1"/>
          <w:sz w:val="24"/>
          <w:szCs w:val="24"/>
          <w:lang w:val="en-ID" w:eastAsia="en-ID"/>
        </w:rPr>
        <w:t xml:space="preserve"> admin </w:t>
      </w:r>
      <w:proofErr w:type="spellStart"/>
      <w:r w:rsidRPr="00192A27">
        <w:rPr>
          <w:rFonts w:ascii="Times New Roman" w:eastAsia="Times New Roman" w:hAnsi="Times New Roman" w:cs="Times New Roman"/>
          <w:color w:val="000000" w:themeColor="text1"/>
          <w:sz w:val="24"/>
          <w:szCs w:val="24"/>
          <w:lang w:val="en-ID" w:eastAsia="en-ID"/>
        </w:rPr>
        <w:t>dapat</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membuat</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banyak</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catatan</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histori</w:t>
      </w:r>
      <w:proofErr w:type="spellEnd"/>
      <w:r w:rsidRPr="00192A27">
        <w:rPr>
          <w:rFonts w:ascii="Times New Roman" w:eastAsia="Times New Roman" w:hAnsi="Times New Roman" w:cs="Times New Roman"/>
          <w:color w:val="000000" w:themeColor="text1"/>
          <w:sz w:val="24"/>
          <w:szCs w:val="24"/>
          <w:lang w:val="en-ID" w:eastAsia="en-ID"/>
        </w:rPr>
        <w:t>.</w:t>
      </w:r>
    </w:p>
    <w:p w14:paraId="074CD038" w14:textId="77777777" w:rsidR="00EB1E30" w:rsidRPr="00192A27" w:rsidRDefault="00EB1E30" w:rsidP="00192A27">
      <w:pPr>
        <w:rPr>
          <w:rFonts w:ascii="Times New Roman" w:hAnsi="Times New Roman" w:cs="Times New Roman"/>
          <w:b/>
          <w:bCs/>
          <w:noProof/>
          <w:sz w:val="28"/>
          <w:szCs w:val="28"/>
        </w:rPr>
      </w:pPr>
    </w:p>
    <w:p w14:paraId="44619661" w14:textId="578094AF" w:rsidR="00D15764" w:rsidRPr="00192A27" w:rsidRDefault="00192A27" w:rsidP="00192A27">
      <w:pPr>
        <w:pStyle w:val="Heading3"/>
        <w:ind w:firstLine="360"/>
        <w:rPr>
          <w:rFonts w:ascii="Times New Roman" w:hAnsi="Times New Roman" w:cs="Times New Roman"/>
          <w:b/>
          <w:bCs/>
          <w:noProof/>
          <w:color w:val="000000" w:themeColor="text1"/>
        </w:rPr>
      </w:pPr>
      <w:bookmarkStart w:id="85" w:name="_Toc243680909"/>
      <w:r w:rsidRPr="00192A27">
        <w:rPr>
          <w:rFonts w:ascii="Times New Roman" w:hAnsi="Times New Roman" w:cs="Times New Roman"/>
          <w:b/>
          <w:bCs/>
          <w:noProof/>
          <w:color w:val="000000" w:themeColor="text1"/>
          <w:lang w:val="en-US"/>
        </w:rPr>
        <w:t xml:space="preserve">2.2.6 </w:t>
      </w:r>
      <w:r w:rsidR="00D15764" w:rsidRPr="00192A27">
        <w:rPr>
          <w:rFonts w:ascii="Times New Roman" w:hAnsi="Times New Roman" w:cs="Times New Roman"/>
          <w:b/>
          <w:bCs/>
          <w:noProof/>
          <w:color w:val="000000" w:themeColor="text1"/>
        </w:rPr>
        <w:t>Perancangan Tabel</w:t>
      </w:r>
      <w:bookmarkEnd w:id="85"/>
    </w:p>
    <w:p w14:paraId="754B632A" w14:textId="768180A7" w:rsidR="00EE3788" w:rsidRPr="00192A27" w:rsidRDefault="00CD2F74" w:rsidP="00CD2F74">
      <w:pPr>
        <w:ind w:left="360"/>
        <w:rPr>
          <w:rFonts w:ascii="Times New Roman" w:hAnsi="Times New Roman" w:cs="Times New Roman"/>
          <w:b/>
          <w:bCs/>
          <w:noProof/>
          <w:color w:val="000000" w:themeColor="text1"/>
          <w:sz w:val="24"/>
          <w:szCs w:val="24"/>
        </w:rPr>
      </w:pPr>
      <w:r w:rsidRPr="00192A27">
        <w:rPr>
          <w:rFonts w:ascii="Times New Roman" w:hAnsi="Times New Roman" w:cs="Times New Roman"/>
          <w:color w:val="000000" w:themeColor="text1"/>
          <w:sz w:val="24"/>
          <w:szCs w:val="24"/>
        </w:rPr>
        <w:t xml:space="preserve">Database aplikasi bernama </w:t>
      </w:r>
      <w:r w:rsidRPr="00192A27">
        <w:rPr>
          <w:rStyle w:val="HTMLCode"/>
          <w:rFonts w:ascii="Times New Roman" w:eastAsiaTheme="minorHAnsi" w:hAnsi="Times New Roman" w:cs="Times New Roman"/>
          <w:color w:val="000000" w:themeColor="text1"/>
          <w:sz w:val="24"/>
          <w:szCs w:val="24"/>
        </w:rPr>
        <w:t>pengaduan_sekolah</w:t>
      </w:r>
      <w:r w:rsidRPr="00192A27">
        <w:rPr>
          <w:rFonts w:ascii="Times New Roman" w:hAnsi="Times New Roman" w:cs="Times New Roman"/>
          <w:color w:val="000000" w:themeColor="text1"/>
          <w:sz w:val="24"/>
          <w:szCs w:val="24"/>
        </w:rPr>
        <w:t xml:space="preserve"> dan terdiri dari enam tabel, yaitu admin, siswa, kategori, aspirasi, progres, dan histori. Rancangan struktur setiap tabel disajikan pada tabel-tabel berikut.</w:t>
      </w:r>
    </w:p>
    <w:p w14:paraId="73B51AB3" w14:textId="3564CDF6" w:rsidR="00D15764" w:rsidRPr="00192A27" w:rsidRDefault="00D15764" w:rsidP="00D15764">
      <w:pPr>
        <w:pStyle w:val="ListParagraph"/>
        <w:ind w:left="1080"/>
        <w:rPr>
          <w:rFonts w:ascii="Times New Roman" w:hAnsi="Times New Roman" w:cs="Times New Roman"/>
          <w:b/>
          <w:bCs/>
          <w:noProof/>
          <w:color w:val="000000" w:themeColor="text1"/>
          <w:sz w:val="24"/>
          <w:szCs w:val="24"/>
        </w:rPr>
      </w:pPr>
      <w:r w:rsidRPr="00192A27">
        <w:rPr>
          <w:rFonts w:ascii="Times New Roman" w:hAnsi="Times New Roman" w:cs="Times New Roman"/>
          <w:b/>
          <w:bCs/>
          <w:noProof/>
          <w:color w:val="000000" w:themeColor="text1"/>
          <w:sz w:val="24"/>
          <w:szCs w:val="24"/>
        </w:rPr>
        <w:t>Tabel Admin</w:t>
      </w:r>
    </w:p>
    <w:tbl>
      <w:tblPr>
        <w:tblStyle w:val="TableGrid"/>
        <w:tblW w:w="0" w:type="auto"/>
        <w:tblInd w:w="1080" w:type="dxa"/>
        <w:tblLook w:val="04A0" w:firstRow="1" w:lastRow="0" w:firstColumn="1" w:lastColumn="0" w:noHBand="0" w:noVBand="1"/>
      </w:tblPr>
      <w:tblGrid>
        <w:gridCol w:w="1892"/>
        <w:gridCol w:w="3337"/>
        <w:gridCol w:w="2707"/>
      </w:tblGrid>
      <w:tr w:rsidR="00FA30A6" w:rsidRPr="00192A27" w14:paraId="721FCD3C" w14:textId="77777777" w:rsidTr="00633757">
        <w:tc>
          <w:tcPr>
            <w:tcW w:w="1892" w:type="dxa"/>
            <w:shd w:val="clear" w:color="auto" w:fill="D9D9D9" w:themeFill="background1" w:themeFillShade="D9"/>
          </w:tcPr>
          <w:p w14:paraId="3ABF5F13" w14:textId="5C93630E" w:rsidR="00D15764" w:rsidRPr="00192A27" w:rsidRDefault="00FA30A6" w:rsidP="008200F9">
            <w:pPr>
              <w:pStyle w:val="ListParagraph"/>
              <w:ind w:left="0"/>
              <w:jc w:val="center"/>
              <w:rPr>
                <w:rFonts w:ascii="Times New Roman" w:hAnsi="Times New Roman" w:cs="Times New Roman"/>
                <w:b/>
                <w:bCs/>
                <w:noProof/>
                <w:color w:val="000000" w:themeColor="text1"/>
                <w:sz w:val="24"/>
                <w:szCs w:val="24"/>
              </w:rPr>
            </w:pPr>
            <w:r w:rsidRPr="00192A27">
              <w:rPr>
                <w:rFonts w:ascii="Times New Roman" w:hAnsi="Times New Roman" w:cs="Times New Roman"/>
                <w:b/>
                <w:bCs/>
                <w:noProof/>
                <w:color w:val="000000" w:themeColor="text1"/>
                <w:sz w:val="24"/>
                <w:szCs w:val="24"/>
              </w:rPr>
              <w:t>Field</w:t>
            </w:r>
          </w:p>
        </w:tc>
        <w:tc>
          <w:tcPr>
            <w:tcW w:w="3337" w:type="dxa"/>
            <w:shd w:val="clear" w:color="auto" w:fill="D9D9D9" w:themeFill="background1" w:themeFillShade="D9"/>
          </w:tcPr>
          <w:p w14:paraId="5AAF2AA7" w14:textId="632307D2" w:rsidR="00D15764" w:rsidRPr="00192A27" w:rsidRDefault="00FA30A6" w:rsidP="008200F9">
            <w:pPr>
              <w:pStyle w:val="ListParagraph"/>
              <w:ind w:left="0"/>
              <w:jc w:val="center"/>
              <w:rPr>
                <w:rFonts w:ascii="Times New Roman" w:hAnsi="Times New Roman" w:cs="Times New Roman"/>
                <w:b/>
                <w:bCs/>
                <w:noProof/>
                <w:color w:val="000000" w:themeColor="text1"/>
                <w:sz w:val="24"/>
                <w:szCs w:val="24"/>
              </w:rPr>
            </w:pPr>
            <w:r w:rsidRPr="00192A27">
              <w:rPr>
                <w:rFonts w:ascii="Times New Roman" w:hAnsi="Times New Roman" w:cs="Times New Roman"/>
                <w:b/>
                <w:bCs/>
                <w:noProof/>
                <w:color w:val="000000" w:themeColor="text1"/>
                <w:sz w:val="24"/>
                <w:szCs w:val="24"/>
              </w:rPr>
              <w:t>Tipe</w:t>
            </w:r>
          </w:p>
        </w:tc>
        <w:tc>
          <w:tcPr>
            <w:tcW w:w="2707" w:type="dxa"/>
            <w:shd w:val="clear" w:color="auto" w:fill="D9D9D9" w:themeFill="background1" w:themeFillShade="D9"/>
          </w:tcPr>
          <w:p w14:paraId="0D041ED7" w14:textId="7E2735EE" w:rsidR="00D15764" w:rsidRPr="00192A27" w:rsidRDefault="00FA30A6" w:rsidP="008200F9">
            <w:pPr>
              <w:pStyle w:val="ListParagraph"/>
              <w:ind w:left="0"/>
              <w:jc w:val="center"/>
              <w:rPr>
                <w:rFonts w:ascii="Times New Roman" w:hAnsi="Times New Roman" w:cs="Times New Roman"/>
                <w:b/>
                <w:bCs/>
                <w:noProof/>
                <w:color w:val="000000" w:themeColor="text1"/>
                <w:sz w:val="24"/>
                <w:szCs w:val="24"/>
              </w:rPr>
            </w:pPr>
            <w:r w:rsidRPr="00192A27">
              <w:rPr>
                <w:rFonts w:ascii="Times New Roman" w:hAnsi="Times New Roman" w:cs="Times New Roman"/>
                <w:b/>
                <w:bCs/>
                <w:noProof/>
                <w:color w:val="000000" w:themeColor="text1"/>
                <w:sz w:val="24"/>
                <w:szCs w:val="24"/>
              </w:rPr>
              <w:t>Keterangan</w:t>
            </w:r>
          </w:p>
        </w:tc>
      </w:tr>
      <w:tr w:rsidR="00FA30A6" w:rsidRPr="00192A27" w14:paraId="0E5090F2" w14:textId="77777777" w:rsidTr="00FA30A6">
        <w:trPr>
          <w:trHeight w:val="447"/>
        </w:trPr>
        <w:tc>
          <w:tcPr>
            <w:tcW w:w="1892" w:type="dxa"/>
          </w:tcPr>
          <w:p w14:paraId="49115A4D" w14:textId="70422D06" w:rsidR="00D15764" w:rsidRPr="00192A27" w:rsidRDefault="00FA30A6"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id_admin</w:t>
            </w:r>
          </w:p>
        </w:tc>
        <w:tc>
          <w:tcPr>
            <w:tcW w:w="3337" w:type="dxa"/>
          </w:tcPr>
          <w:p w14:paraId="39C21E34" w14:textId="6DCA0397" w:rsidR="00D15764" w:rsidRPr="00192A27" w:rsidRDefault="00FA30A6"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INT (PK, AI)</w:t>
            </w:r>
          </w:p>
        </w:tc>
        <w:tc>
          <w:tcPr>
            <w:tcW w:w="2707" w:type="dxa"/>
          </w:tcPr>
          <w:p w14:paraId="670D8FBF" w14:textId="684CF396" w:rsidR="00D15764" w:rsidRPr="00192A27" w:rsidRDefault="001A1895"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Primery Key</w:t>
            </w:r>
          </w:p>
        </w:tc>
      </w:tr>
      <w:tr w:rsidR="00FA30A6" w:rsidRPr="00192A27" w14:paraId="6FA43ADB" w14:textId="77777777" w:rsidTr="00FA30A6">
        <w:trPr>
          <w:trHeight w:val="395"/>
        </w:trPr>
        <w:tc>
          <w:tcPr>
            <w:tcW w:w="1892" w:type="dxa"/>
          </w:tcPr>
          <w:p w14:paraId="43D53F5F" w14:textId="594DB0D9" w:rsidR="00D15764" w:rsidRPr="00192A27" w:rsidRDefault="00FA30A6"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nama_admin</w:t>
            </w:r>
          </w:p>
        </w:tc>
        <w:tc>
          <w:tcPr>
            <w:tcW w:w="3337" w:type="dxa"/>
          </w:tcPr>
          <w:p w14:paraId="66ED06D6" w14:textId="7DA58EBA" w:rsidR="00D15764" w:rsidRPr="00192A27" w:rsidRDefault="00FA30A6"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VARCHAR</w:t>
            </w:r>
            <w:r w:rsidR="00A6544F" w:rsidRPr="00192A27">
              <w:rPr>
                <w:rFonts w:ascii="Times New Roman" w:hAnsi="Times New Roman" w:cs="Times New Roman"/>
                <w:noProof/>
                <w:color w:val="000000" w:themeColor="text1"/>
                <w:sz w:val="24"/>
                <w:szCs w:val="24"/>
              </w:rPr>
              <w:t xml:space="preserve"> (50)</w:t>
            </w:r>
          </w:p>
        </w:tc>
        <w:tc>
          <w:tcPr>
            <w:tcW w:w="2707" w:type="dxa"/>
          </w:tcPr>
          <w:p w14:paraId="2E2C2C17" w14:textId="19817ACF" w:rsidR="00D15764" w:rsidRPr="00192A27" w:rsidRDefault="00FA30A6"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Nama admin</w:t>
            </w:r>
          </w:p>
        </w:tc>
      </w:tr>
      <w:tr w:rsidR="00FA30A6" w:rsidRPr="00192A27" w14:paraId="11E99DFD" w14:textId="77777777" w:rsidTr="00FA30A6">
        <w:trPr>
          <w:trHeight w:val="431"/>
        </w:trPr>
        <w:tc>
          <w:tcPr>
            <w:tcW w:w="1892" w:type="dxa"/>
          </w:tcPr>
          <w:p w14:paraId="0A72CEDC" w14:textId="3A0CDCE0" w:rsidR="00D15764" w:rsidRPr="00192A27" w:rsidRDefault="00FA30A6"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username</w:t>
            </w:r>
          </w:p>
        </w:tc>
        <w:tc>
          <w:tcPr>
            <w:tcW w:w="3337" w:type="dxa"/>
          </w:tcPr>
          <w:p w14:paraId="71768597" w14:textId="211D083C" w:rsidR="00D15764" w:rsidRPr="00192A27" w:rsidRDefault="00FA30A6"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VARCHAR</w:t>
            </w:r>
            <w:r w:rsidR="00A6544F" w:rsidRPr="00192A27">
              <w:rPr>
                <w:rFonts w:ascii="Times New Roman" w:hAnsi="Times New Roman" w:cs="Times New Roman"/>
                <w:noProof/>
                <w:color w:val="000000" w:themeColor="text1"/>
                <w:sz w:val="24"/>
                <w:szCs w:val="24"/>
              </w:rPr>
              <w:t xml:space="preserve"> (50)</w:t>
            </w:r>
          </w:p>
        </w:tc>
        <w:tc>
          <w:tcPr>
            <w:tcW w:w="2707" w:type="dxa"/>
          </w:tcPr>
          <w:p w14:paraId="6AEFF07B" w14:textId="08E71D38" w:rsidR="00D15764" w:rsidRPr="00192A27" w:rsidRDefault="00FA30A6"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Username</w:t>
            </w:r>
            <w:r w:rsidR="001A1895" w:rsidRPr="00192A27">
              <w:rPr>
                <w:rFonts w:ascii="Times New Roman" w:hAnsi="Times New Roman" w:cs="Times New Roman"/>
                <w:noProof/>
                <w:color w:val="000000" w:themeColor="text1"/>
                <w:sz w:val="24"/>
                <w:szCs w:val="24"/>
              </w:rPr>
              <w:t xml:space="preserve"> untuk</w:t>
            </w:r>
            <w:r w:rsidRPr="00192A27">
              <w:rPr>
                <w:rFonts w:ascii="Times New Roman" w:hAnsi="Times New Roman" w:cs="Times New Roman"/>
                <w:noProof/>
                <w:color w:val="000000" w:themeColor="text1"/>
                <w:sz w:val="24"/>
                <w:szCs w:val="24"/>
              </w:rPr>
              <w:t xml:space="preserve"> login</w:t>
            </w:r>
          </w:p>
        </w:tc>
      </w:tr>
      <w:tr w:rsidR="00FA30A6" w:rsidRPr="00192A27" w14:paraId="089E92CD" w14:textId="77777777" w:rsidTr="00FA30A6">
        <w:trPr>
          <w:trHeight w:val="436"/>
        </w:trPr>
        <w:tc>
          <w:tcPr>
            <w:tcW w:w="1892" w:type="dxa"/>
          </w:tcPr>
          <w:p w14:paraId="4A5EBDC3" w14:textId="499CE99D" w:rsidR="00D15764" w:rsidRPr="00192A27" w:rsidRDefault="00FA30A6"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password</w:t>
            </w:r>
          </w:p>
        </w:tc>
        <w:tc>
          <w:tcPr>
            <w:tcW w:w="3337" w:type="dxa"/>
          </w:tcPr>
          <w:p w14:paraId="2FA2CD4A" w14:textId="144A7D91" w:rsidR="00D15764" w:rsidRPr="00192A27" w:rsidRDefault="00FA30A6"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VARCHAR</w:t>
            </w:r>
            <w:r w:rsidR="00A6544F" w:rsidRPr="00192A27">
              <w:rPr>
                <w:rFonts w:ascii="Times New Roman" w:hAnsi="Times New Roman" w:cs="Times New Roman"/>
                <w:noProof/>
                <w:color w:val="000000" w:themeColor="text1"/>
                <w:sz w:val="24"/>
                <w:szCs w:val="24"/>
              </w:rPr>
              <w:t xml:space="preserve"> (50)</w:t>
            </w:r>
          </w:p>
        </w:tc>
        <w:tc>
          <w:tcPr>
            <w:tcW w:w="2707" w:type="dxa"/>
          </w:tcPr>
          <w:p w14:paraId="13AA557F" w14:textId="4E5EEDC4" w:rsidR="00D15764" w:rsidRPr="00192A27" w:rsidRDefault="00FA30A6" w:rsidP="008200F9">
            <w:pPr>
              <w:pStyle w:val="ListParagraph"/>
              <w:keepNext/>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Password</w:t>
            </w:r>
          </w:p>
        </w:tc>
      </w:tr>
    </w:tbl>
    <w:p w14:paraId="773E1AB3" w14:textId="4018E6C7" w:rsidR="00D15764" w:rsidRPr="00192A27" w:rsidRDefault="00CD2F74" w:rsidP="008200F9">
      <w:pPr>
        <w:pStyle w:val="Caption"/>
        <w:jc w:val="center"/>
        <w:rPr>
          <w:rFonts w:ascii="Times New Roman" w:hAnsi="Times New Roman" w:cs="Times New Roman"/>
          <w:color w:val="000000" w:themeColor="text1"/>
          <w:sz w:val="24"/>
          <w:szCs w:val="24"/>
          <w:lang w:val="en-US"/>
        </w:rPr>
      </w:pPr>
      <w:bookmarkStart w:id="86" w:name="_Toc243681246"/>
      <w:r w:rsidRPr="00192A27">
        <w:rPr>
          <w:rFonts w:ascii="Times New Roman" w:hAnsi="Times New Roman" w:cs="Times New Roman"/>
          <w:color w:val="000000" w:themeColor="text1"/>
          <w:sz w:val="24"/>
          <w:szCs w:val="24"/>
        </w:rPr>
        <w:t xml:space="preserve">Tabel 2. </w:t>
      </w:r>
      <w:r w:rsidRPr="00192A27">
        <w:rPr>
          <w:rFonts w:ascii="Times New Roman" w:hAnsi="Times New Roman" w:cs="Times New Roman"/>
          <w:color w:val="000000" w:themeColor="text1"/>
          <w:sz w:val="24"/>
          <w:szCs w:val="24"/>
        </w:rPr>
        <w:fldChar w:fldCharType="begin"/>
      </w:r>
      <w:r w:rsidRPr="00192A27">
        <w:rPr>
          <w:rFonts w:ascii="Times New Roman" w:hAnsi="Times New Roman" w:cs="Times New Roman"/>
          <w:color w:val="000000" w:themeColor="text1"/>
          <w:sz w:val="24"/>
          <w:szCs w:val="24"/>
        </w:rPr>
        <w:instrText xml:space="preserve"> SEQ Tabel_2. \* ARABIC </w:instrText>
      </w:r>
      <w:r w:rsidRPr="00192A27">
        <w:rPr>
          <w:rFonts w:ascii="Times New Roman" w:hAnsi="Times New Roman" w:cs="Times New Roman"/>
          <w:color w:val="000000" w:themeColor="text1"/>
          <w:sz w:val="24"/>
          <w:szCs w:val="24"/>
        </w:rPr>
        <w:fldChar w:fldCharType="separate"/>
      </w:r>
      <w:r w:rsidRPr="00192A27">
        <w:rPr>
          <w:rFonts w:ascii="Times New Roman" w:hAnsi="Times New Roman" w:cs="Times New Roman"/>
          <w:noProof/>
          <w:color w:val="000000" w:themeColor="text1"/>
          <w:sz w:val="24"/>
          <w:szCs w:val="24"/>
        </w:rPr>
        <w:t>16</w:t>
      </w:r>
      <w:r w:rsidRPr="00192A27">
        <w:rPr>
          <w:rFonts w:ascii="Times New Roman" w:hAnsi="Times New Roman" w:cs="Times New Roman"/>
          <w:color w:val="000000" w:themeColor="text1"/>
          <w:sz w:val="24"/>
          <w:szCs w:val="24"/>
        </w:rPr>
        <w:fldChar w:fldCharType="end"/>
      </w:r>
      <w:r w:rsidRPr="00192A27">
        <w:rPr>
          <w:rFonts w:ascii="Times New Roman" w:hAnsi="Times New Roman" w:cs="Times New Roman"/>
          <w:color w:val="000000" w:themeColor="text1"/>
          <w:sz w:val="24"/>
          <w:szCs w:val="24"/>
          <w:lang w:val="en-US"/>
        </w:rPr>
        <w:t xml:space="preserve"> </w:t>
      </w:r>
      <w:proofErr w:type="spellStart"/>
      <w:r w:rsidRPr="00192A27">
        <w:rPr>
          <w:rFonts w:ascii="Times New Roman" w:hAnsi="Times New Roman" w:cs="Times New Roman"/>
          <w:color w:val="000000" w:themeColor="text1"/>
          <w:sz w:val="24"/>
          <w:szCs w:val="24"/>
          <w:lang w:val="en-US"/>
        </w:rPr>
        <w:t>Tabel</w:t>
      </w:r>
      <w:proofErr w:type="spellEnd"/>
      <w:r w:rsidRPr="00192A27">
        <w:rPr>
          <w:rFonts w:ascii="Times New Roman" w:hAnsi="Times New Roman" w:cs="Times New Roman"/>
          <w:color w:val="000000" w:themeColor="text1"/>
          <w:sz w:val="24"/>
          <w:szCs w:val="24"/>
          <w:lang w:val="en-US"/>
        </w:rPr>
        <w:t xml:space="preserve"> admin</w:t>
      </w:r>
      <w:bookmarkEnd w:id="86"/>
    </w:p>
    <w:p w14:paraId="0A6FDB8A" w14:textId="321BA10E" w:rsidR="00CD2F74" w:rsidRPr="00192A27" w:rsidRDefault="00CD2F74" w:rsidP="00CD2F74">
      <w:pPr>
        <w:rPr>
          <w:rFonts w:ascii="Times New Roman" w:hAnsi="Times New Roman" w:cs="Times New Roman"/>
          <w:color w:val="000000" w:themeColor="text1"/>
          <w:sz w:val="24"/>
          <w:szCs w:val="24"/>
          <w:lang w:val="en-US"/>
        </w:rPr>
      </w:pPr>
      <w:r w:rsidRPr="00192A27">
        <w:rPr>
          <w:rFonts w:ascii="Times New Roman" w:hAnsi="Times New Roman" w:cs="Times New Roman"/>
          <w:color w:val="000000" w:themeColor="text1"/>
          <w:sz w:val="24"/>
          <w:szCs w:val="24"/>
        </w:rPr>
        <w:t>Tabel ini menyimpan akun admin yang dipakai untuk login dan untuk mencatat admin yang menangani suatu laporan. Kolom username bersifat unik.</w:t>
      </w:r>
    </w:p>
    <w:p w14:paraId="68FE6163" w14:textId="77777777" w:rsidR="00CD2F74" w:rsidRPr="00192A27" w:rsidRDefault="00CD2F74" w:rsidP="00CD2F74">
      <w:pPr>
        <w:rPr>
          <w:rFonts w:ascii="Times New Roman" w:hAnsi="Times New Roman" w:cs="Times New Roman"/>
          <w:color w:val="000000" w:themeColor="text1"/>
          <w:sz w:val="24"/>
          <w:szCs w:val="24"/>
          <w:lang w:val="en-US"/>
        </w:rPr>
      </w:pPr>
    </w:p>
    <w:p w14:paraId="7956CD26" w14:textId="001F68C7" w:rsidR="00FA30A6" w:rsidRPr="00192A27" w:rsidRDefault="00FA30A6" w:rsidP="00D15764">
      <w:pPr>
        <w:pStyle w:val="ListParagraph"/>
        <w:ind w:left="1080"/>
        <w:rPr>
          <w:rFonts w:ascii="Times New Roman" w:hAnsi="Times New Roman" w:cs="Times New Roman"/>
          <w:b/>
          <w:bCs/>
          <w:noProof/>
          <w:color w:val="000000" w:themeColor="text1"/>
          <w:sz w:val="24"/>
          <w:szCs w:val="24"/>
        </w:rPr>
      </w:pPr>
      <w:r w:rsidRPr="00192A27">
        <w:rPr>
          <w:rFonts w:ascii="Times New Roman" w:hAnsi="Times New Roman" w:cs="Times New Roman"/>
          <w:b/>
          <w:bCs/>
          <w:noProof/>
          <w:color w:val="000000" w:themeColor="text1"/>
          <w:sz w:val="24"/>
          <w:szCs w:val="24"/>
        </w:rPr>
        <w:t>Tabel Siswa</w:t>
      </w:r>
    </w:p>
    <w:tbl>
      <w:tblPr>
        <w:tblStyle w:val="TableGrid"/>
        <w:tblW w:w="0" w:type="auto"/>
        <w:tblInd w:w="1080" w:type="dxa"/>
        <w:tblLook w:val="04A0" w:firstRow="1" w:lastRow="0" w:firstColumn="1" w:lastColumn="0" w:noHBand="0" w:noVBand="1"/>
      </w:tblPr>
      <w:tblGrid>
        <w:gridCol w:w="1892"/>
        <w:gridCol w:w="3398"/>
        <w:gridCol w:w="2646"/>
      </w:tblGrid>
      <w:tr w:rsidR="00FA30A6" w:rsidRPr="00192A27" w14:paraId="039ED410" w14:textId="77777777" w:rsidTr="00633757">
        <w:trPr>
          <w:trHeight w:val="410"/>
        </w:trPr>
        <w:tc>
          <w:tcPr>
            <w:tcW w:w="1892" w:type="dxa"/>
            <w:shd w:val="clear" w:color="auto" w:fill="D9D9D9" w:themeFill="background1" w:themeFillShade="D9"/>
          </w:tcPr>
          <w:p w14:paraId="529224DA" w14:textId="4FB69915" w:rsidR="00FA30A6" w:rsidRPr="00192A27" w:rsidRDefault="00FA30A6" w:rsidP="008200F9">
            <w:pPr>
              <w:pStyle w:val="ListParagraph"/>
              <w:ind w:left="0"/>
              <w:jc w:val="center"/>
              <w:rPr>
                <w:rFonts w:ascii="Times New Roman" w:hAnsi="Times New Roman" w:cs="Times New Roman"/>
                <w:b/>
                <w:bCs/>
                <w:noProof/>
                <w:color w:val="000000" w:themeColor="text1"/>
                <w:sz w:val="24"/>
                <w:szCs w:val="24"/>
              </w:rPr>
            </w:pPr>
            <w:r w:rsidRPr="00192A27">
              <w:rPr>
                <w:rFonts w:ascii="Times New Roman" w:hAnsi="Times New Roman" w:cs="Times New Roman"/>
                <w:b/>
                <w:bCs/>
                <w:noProof/>
                <w:color w:val="000000" w:themeColor="text1"/>
                <w:sz w:val="24"/>
                <w:szCs w:val="24"/>
              </w:rPr>
              <w:t>Field</w:t>
            </w:r>
          </w:p>
        </w:tc>
        <w:tc>
          <w:tcPr>
            <w:tcW w:w="3398" w:type="dxa"/>
            <w:shd w:val="clear" w:color="auto" w:fill="D9D9D9" w:themeFill="background1" w:themeFillShade="D9"/>
          </w:tcPr>
          <w:p w14:paraId="4B9CAC24" w14:textId="0CF15EBD" w:rsidR="00FA30A6" w:rsidRPr="00192A27" w:rsidRDefault="00FA30A6" w:rsidP="008200F9">
            <w:pPr>
              <w:pStyle w:val="ListParagraph"/>
              <w:ind w:left="0"/>
              <w:jc w:val="center"/>
              <w:rPr>
                <w:rFonts w:ascii="Times New Roman" w:hAnsi="Times New Roman" w:cs="Times New Roman"/>
                <w:b/>
                <w:bCs/>
                <w:noProof/>
                <w:color w:val="000000" w:themeColor="text1"/>
                <w:sz w:val="24"/>
                <w:szCs w:val="24"/>
              </w:rPr>
            </w:pPr>
            <w:r w:rsidRPr="00192A27">
              <w:rPr>
                <w:rFonts w:ascii="Times New Roman" w:hAnsi="Times New Roman" w:cs="Times New Roman"/>
                <w:b/>
                <w:bCs/>
                <w:noProof/>
                <w:color w:val="000000" w:themeColor="text1"/>
                <w:sz w:val="24"/>
                <w:szCs w:val="24"/>
              </w:rPr>
              <w:t>Tipe</w:t>
            </w:r>
          </w:p>
        </w:tc>
        <w:tc>
          <w:tcPr>
            <w:tcW w:w="2646" w:type="dxa"/>
            <w:shd w:val="clear" w:color="auto" w:fill="D9D9D9" w:themeFill="background1" w:themeFillShade="D9"/>
          </w:tcPr>
          <w:p w14:paraId="5484BEF6" w14:textId="05B3A4B5" w:rsidR="00FA30A6" w:rsidRPr="00192A27" w:rsidRDefault="00FA30A6" w:rsidP="008200F9">
            <w:pPr>
              <w:pStyle w:val="ListParagraph"/>
              <w:ind w:left="0"/>
              <w:jc w:val="center"/>
              <w:rPr>
                <w:rFonts w:ascii="Times New Roman" w:hAnsi="Times New Roman" w:cs="Times New Roman"/>
                <w:b/>
                <w:bCs/>
                <w:noProof/>
                <w:color w:val="000000" w:themeColor="text1"/>
                <w:sz w:val="24"/>
                <w:szCs w:val="24"/>
              </w:rPr>
            </w:pPr>
            <w:r w:rsidRPr="00192A27">
              <w:rPr>
                <w:rFonts w:ascii="Times New Roman" w:hAnsi="Times New Roman" w:cs="Times New Roman"/>
                <w:b/>
                <w:bCs/>
                <w:noProof/>
                <w:color w:val="000000" w:themeColor="text1"/>
                <w:sz w:val="24"/>
                <w:szCs w:val="24"/>
              </w:rPr>
              <w:t>Keterangan</w:t>
            </w:r>
          </w:p>
        </w:tc>
      </w:tr>
      <w:tr w:rsidR="00FA30A6" w:rsidRPr="00192A27" w14:paraId="11D37155" w14:textId="77777777" w:rsidTr="00FA30A6">
        <w:trPr>
          <w:trHeight w:val="416"/>
        </w:trPr>
        <w:tc>
          <w:tcPr>
            <w:tcW w:w="1892" w:type="dxa"/>
          </w:tcPr>
          <w:p w14:paraId="7F3A247A" w14:textId="0A5FBECC" w:rsidR="00FA30A6" w:rsidRPr="00192A27" w:rsidRDefault="00FA30A6"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id_siswa</w:t>
            </w:r>
          </w:p>
        </w:tc>
        <w:tc>
          <w:tcPr>
            <w:tcW w:w="3398" w:type="dxa"/>
          </w:tcPr>
          <w:p w14:paraId="74966523" w14:textId="5BA4202D" w:rsidR="00FA30A6" w:rsidRPr="00192A27" w:rsidRDefault="00FA30A6"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INT (PK, AI)</w:t>
            </w:r>
          </w:p>
        </w:tc>
        <w:tc>
          <w:tcPr>
            <w:tcW w:w="2646" w:type="dxa"/>
          </w:tcPr>
          <w:p w14:paraId="48B2E3A1" w14:textId="7F66EE43" w:rsidR="00FA30A6" w:rsidRPr="00192A27" w:rsidRDefault="00FA30A6"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ID siswa</w:t>
            </w:r>
          </w:p>
        </w:tc>
      </w:tr>
      <w:tr w:rsidR="00FA30A6" w:rsidRPr="00192A27" w14:paraId="750F8025" w14:textId="77777777" w:rsidTr="00FA30A6">
        <w:trPr>
          <w:trHeight w:val="409"/>
        </w:trPr>
        <w:tc>
          <w:tcPr>
            <w:tcW w:w="1892" w:type="dxa"/>
          </w:tcPr>
          <w:p w14:paraId="77AF752F" w14:textId="49F4C4D1" w:rsidR="00FA30A6" w:rsidRPr="00192A27" w:rsidRDefault="00FA30A6"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nis</w:t>
            </w:r>
          </w:p>
        </w:tc>
        <w:tc>
          <w:tcPr>
            <w:tcW w:w="3398" w:type="dxa"/>
          </w:tcPr>
          <w:p w14:paraId="212F8BD4" w14:textId="4B759141" w:rsidR="00FA30A6" w:rsidRPr="00192A27" w:rsidRDefault="00FA30A6"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VARCHAR</w:t>
            </w:r>
            <w:r w:rsidR="00A6544F" w:rsidRPr="00192A27">
              <w:rPr>
                <w:rFonts w:ascii="Times New Roman" w:hAnsi="Times New Roman" w:cs="Times New Roman"/>
                <w:noProof/>
                <w:color w:val="000000" w:themeColor="text1"/>
                <w:sz w:val="24"/>
                <w:szCs w:val="24"/>
              </w:rPr>
              <w:t xml:space="preserve"> (20)</w:t>
            </w:r>
          </w:p>
        </w:tc>
        <w:tc>
          <w:tcPr>
            <w:tcW w:w="2646" w:type="dxa"/>
          </w:tcPr>
          <w:p w14:paraId="38141251" w14:textId="3C7DF87F" w:rsidR="00FA30A6" w:rsidRPr="00192A27" w:rsidRDefault="00FA30A6"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Nomor induk siswa</w:t>
            </w:r>
          </w:p>
        </w:tc>
      </w:tr>
      <w:tr w:rsidR="00FA30A6" w:rsidRPr="00192A27" w14:paraId="548776EB" w14:textId="77777777" w:rsidTr="00FA30A6">
        <w:trPr>
          <w:trHeight w:val="415"/>
        </w:trPr>
        <w:tc>
          <w:tcPr>
            <w:tcW w:w="1892" w:type="dxa"/>
          </w:tcPr>
          <w:p w14:paraId="6EB3F9A9" w14:textId="1D05C9BA" w:rsidR="00FA30A6" w:rsidRPr="00192A27" w:rsidRDefault="00FA30A6"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nama_siswa</w:t>
            </w:r>
          </w:p>
        </w:tc>
        <w:tc>
          <w:tcPr>
            <w:tcW w:w="3398" w:type="dxa"/>
          </w:tcPr>
          <w:p w14:paraId="097DA9BB" w14:textId="428B4664" w:rsidR="00FA30A6" w:rsidRPr="00192A27" w:rsidRDefault="00FA30A6"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VARCHAR</w:t>
            </w:r>
            <w:r w:rsidR="00A6544F" w:rsidRPr="00192A27">
              <w:rPr>
                <w:rFonts w:ascii="Times New Roman" w:hAnsi="Times New Roman" w:cs="Times New Roman"/>
                <w:noProof/>
                <w:color w:val="000000" w:themeColor="text1"/>
                <w:sz w:val="24"/>
                <w:szCs w:val="24"/>
              </w:rPr>
              <w:t xml:space="preserve"> (50)</w:t>
            </w:r>
          </w:p>
        </w:tc>
        <w:tc>
          <w:tcPr>
            <w:tcW w:w="2646" w:type="dxa"/>
          </w:tcPr>
          <w:p w14:paraId="34E51C9D" w14:textId="2218060F" w:rsidR="00FA30A6" w:rsidRPr="00192A27" w:rsidRDefault="00FA30A6"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Nama siswa</w:t>
            </w:r>
          </w:p>
        </w:tc>
      </w:tr>
      <w:tr w:rsidR="00FA30A6" w:rsidRPr="00192A27" w14:paraId="2295F276" w14:textId="77777777" w:rsidTr="00FA30A6">
        <w:trPr>
          <w:trHeight w:val="359"/>
        </w:trPr>
        <w:tc>
          <w:tcPr>
            <w:tcW w:w="1892" w:type="dxa"/>
          </w:tcPr>
          <w:p w14:paraId="6BEA04F0" w14:textId="2B03C382" w:rsidR="00FA30A6" w:rsidRPr="00192A27" w:rsidRDefault="00FA30A6"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kelas</w:t>
            </w:r>
          </w:p>
        </w:tc>
        <w:tc>
          <w:tcPr>
            <w:tcW w:w="3398" w:type="dxa"/>
          </w:tcPr>
          <w:p w14:paraId="0BCC56CA" w14:textId="56AF4192" w:rsidR="00FA30A6" w:rsidRPr="00192A27" w:rsidRDefault="00FA30A6"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VARCHAR</w:t>
            </w:r>
            <w:r w:rsidR="00A6544F" w:rsidRPr="00192A27">
              <w:rPr>
                <w:rFonts w:ascii="Times New Roman" w:hAnsi="Times New Roman" w:cs="Times New Roman"/>
                <w:noProof/>
                <w:color w:val="000000" w:themeColor="text1"/>
                <w:sz w:val="24"/>
                <w:szCs w:val="24"/>
              </w:rPr>
              <w:t xml:space="preserve"> (25)</w:t>
            </w:r>
          </w:p>
        </w:tc>
        <w:tc>
          <w:tcPr>
            <w:tcW w:w="2646" w:type="dxa"/>
          </w:tcPr>
          <w:p w14:paraId="392A3091" w14:textId="174122FB" w:rsidR="00FA30A6" w:rsidRPr="00192A27" w:rsidRDefault="00FA30A6"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Kelas</w:t>
            </w:r>
          </w:p>
        </w:tc>
      </w:tr>
      <w:tr w:rsidR="00FA30A6" w:rsidRPr="00192A27" w14:paraId="2DB45A89" w14:textId="77777777" w:rsidTr="00FA30A6">
        <w:trPr>
          <w:trHeight w:val="406"/>
        </w:trPr>
        <w:tc>
          <w:tcPr>
            <w:tcW w:w="1892" w:type="dxa"/>
          </w:tcPr>
          <w:p w14:paraId="6D834CCA" w14:textId="67B75BAE" w:rsidR="00FA30A6" w:rsidRPr="00192A27" w:rsidRDefault="00FA30A6"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Username</w:t>
            </w:r>
          </w:p>
        </w:tc>
        <w:tc>
          <w:tcPr>
            <w:tcW w:w="3398" w:type="dxa"/>
          </w:tcPr>
          <w:p w14:paraId="6125DCDD" w14:textId="7BA8B933" w:rsidR="00FA30A6" w:rsidRPr="00192A27" w:rsidRDefault="00FA30A6"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VARCHAR</w:t>
            </w:r>
            <w:r w:rsidR="00A6544F" w:rsidRPr="00192A27">
              <w:rPr>
                <w:rFonts w:ascii="Times New Roman" w:hAnsi="Times New Roman" w:cs="Times New Roman"/>
                <w:noProof/>
                <w:color w:val="000000" w:themeColor="text1"/>
                <w:sz w:val="24"/>
                <w:szCs w:val="24"/>
              </w:rPr>
              <w:t xml:space="preserve"> (50)</w:t>
            </w:r>
          </w:p>
        </w:tc>
        <w:tc>
          <w:tcPr>
            <w:tcW w:w="2646" w:type="dxa"/>
          </w:tcPr>
          <w:p w14:paraId="0496F151" w14:textId="14D00115" w:rsidR="00FA30A6" w:rsidRPr="00192A27" w:rsidRDefault="00FA30A6"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Username login</w:t>
            </w:r>
          </w:p>
        </w:tc>
      </w:tr>
      <w:tr w:rsidR="00FA30A6" w:rsidRPr="00192A27" w14:paraId="60A2A629" w14:textId="77777777" w:rsidTr="00FA30A6">
        <w:trPr>
          <w:trHeight w:val="427"/>
        </w:trPr>
        <w:tc>
          <w:tcPr>
            <w:tcW w:w="1892" w:type="dxa"/>
          </w:tcPr>
          <w:p w14:paraId="7B0216C1" w14:textId="71DA8A76" w:rsidR="00FA30A6" w:rsidRPr="00192A27" w:rsidRDefault="00FA30A6"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password</w:t>
            </w:r>
          </w:p>
        </w:tc>
        <w:tc>
          <w:tcPr>
            <w:tcW w:w="3398" w:type="dxa"/>
          </w:tcPr>
          <w:p w14:paraId="1A2FD3EA" w14:textId="498B1F7D" w:rsidR="00FA30A6" w:rsidRPr="00192A27" w:rsidRDefault="00FA30A6"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VARCHAR</w:t>
            </w:r>
            <w:r w:rsidR="00A6544F" w:rsidRPr="00192A27">
              <w:rPr>
                <w:rFonts w:ascii="Times New Roman" w:hAnsi="Times New Roman" w:cs="Times New Roman"/>
                <w:noProof/>
                <w:color w:val="000000" w:themeColor="text1"/>
                <w:sz w:val="24"/>
                <w:szCs w:val="24"/>
              </w:rPr>
              <w:t xml:space="preserve"> (25)</w:t>
            </w:r>
          </w:p>
        </w:tc>
        <w:tc>
          <w:tcPr>
            <w:tcW w:w="2646" w:type="dxa"/>
          </w:tcPr>
          <w:p w14:paraId="37E17DC4" w14:textId="300FF9FD" w:rsidR="00FA30A6" w:rsidRPr="00192A27" w:rsidRDefault="00FA30A6" w:rsidP="008200F9">
            <w:pPr>
              <w:pStyle w:val="ListParagraph"/>
              <w:keepNext/>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Password</w:t>
            </w:r>
          </w:p>
        </w:tc>
      </w:tr>
    </w:tbl>
    <w:p w14:paraId="5003442D" w14:textId="25313CCF" w:rsidR="00FA30A6" w:rsidRPr="00192A27" w:rsidRDefault="00CD2F74" w:rsidP="008200F9">
      <w:pPr>
        <w:pStyle w:val="Caption"/>
        <w:jc w:val="center"/>
        <w:rPr>
          <w:rFonts w:ascii="Times New Roman" w:hAnsi="Times New Roman" w:cs="Times New Roman"/>
          <w:color w:val="000000" w:themeColor="text1"/>
          <w:sz w:val="24"/>
          <w:szCs w:val="24"/>
          <w:lang w:val="en-US"/>
        </w:rPr>
      </w:pPr>
      <w:bookmarkStart w:id="87" w:name="_Toc243681247"/>
      <w:r w:rsidRPr="00192A27">
        <w:rPr>
          <w:rFonts w:ascii="Times New Roman" w:hAnsi="Times New Roman" w:cs="Times New Roman"/>
          <w:color w:val="000000" w:themeColor="text1"/>
          <w:sz w:val="24"/>
          <w:szCs w:val="24"/>
        </w:rPr>
        <w:t xml:space="preserve">Tabel 2. </w:t>
      </w:r>
      <w:r w:rsidRPr="00192A27">
        <w:rPr>
          <w:rFonts w:ascii="Times New Roman" w:hAnsi="Times New Roman" w:cs="Times New Roman"/>
          <w:color w:val="000000" w:themeColor="text1"/>
          <w:sz w:val="24"/>
          <w:szCs w:val="24"/>
        </w:rPr>
        <w:fldChar w:fldCharType="begin"/>
      </w:r>
      <w:r w:rsidRPr="00192A27">
        <w:rPr>
          <w:rFonts w:ascii="Times New Roman" w:hAnsi="Times New Roman" w:cs="Times New Roman"/>
          <w:color w:val="000000" w:themeColor="text1"/>
          <w:sz w:val="24"/>
          <w:szCs w:val="24"/>
        </w:rPr>
        <w:instrText xml:space="preserve"> SEQ Tabel_2. \* ARABIC </w:instrText>
      </w:r>
      <w:r w:rsidRPr="00192A27">
        <w:rPr>
          <w:rFonts w:ascii="Times New Roman" w:hAnsi="Times New Roman" w:cs="Times New Roman"/>
          <w:color w:val="000000" w:themeColor="text1"/>
          <w:sz w:val="24"/>
          <w:szCs w:val="24"/>
        </w:rPr>
        <w:fldChar w:fldCharType="separate"/>
      </w:r>
      <w:r w:rsidRPr="00192A27">
        <w:rPr>
          <w:rFonts w:ascii="Times New Roman" w:hAnsi="Times New Roman" w:cs="Times New Roman"/>
          <w:noProof/>
          <w:color w:val="000000" w:themeColor="text1"/>
          <w:sz w:val="24"/>
          <w:szCs w:val="24"/>
        </w:rPr>
        <w:t>17</w:t>
      </w:r>
      <w:r w:rsidRPr="00192A27">
        <w:rPr>
          <w:rFonts w:ascii="Times New Roman" w:hAnsi="Times New Roman" w:cs="Times New Roman"/>
          <w:color w:val="000000" w:themeColor="text1"/>
          <w:sz w:val="24"/>
          <w:szCs w:val="24"/>
        </w:rPr>
        <w:fldChar w:fldCharType="end"/>
      </w:r>
      <w:r w:rsidRPr="00192A27">
        <w:rPr>
          <w:rFonts w:ascii="Times New Roman" w:hAnsi="Times New Roman" w:cs="Times New Roman"/>
          <w:color w:val="000000" w:themeColor="text1"/>
          <w:sz w:val="24"/>
          <w:szCs w:val="24"/>
          <w:lang w:val="en-US"/>
        </w:rPr>
        <w:t xml:space="preserve"> </w:t>
      </w:r>
      <w:proofErr w:type="spellStart"/>
      <w:r w:rsidRPr="00192A27">
        <w:rPr>
          <w:rFonts w:ascii="Times New Roman" w:hAnsi="Times New Roman" w:cs="Times New Roman"/>
          <w:color w:val="000000" w:themeColor="text1"/>
          <w:sz w:val="24"/>
          <w:szCs w:val="24"/>
          <w:lang w:val="en-US"/>
        </w:rPr>
        <w:t>Tabel</w:t>
      </w:r>
      <w:proofErr w:type="spellEnd"/>
      <w:r w:rsidRPr="00192A27">
        <w:rPr>
          <w:rFonts w:ascii="Times New Roman" w:hAnsi="Times New Roman" w:cs="Times New Roman"/>
          <w:color w:val="000000" w:themeColor="text1"/>
          <w:sz w:val="24"/>
          <w:szCs w:val="24"/>
          <w:lang w:val="en-US"/>
        </w:rPr>
        <w:t xml:space="preserve"> </w:t>
      </w:r>
      <w:proofErr w:type="spellStart"/>
      <w:r w:rsidRPr="00192A27">
        <w:rPr>
          <w:rFonts w:ascii="Times New Roman" w:hAnsi="Times New Roman" w:cs="Times New Roman"/>
          <w:color w:val="000000" w:themeColor="text1"/>
          <w:sz w:val="24"/>
          <w:szCs w:val="24"/>
          <w:lang w:val="en-US"/>
        </w:rPr>
        <w:t>siswa</w:t>
      </w:r>
      <w:bookmarkEnd w:id="87"/>
      <w:proofErr w:type="spellEnd"/>
    </w:p>
    <w:p w14:paraId="53FEC9C6" w14:textId="646AB803" w:rsidR="00CD2F74" w:rsidRPr="00192A27" w:rsidRDefault="00CD2F74" w:rsidP="00CD2F74">
      <w:pPr>
        <w:rPr>
          <w:rFonts w:ascii="Times New Roman" w:hAnsi="Times New Roman" w:cs="Times New Roman"/>
          <w:color w:val="000000" w:themeColor="text1"/>
          <w:sz w:val="24"/>
          <w:szCs w:val="24"/>
        </w:rPr>
      </w:pPr>
      <w:r w:rsidRPr="00192A27">
        <w:rPr>
          <w:rFonts w:ascii="Times New Roman" w:hAnsi="Times New Roman" w:cs="Times New Roman"/>
          <w:color w:val="000000" w:themeColor="text1"/>
          <w:sz w:val="24"/>
          <w:szCs w:val="24"/>
        </w:rPr>
        <w:t>Tabel ini menyimpan data siswa beserta akun login, dan menjadi acuan identitas pelapor. NIS bersifat unik sehingga tidak ada dua siswa dengan NIS yang sama.</w:t>
      </w:r>
    </w:p>
    <w:p w14:paraId="6D223363" w14:textId="340C9EF2" w:rsidR="00CD2F74" w:rsidRDefault="00CD2F74" w:rsidP="00CD2F74">
      <w:pPr>
        <w:rPr>
          <w:rFonts w:ascii="Times New Roman" w:hAnsi="Times New Roman" w:cs="Times New Roman"/>
          <w:color w:val="000000" w:themeColor="text1"/>
          <w:sz w:val="24"/>
          <w:szCs w:val="24"/>
          <w:lang w:val="en-US"/>
        </w:rPr>
      </w:pPr>
    </w:p>
    <w:p w14:paraId="633A8194" w14:textId="5689F889" w:rsidR="00192A27" w:rsidRDefault="00192A27" w:rsidP="00CD2F74">
      <w:pPr>
        <w:rPr>
          <w:rFonts w:ascii="Times New Roman" w:hAnsi="Times New Roman" w:cs="Times New Roman"/>
          <w:color w:val="000000" w:themeColor="text1"/>
          <w:sz w:val="24"/>
          <w:szCs w:val="24"/>
          <w:lang w:val="en-US"/>
        </w:rPr>
      </w:pPr>
    </w:p>
    <w:p w14:paraId="06107D95" w14:textId="41AE807D" w:rsidR="00192A27" w:rsidRDefault="00192A27" w:rsidP="00CD2F74">
      <w:pPr>
        <w:rPr>
          <w:rFonts w:ascii="Times New Roman" w:hAnsi="Times New Roman" w:cs="Times New Roman"/>
          <w:color w:val="000000" w:themeColor="text1"/>
          <w:sz w:val="24"/>
          <w:szCs w:val="24"/>
          <w:lang w:val="en-US"/>
        </w:rPr>
      </w:pPr>
    </w:p>
    <w:p w14:paraId="5E842090" w14:textId="0DE21666" w:rsidR="00192A27" w:rsidRDefault="00192A27" w:rsidP="00CD2F74">
      <w:pPr>
        <w:rPr>
          <w:rFonts w:ascii="Times New Roman" w:hAnsi="Times New Roman" w:cs="Times New Roman"/>
          <w:color w:val="000000" w:themeColor="text1"/>
          <w:sz w:val="24"/>
          <w:szCs w:val="24"/>
          <w:lang w:val="en-US"/>
        </w:rPr>
      </w:pPr>
    </w:p>
    <w:p w14:paraId="3581F19D" w14:textId="551EF478" w:rsidR="00192A27" w:rsidRDefault="00192A27" w:rsidP="00CD2F74">
      <w:pPr>
        <w:rPr>
          <w:rFonts w:ascii="Times New Roman" w:hAnsi="Times New Roman" w:cs="Times New Roman"/>
          <w:color w:val="000000" w:themeColor="text1"/>
          <w:sz w:val="24"/>
          <w:szCs w:val="24"/>
          <w:lang w:val="en-US"/>
        </w:rPr>
      </w:pPr>
    </w:p>
    <w:p w14:paraId="1F9570AB" w14:textId="43101821" w:rsidR="00192A27" w:rsidRDefault="00192A27" w:rsidP="00CD2F74">
      <w:pPr>
        <w:rPr>
          <w:rFonts w:ascii="Times New Roman" w:hAnsi="Times New Roman" w:cs="Times New Roman"/>
          <w:color w:val="000000" w:themeColor="text1"/>
          <w:sz w:val="24"/>
          <w:szCs w:val="24"/>
          <w:lang w:val="en-US"/>
        </w:rPr>
      </w:pPr>
    </w:p>
    <w:p w14:paraId="5B7A72D1" w14:textId="0393AB0C" w:rsidR="00192A27" w:rsidRDefault="00192A27" w:rsidP="00CD2F74">
      <w:pPr>
        <w:rPr>
          <w:rFonts w:ascii="Times New Roman" w:hAnsi="Times New Roman" w:cs="Times New Roman"/>
          <w:color w:val="000000" w:themeColor="text1"/>
          <w:sz w:val="24"/>
          <w:szCs w:val="24"/>
          <w:lang w:val="en-US"/>
        </w:rPr>
      </w:pPr>
    </w:p>
    <w:p w14:paraId="5315AD25" w14:textId="01A050B8" w:rsidR="00192A27" w:rsidRDefault="00192A27" w:rsidP="00CD2F74">
      <w:pPr>
        <w:rPr>
          <w:rFonts w:ascii="Times New Roman" w:hAnsi="Times New Roman" w:cs="Times New Roman"/>
          <w:color w:val="000000" w:themeColor="text1"/>
          <w:sz w:val="24"/>
          <w:szCs w:val="24"/>
          <w:lang w:val="en-US"/>
        </w:rPr>
      </w:pPr>
    </w:p>
    <w:p w14:paraId="7E454203" w14:textId="77777777" w:rsidR="00192A27" w:rsidRPr="00192A27" w:rsidRDefault="00192A27" w:rsidP="00CD2F74">
      <w:pPr>
        <w:rPr>
          <w:rFonts w:ascii="Times New Roman" w:hAnsi="Times New Roman" w:cs="Times New Roman"/>
          <w:color w:val="000000" w:themeColor="text1"/>
          <w:sz w:val="24"/>
          <w:szCs w:val="24"/>
          <w:lang w:val="en-US"/>
        </w:rPr>
      </w:pPr>
    </w:p>
    <w:p w14:paraId="50E6B236" w14:textId="352F5A67" w:rsidR="00FA30A6" w:rsidRPr="00192A27" w:rsidRDefault="00FA30A6" w:rsidP="00D15764">
      <w:pPr>
        <w:pStyle w:val="ListParagraph"/>
        <w:ind w:left="1080"/>
        <w:rPr>
          <w:rFonts w:ascii="Times New Roman" w:hAnsi="Times New Roman" w:cs="Times New Roman"/>
          <w:b/>
          <w:bCs/>
          <w:noProof/>
          <w:color w:val="000000" w:themeColor="text1"/>
          <w:sz w:val="24"/>
          <w:szCs w:val="24"/>
        </w:rPr>
      </w:pPr>
      <w:r w:rsidRPr="00192A27">
        <w:rPr>
          <w:rFonts w:ascii="Times New Roman" w:hAnsi="Times New Roman" w:cs="Times New Roman"/>
          <w:b/>
          <w:bCs/>
          <w:noProof/>
          <w:color w:val="000000" w:themeColor="text1"/>
          <w:sz w:val="24"/>
          <w:szCs w:val="24"/>
        </w:rPr>
        <w:t>Tabel Kategori</w:t>
      </w:r>
    </w:p>
    <w:tbl>
      <w:tblPr>
        <w:tblStyle w:val="TableGrid"/>
        <w:tblW w:w="0" w:type="auto"/>
        <w:tblInd w:w="1080" w:type="dxa"/>
        <w:tblLook w:val="04A0" w:firstRow="1" w:lastRow="0" w:firstColumn="1" w:lastColumn="0" w:noHBand="0" w:noVBand="1"/>
      </w:tblPr>
      <w:tblGrid>
        <w:gridCol w:w="1892"/>
        <w:gridCol w:w="3398"/>
        <w:gridCol w:w="2646"/>
      </w:tblGrid>
      <w:tr w:rsidR="00192A27" w:rsidRPr="00192A27" w14:paraId="2B1BBA97" w14:textId="77777777" w:rsidTr="00633757">
        <w:trPr>
          <w:trHeight w:val="410"/>
        </w:trPr>
        <w:tc>
          <w:tcPr>
            <w:tcW w:w="1892" w:type="dxa"/>
            <w:shd w:val="clear" w:color="auto" w:fill="D9D9D9" w:themeFill="background1" w:themeFillShade="D9"/>
          </w:tcPr>
          <w:p w14:paraId="00F1E4FE" w14:textId="77777777" w:rsidR="00FA30A6" w:rsidRPr="00192A27" w:rsidRDefault="00FA30A6" w:rsidP="008200F9">
            <w:pPr>
              <w:pStyle w:val="ListParagraph"/>
              <w:ind w:left="0"/>
              <w:jc w:val="center"/>
              <w:rPr>
                <w:rFonts w:ascii="Times New Roman" w:hAnsi="Times New Roman" w:cs="Times New Roman"/>
                <w:b/>
                <w:bCs/>
                <w:noProof/>
                <w:color w:val="000000" w:themeColor="text1"/>
                <w:sz w:val="24"/>
                <w:szCs w:val="24"/>
              </w:rPr>
            </w:pPr>
            <w:r w:rsidRPr="00192A27">
              <w:rPr>
                <w:rFonts w:ascii="Times New Roman" w:hAnsi="Times New Roman" w:cs="Times New Roman"/>
                <w:b/>
                <w:bCs/>
                <w:noProof/>
                <w:color w:val="000000" w:themeColor="text1"/>
                <w:sz w:val="24"/>
                <w:szCs w:val="24"/>
              </w:rPr>
              <w:t>Field</w:t>
            </w:r>
          </w:p>
        </w:tc>
        <w:tc>
          <w:tcPr>
            <w:tcW w:w="3398" w:type="dxa"/>
            <w:shd w:val="clear" w:color="auto" w:fill="D9D9D9" w:themeFill="background1" w:themeFillShade="D9"/>
          </w:tcPr>
          <w:p w14:paraId="5AEA9A25" w14:textId="77777777" w:rsidR="00FA30A6" w:rsidRPr="00192A27" w:rsidRDefault="00FA30A6" w:rsidP="008200F9">
            <w:pPr>
              <w:pStyle w:val="ListParagraph"/>
              <w:ind w:left="0"/>
              <w:jc w:val="center"/>
              <w:rPr>
                <w:rFonts w:ascii="Times New Roman" w:hAnsi="Times New Roman" w:cs="Times New Roman"/>
                <w:b/>
                <w:bCs/>
                <w:noProof/>
                <w:color w:val="000000" w:themeColor="text1"/>
                <w:sz w:val="24"/>
                <w:szCs w:val="24"/>
              </w:rPr>
            </w:pPr>
            <w:r w:rsidRPr="00192A27">
              <w:rPr>
                <w:rFonts w:ascii="Times New Roman" w:hAnsi="Times New Roman" w:cs="Times New Roman"/>
                <w:b/>
                <w:bCs/>
                <w:noProof/>
                <w:color w:val="000000" w:themeColor="text1"/>
                <w:sz w:val="24"/>
                <w:szCs w:val="24"/>
              </w:rPr>
              <w:t>Tipe</w:t>
            </w:r>
          </w:p>
        </w:tc>
        <w:tc>
          <w:tcPr>
            <w:tcW w:w="2646" w:type="dxa"/>
            <w:shd w:val="clear" w:color="auto" w:fill="D9D9D9" w:themeFill="background1" w:themeFillShade="D9"/>
          </w:tcPr>
          <w:p w14:paraId="75286E48" w14:textId="77777777" w:rsidR="00FA30A6" w:rsidRPr="00192A27" w:rsidRDefault="00FA30A6" w:rsidP="008200F9">
            <w:pPr>
              <w:pStyle w:val="ListParagraph"/>
              <w:ind w:left="0"/>
              <w:jc w:val="center"/>
              <w:rPr>
                <w:rFonts w:ascii="Times New Roman" w:hAnsi="Times New Roman" w:cs="Times New Roman"/>
                <w:b/>
                <w:bCs/>
                <w:noProof/>
                <w:color w:val="000000" w:themeColor="text1"/>
                <w:sz w:val="24"/>
                <w:szCs w:val="24"/>
              </w:rPr>
            </w:pPr>
            <w:r w:rsidRPr="00192A27">
              <w:rPr>
                <w:rFonts w:ascii="Times New Roman" w:hAnsi="Times New Roman" w:cs="Times New Roman"/>
                <w:b/>
                <w:bCs/>
                <w:noProof/>
                <w:color w:val="000000" w:themeColor="text1"/>
                <w:sz w:val="24"/>
                <w:szCs w:val="24"/>
              </w:rPr>
              <w:t>Keterangan</w:t>
            </w:r>
          </w:p>
        </w:tc>
      </w:tr>
      <w:tr w:rsidR="00192A27" w:rsidRPr="00192A27" w14:paraId="5E1936CC" w14:textId="77777777" w:rsidTr="004428AA">
        <w:trPr>
          <w:trHeight w:val="416"/>
        </w:trPr>
        <w:tc>
          <w:tcPr>
            <w:tcW w:w="1892" w:type="dxa"/>
          </w:tcPr>
          <w:p w14:paraId="61D20533" w14:textId="77777777" w:rsidR="00FA30A6" w:rsidRPr="00192A27" w:rsidRDefault="00FA30A6"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id_siswa</w:t>
            </w:r>
          </w:p>
        </w:tc>
        <w:tc>
          <w:tcPr>
            <w:tcW w:w="3398" w:type="dxa"/>
          </w:tcPr>
          <w:p w14:paraId="511E6745" w14:textId="77777777" w:rsidR="00FA30A6" w:rsidRPr="00192A27" w:rsidRDefault="00FA30A6"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INT (PK, AI)</w:t>
            </w:r>
          </w:p>
        </w:tc>
        <w:tc>
          <w:tcPr>
            <w:tcW w:w="2646" w:type="dxa"/>
          </w:tcPr>
          <w:p w14:paraId="166C9191" w14:textId="2F3A72A1" w:rsidR="00FA30A6" w:rsidRPr="00192A27" w:rsidRDefault="00FA30A6"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 xml:space="preserve">ID </w:t>
            </w:r>
            <w:r w:rsidR="009A34BA" w:rsidRPr="00192A27">
              <w:rPr>
                <w:rFonts w:ascii="Times New Roman" w:hAnsi="Times New Roman" w:cs="Times New Roman"/>
                <w:noProof/>
                <w:color w:val="000000" w:themeColor="text1"/>
                <w:sz w:val="24"/>
                <w:szCs w:val="24"/>
              </w:rPr>
              <w:t>kategori</w:t>
            </w:r>
          </w:p>
        </w:tc>
      </w:tr>
      <w:tr w:rsidR="00192A27" w:rsidRPr="00192A27" w14:paraId="3AF699B3" w14:textId="77777777" w:rsidTr="004428AA">
        <w:trPr>
          <w:trHeight w:val="409"/>
        </w:trPr>
        <w:tc>
          <w:tcPr>
            <w:tcW w:w="1892" w:type="dxa"/>
          </w:tcPr>
          <w:p w14:paraId="0858291F" w14:textId="141214A2" w:rsidR="00FA30A6" w:rsidRPr="00192A27" w:rsidRDefault="00FA30A6" w:rsidP="008200F9">
            <w:pPr>
              <w:pStyle w:val="ListParagraph"/>
              <w:tabs>
                <w:tab w:val="left" w:pos="991"/>
              </w:tabs>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Nama_kategori</w:t>
            </w:r>
          </w:p>
        </w:tc>
        <w:tc>
          <w:tcPr>
            <w:tcW w:w="3398" w:type="dxa"/>
          </w:tcPr>
          <w:p w14:paraId="392E4B26" w14:textId="3C6F8E0A" w:rsidR="00FA30A6" w:rsidRPr="00192A27" w:rsidRDefault="00FA30A6"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VARCHAR</w:t>
            </w:r>
            <w:r w:rsidR="00A6544F" w:rsidRPr="00192A27">
              <w:rPr>
                <w:rFonts w:ascii="Times New Roman" w:hAnsi="Times New Roman" w:cs="Times New Roman"/>
                <w:noProof/>
                <w:color w:val="000000" w:themeColor="text1"/>
                <w:sz w:val="24"/>
                <w:szCs w:val="24"/>
              </w:rPr>
              <w:t xml:space="preserve"> (50)</w:t>
            </w:r>
          </w:p>
        </w:tc>
        <w:tc>
          <w:tcPr>
            <w:tcW w:w="2646" w:type="dxa"/>
          </w:tcPr>
          <w:p w14:paraId="4005D62F" w14:textId="6496DC34" w:rsidR="00FA30A6" w:rsidRPr="00192A27" w:rsidRDefault="009A34BA" w:rsidP="008200F9">
            <w:pPr>
              <w:pStyle w:val="ListParagraph"/>
              <w:keepNext/>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Nama kategori</w:t>
            </w:r>
          </w:p>
        </w:tc>
      </w:tr>
    </w:tbl>
    <w:p w14:paraId="74ABFACE" w14:textId="2C7F0BD4" w:rsidR="00FA30A6" w:rsidRPr="00192A27" w:rsidRDefault="00CD2F74" w:rsidP="008200F9">
      <w:pPr>
        <w:pStyle w:val="Caption"/>
        <w:jc w:val="center"/>
        <w:rPr>
          <w:rFonts w:ascii="Times New Roman" w:hAnsi="Times New Roman" w:cs="Times New Roman"/>
          <w:color w:val="000000" w:themeColor="text1"/>
          <w:sz w:val="24"/>
          <w:szCs w:val="24"/>
          <w:lang w:val="en-US"/>
        </w:rPr>
      </w:pPr>
      <w:bookmarkStart w:id="88" w:name="_Toc243681248"/>
      <w:r w:rsidRPr="00192A27">
        <w:rPr>
          <w:rFonts w:ascii="Times New Roman" w:hAnsi="Times New Roman" w:cs="Times New Roman"/>
          <w:color w:val="000000" w:themeColor="text1"/>
          <w:sz w:val="24"/>
          <w:szCs w:val="24"/>
        </w:rPr>
        <w:t xml:space="preserve">Tabel 2. </w:t>
      </w:r>
      <w:r w:rsidRPr="00192A27">
        <w:rPr>
          <w:rFonts w:ascii="Times New Roman" w:hAnsi="Times New Roman" w:cs="Times New Roman"/>
          <w:color w:val="000000" w:themeColor="text1"/>
          <w:sz w:val="24"/>
          <w:szCs w:val="24"/>
        </w:rPr>
        <w:fldChar w:fldCharType="begin"/>
      </w:r>
      <w:r w:rsidRPr="00192A27">
        <w:rPr>
          <w:rFonts w:ascii="Times New Roman" w:hAnsi="Times New Roman" w:cs="Times New Roman"/>
          <w:color w:val="000000" w:themeColor="text1"/>
          <w:sz w:val="24"/>
          <w:szCs w:val="24"/>
        </w:rPr>
        <w:instrText xml:space="preserve"> SEQ Tabel_2. \* ARABIC </w:instrText>
      </w:r>
      <w:r w:rsidRPr="00192A27">
        <w:rPr>
          <w:rFonts w:ascii="Times New Roman" w:hAnsi="Times New Roman" w:cs="Times New Roman"/>
          <w:color w:val="000000" w:themeColor="text1"/>
          <w:sz w:val="24"/>
          <w:szCs w:val="24"/>
        </w:rPr>
        <w:fldChar w:fldCharType="separate"/>
      </w:r>
      <w:r w:rsidRPr="00192A27">
        <w:rPr>
          <w:rFonts w:ascii="Times New Roman" w:hAnsi="Times New Roman" w:cs="Times New Roman"/>
          <w:noProof/>
          <w:color w:val="000000" w:themeColor="text1"/>
          <w:sz w:val="24"/>
          <w:szCs w:val="24"/>
        </w:rPr>
        <w:t>18</w:t>
      </w:r>
      <w:r w:rsidRPr="00192A27">
        <w:rPr>
          <w:rFonts w:ascii="Times New Roman" w:hAnsi="Times New Roman" w:cs="Times New Roman"/>
          <w:color w:val="000000" w:themeColor="text1"/>
          <w:sz w:val="24"/>
          <w:szCs w:val="24"/>
        </w:rPr>
        <w:fldChar w:fldCharType="end"/>
      </w:r>
      <w:r w:rsidRPr="00192A27">
        <w:rPr>
          <w:rFonts w:ascii="Times New Roman" w:hAnsi="Times New Roman" w:cs="Times New Roman"/>
          <w:color w:val="000000" w:themeColor="text1"/>
          <w:sz w:val="24"/>
          <w:szCs w:val="24"/>
          <w:lang w:val="en-US"/>
        </w:rPr>
        <w:t xml:space="preserve"> </w:t>
      </w:r>
      <w:proofErr w:type="spellStart"/>
      <w:r w:rsidRPr="00192A27">
        <w:rPr>
          <w:rFonts w:ascii="Times New Roman" w:hAnsi="Times New Roman" w:cs="Times New Roman"/>
          <w:color w:val="000000" w:themeColor="text1"/>
          <w:sz w:val="24"/>
          <w:szCs w:val="24"/>
          <w:lang w:val="en-US"/>
        </w:rPr>
        <w:t>Tabel</w:t>
      </w:r>
      <w:proofErr w:type="spellEnd"/>
      <w:r w:rsidRPr="00192A27">
        <w:rPr>
          <w:rFonts w:ascii="Times New Roman" w:hAnsi="Times New Roman" w:cs="Times New Roman"/>
          <w:color w:val="000000" w:themeColor="text1"/>
          <w:sz w:val="24"/>
          <w:szCs w:val="24"/>
          <w:lang w:val="en-US"/>
        </w:rPr>
        <w:t xml:space="preserve"> </w:t>
      </w:r>
      <w:proofErr w:type="spellStart"/>
      <w:r w:rsidRPr="00192A27">
        <w:rPr>
          <w:rFonts w:ascii="Times New Roman" w:hAnsi="Times New Roman" w:cs="Times New Roman"/>
          <w:color w:val="000000" w:themeColor="text1"/>
          <w:sz w:val="24"/>
          <w:szCs w:val="24"/>
          <w:lang w:val="en-US"/>
        </w:rPr>
        <w:t>kategori</w:t>
      </w:r>
      <w:bookmarkEnd w:id="88"/>
      <w:proofErr w:type="spellEnd"/>
    </w:p>
    <w:p w14:paraId="2FB19DF0" w14:textId="20DDDE4E" w:rsidR="00CD2F74" w:rsidRPr="00192A27" w:rsidRDefault="00CD2F74" w:rsidP="00CD2F74">
      <w:pPr>
        <w:rPr>
          <w:rFonts w:ascii="Times New Roman" w:hAnsi="Times New Roman" w:cs="Times New Roman"/>
          <w:color w:val="000000" w:themeColor="text1"/>
          <w:sz w:val="24"/>
          <w:szCs w:val="24"/>
        </w:rPr>
      </w:pPr>
      <w:r w:rsidRPr="00192A27">
        <w:rPr>
          <w:rFonts w:ascii="Times New Roman" w:hAnsi="Times New Roman" w:cs="Times New Roman"/>
          <w:color w:val="000000" w:themeColor="text1"/>
          <w:sz w:val="24"/>
          <w:szCs w:val="24"/>
        </w:rPr>
        <w:t>Tabel ini menyimpan jenis pengaduan yang dapat dipilih siswa, yaitu Fasilitas, Kebersihan, Keamanan, Pembelajaran, dan Lingkungan.</w:t>
      </w:r>
    </w:p>
    <w:p w14:paraId="7AA62CEA" w14:textId="77777777" w:rsidR="00CD2F74" w:rsidRPr="00192A27" w:rsidRDefault="00CD2F74" w:rsidP="00CD2F74">
      <w:pPr>
        <w:rPr>
          <w:rFonts w:ascii="Times New Roman" w:hAnsi="Times New Roman" w:cs="Times New Roman"/>
          <w:color w:val="000000" w:themeColor="text1"/>
          <w:sz w:val="24"/>
          <w:szCs w:val="24"/>
          <w:lang w:val="en-US"/>
        </w:rPr>
      </w:pPr>
    </w:p>
    <w:p w14:paraId="3D13A34D" w14:textId="6E7B1401" w:rsidR="009A34BA" w:rsidRPr="00192A27" w:rsidRDefault="009A34BA" w:rsidP="008200F9">
      <w:pPr>
        <w:pStyle w:val="ListParagraph"/>
        <w:ind w:left="1080"/>
        <w:jc w:val="center"/>
        <w:rPr>
          <w:rFonts w:ascii="Times New Roman" w:hAnsi="Times New Roman" w:cs="Times New Roman"/>
          <w:b/>
          <w:bCs/>
          <w:noProof/>
          <w:color w:val="000000" w:themeColor="text1"/>
          <w:sz w:val="24"/>
          <w:szCs w:val="24"/>
        </w:rPr>
      </w:pPr>
      <w:r w:rsidRPr="00192A27">
        <w:rPr>
          <w:rFonts w:ascii="Times New Roman" w:hAnsi="Times New Roman" w:cs="Times New Roman"/>
          <w:b/>
          <w:bCs/>
          <w:noProof/>
          <w:color w:val="000000" w:themeColor="text1"/>
          <w:sz w:val="24"/>
          <w:szCs w:val="24"/>
        </w:rPr>
        <w:t>Tabel Aspirasi</w:t>
      </w:r>
    </w:p>
    <w:tbl>
      <w:tblPr>
        <w:tblStyle w:val="TableGrid"/>
        <w:tblW w:w="0" w:type="auto"/>
        <w:tblInd w:w="1080" w:type="dxa"/>
        <w:tblLook w:val="04A0" w:firstRow="1" w:lastRow="0" w:firstColumn="1" w:lastColumn="0" w:noHBand="0" w:noVBand="1"/>
      </w:tblPr>
      <w:tblGrid>
        <w:gridCol w:w="2317"/>
        <w:gridCol w:w="2552"/>
        <w:gridCol w:w="3067"/>
      </w:tblGrid>
      <w:tr w:rsidR="009A34BA" w:rsidRPr="00192A27" w14:paraId="51601D24" w14:textId="77777777" w:rsidTr="00633757">
        <w:trPr>
          <w:trHeight w:val="410"/>
        </w:trPr>
        <w:tc>
          <w:tcPr>
            <w:tcW w:w="2317" w:type="dxa"/>
            <w:shd w:val="clear" w:color="auto" w:fill="D9D9D9" w:themeFill="background1" w:themeFillShade="D9"/>
          </w:tcPr>
          <w:p w14:paraId="676A9715" w14:textId="77777777" w:rsidR="009A34BA" w:rsidRPr="00192A27" w:rsidRDefault="009A34BA" w:rsidP="008200F9">
            <w:pPr>
              <w:pStyle w:val="ListParagraph"/>
              <w:ind w:left="0"/>
              <w:jc w:val="center"/>
              <w:rPr>
                <w:rFonts w:ascii="Times New Roman" w:hAnsi="Times New Roman" w:cs="Times New Roman"/>
                <w:b/>
                <w:bCs/>
                <w:noProof/>
                <w:color w:val="000000" w:themeColor="text1"/>
                <w:sz w:val="24"/>
                <w:szCs w:val="24"/>
              </w:rPr>
            </w:pPr>
            <w:r w:rsidRPr="00192A27">
              <w:rPr>
                <w:rFonts w:ascii="Times New Roman" w:hAnsi="Times New Roman" w:cs="Times New Roman"/>
                <w:b/>
                <w:bCs/>
                <w:noProof/>
                <w:color w:val="000000" w:themeColor="text1"/>
                <w:sz w:val="24"/>
                <w:szCs w:val="24"/>
              </w:rPr>
              <w:t>Field</w:t>
            </w:r>
          </w:p>
        </w:tc>
        <w:tc>
          <w:tcPr>
            <w:tcW w:w="2552" w:type="dxa"/>
            <w:shd w:val="clear" w:color="auto" w:fill="D9D9D9" w:themeFill="background1" w:themeFillShade="D9"/>
          </w:tcPr>
          <w:p w14:paraId="7F32FA29" w14:textId="77777777" w:rsidR="009A34BA" w:rsidRPr="00192A27" w:rsidRDefault="009A34BA" w:rsidP="008200F9">
            <w:pPr>
              <w:pStyle w:val="ListParagraph"/>
              <w:ind w:left="0"/>
              <w:jc w:val="center"/>
              <w:rPr>
                <w:rFonts w:ascii="Times New Roman" w:hAnsi="Times New Roman" w:cs="Times New Roman"/>
                <w:b/>
                <w:bCs/>
                <w:noProof/>
                <w:color w:val="000000" w:themeColor="text1"/>
                <w:sz w:val="24"/>
                <w:szCs w:val="24"/>
              </w:rPr>
            </w:pPr>
            <w:r w:rsidRPr="00192A27">
              <w:rPr>
                <w:rFonts w:ascii="Times New Roman" w:hAnsi="Times New Roman" w:cs="Times New Roman"/>
                <w:b/>
                <w:bCs/>
                <w:noProof/>
                <w:color w:val="000000" w:themeColor="text1"/>
                <w:sz w:val="24"/>
                <w:szCs w:val="24"/>
              </w:rPr>
              <w:t>Tipe</w:t>
            </w:r>
          </w:p>
        </w:tc>
        <w:tc>
          <w:tcPr>
            <w:tcW w:w="3067" w:type="dxa"/>
            <w:shd w:val="clear" w:color="auto" w:fill="D9D9D9" w:themeFill="background1" w:themeFillShade="D9"/>
          </w:tcPr>
          <w:p w14:paraId="61B3FF90" w14:textId="77777777" w:rsidR="009A34BA" w:rsidRPr="00192A27" w:rsidRDefault="009A34BA" w:rsidP="008200F9">
            <w:pPr>
              <w:pStyle w:val="ListParagraph"/>
              <w:ind w:left="0"/>
              <w:jc w:val="center"/>
              <w:rPr>
                <w:rFonts w:ascii="Times New Roman" w:hAnsi="Times New Roman" w:cs="Times New Roman"/>
                <w:b/>
                <w:bCs/>
                <w:noProof/>
                <w:color w:val="000000" w:themeColor="text1"/>
                <w:sz w:val="24"/>
                <w:szCs w:val="24"/>
              </w:rPr>
            </w:pPr>
            <w:r w:rsidRPr="00192A27">
              <w:rPr>
                <w:rFonts w:ascii="Times New Roman" w:hAnsi="Times New Roman" w:cs="Times New Roman"/>
                <w:b/>
                <w:bCs/>
                <w:noProof/>
                <w:color w:val="000000" w:themeColor="text1"/>
                <w:sz w:val="24"/>
                <w:szCs w:val="24"/>
              </w:rPr>
              <w:t>Keterangan</w:t>
            </w:r>
          </w:p>
        </w:tc>
      </w:tr>
      <w:tr w:rsidR="009A34BA" w:rsidRPr="00192A27" w14:paraId="3B927B73" w14:textId="77777777" w:rsidTr="009A34BA">
        <w:trPr>
          <w:trHeight w:val="416"/>
        </w:trPr>
        <w:tc>
          <w:tcPr>
            <w:tcW w:w="2317" w:type="dxa"/>
          </w:tcPr>
          <w:p w14:paraId="6F4AC225" w14:textId="2DF58161" w:rsidR="009A34BA" w:rsidRPr="00192A27" w:rsidRDefault="009A34BA"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id_aspirasi</w:t>
            </w:r>
          </w:p>
        </w:tc>
        <w:tc>
          <w:tcPr>
            <w:tcW w:w="2552" w:type="dxa"/>
          </w:tcPr>
          <w:p w14:paraId="2206FE01" w14:textId="77777777" w:rsidR="009A34BA" w:rsidRPr="00192A27" w:rsidRDefault="009A34BA"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INT (PK, AI)</w:t>
            </w:r>
          </w:p>
        </w:tc>
        <w:tc>
          <w:tcPr>
            <w:tcW w:w="3067" w:type="dxa"/>
          </w:tcPr>
          <w:p w14:paraId="014B29E2" w14:textId="4C61224F" w:rsidR="009A34BA" w:rsidRPr="00192A27" w:rsidRDefault="009A34BA"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ID aspirasi</w:t>
            </w:r>
          </w:p>
        </w:tc>
      </w:tr>
      <w:tr w:rsidR="009A34BA" w:rsidRPr="00192A27" w14:paraId="440B81A7" w14:textId="77777777" w:rsidTr="009A34BA">
        <w:trPr>
          <w:trHeight w:val="409"/>
        </w:trPr>
        <w:tc>
          <w:tcPr>
            <w:tcW w:w="2317" w:type="dxa"/>
          </w:tcPr>
          <w:p w14:paraId="7D96B507" w14:textId="66F84F2E" w:rsidR="009A34BA" w:rsidRPr="00192A27" w:rsidRDefault="009A34BA"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id_siswa</w:t>
            </w:r>
          </w:p>
        </w:tc>
        <w:tc>
          <w:tcPr>
            <w:tcW w:w="2552" w:type="dxa"/>
          </w:tcPr>
          <w:p w14:paraId="19ABD970" w14:textId="64806148" w:rsidR="009A34BA" w:rsidRPr="00192A27" w:rsidRDefault="009A34BA"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INT (FK)</w:t>
            </w:r>
          </w:p>
        </w:tc>
        <w:tc>
          <w:tcPr>
            <w:tcW w:w="3067" w:type="dxa"/>
          </w:tcPr>
          <w:p w14:paraId="70C155F5" w14:textId="10144D9B" w:rsidR="009A34BA" w:rsidRPr="00192A27" w:rsidRDefault="009A34BA"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Pelapor, ke siswa</w:t>
            </w:r>
          </w:p>
        </w:tc>
      </w:tr>
      <w:tr w:rsidR="009A34BA" w:rsidRPr="00192A27" w14:paraId="2CA44B4F" w14:textId="77777777" w:rsidTr="009A34BA">
        <w:trPr>
          <w:trHeight w:val="415"/>
        </w:trPr>
        <w:tc>
          <w:tcPr>
            <w:tcW w:w="2317" w:type="dxa"/>
          </w:tcPr>
          <w:p w14:paraId="0879C202" w14:textId="07B70A8F" w:rsidR="009A34BA" w:rsidRPr="00192A27" w:rsidRDefault="009A34BA"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id_kategori</w:t>
            </w:r>
          </w:p>
        </w:tc>
        <w:tc>
          <w:tcPr>
            <w:tcW w:w="2552" w:type="dxa"/>
          </w:tcPr>
          <w:p w14:paraId="42146E24" w14:textId="7EBE4595" w:rsidR="009A34BA" w:rsidRPr="00192A27" w:rsidRDefault="009A34BA"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INT (FK)</w:t>
            </w:r>
          </w:p>
        </w:tc>
        <w:tc>
          <w:tcPr>
            <w:tcW w:w="3067" w:type="dxa"/>
          </w:tcPr>
          <w:p w14:paraId="24D22363" w14:textId="7335C6BC" w:rsidR="009A34BA" w:rsidRPr="00192A27" w:rsidRDefault="009A34BA"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Kategori, ke kategori</w:t>
            </w:r>
          </w:p>
        </w:tc>
      </w:tr>
      <w:tr w:rsidR="009A34BA" w:rsidRPr="00192A27" w14:paraId="48145E75" w14:textId="77777777" w:rsidTr="009A34BA">
        <w:trPr>
          <w:trHeight w:val="452"/>
        </w:trPr>
        <w:tc>
          <w:tcPr>
            <w:tcW w:w="2317" w:type="dxa"/>
          </w:tcPr>
          <w:p w14:paraId="35E9CDF9" w14:textId="3DF9F305" w:rsidR="009A34BA" w:rsidRPr="00192A27" w:rsidRDefault="009A34BA"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judul</w:t>
            </w:r>
          </w:p>
        </w:tc>
        <w:tc>
          <w:tcPr>
            <w:tcW w:w="2552" w:type="dxa"/>
          </w:tcPr>
          <w:p w14:paraId="658F8CBE" w14:textId="5C746ED2" w:rsidR="009A34BA" w:rsidRPr="00192A27" w:rsidRDefault="009A34BA"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VARCHAR</w:t>
            </w:r>
            <w:r w:rsidR="00A6544F" w:rsidRPr="00192A27">
              <w:rPr>
                <w:rFonts w:ascii="Times New Roman" w:hAnsi="Times New Roman" w:cs="Times New Roman"/>
                <w:noProof/>
                <w:color w:val="000000" w:themeColor="text1"/>
                <w:sz w:val="24"/>
                <w:szCs w:val="24"/>
              </w:rPr>
              <w:t xml:space="preserve"> (150)</w:t>
            </w:r>
          </w:p>
        </w:tc>
        <w:tc>
          <w:tcPr>
            <w:tcW w:w="3067" w:type="dxa"/>
          </w:tcPr>
          <w:p w14:paraId="4F173335" w14:textId="6392998C" w:rsidR="009A34BA" w:rsidRPr="00192A27" w:rsidRDefault="009A34BA"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Judul laporan</w:t>
            </w:r>
          </w:p>
        </w:tc>
      </w:tr>
      <w:tr w:rsidR="009A34BA" w:rsidRPr="00192A27" w14:paraId="7A9DCC2C" w14:textId="77777777" w:rsidTr="009A34BA">
        <w:trPr>
          <w:trHeight w:val="406"/>
        </w:trPr>
        <w:tc>
          <w:tcPr>
            <w:tcW w:w="2317" w:type="dxa"/>
          </w:tcPr>
          <w:p w14:paraId="50787F0D" w14:textId="3BD596A6" w:rsidR="009A34BA" w:rsidRPr="00192A27" w:rsidRDefault="009A34BA"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isi_aspirasi</w:t>
            </w:r>
          </w:p>
        </w:tc>
        <w:tc>
          <w:tcPr>
            <w:tcW w:w="2552" w:type="dxa"/>
          </w:tcPr>
          <w:p w14:paraId="39AEF9AD" w14:textId="3BAC569C" w:rsidR="009A34BA" w:rsidRPr="00192A27" w:rsidRDefault="009A34BA"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TEXT</w:t>
            </w:r>
          </w:p>
        </w:tc>
        <w:tc>
          <w:tcPr>
            <w:tcW w:w="3067" w:type="dxa"/>
          </w:tcPr>
          <w:p w14:paraId="08AD4787" w14:textId="02D8551F" w:rsidR="009A34BA" w:rsidRPr="00192A27" w:rsidRDefault="009A34BA"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Uraian</w:t>
            </w:r>
          </w:p>
        </w:tc>
      </w:tr>
      <w:tr w:rsidR="009A34BA" w:rsidRPr="00192A27" w14:paraId="7C952C0C" w14:textId="77777777" w:rsidTr="009A34BA">
        <w:trPr>
          <w:trHeight w:val="427"/>
        </w:trPr>
        <w:tc>
          <w:tcPr>
            <w:tcW w:w="2317" w:type="dxa"/>
          </w:tcPr>
          <w:p w14:paraId="12AEB4CA" w14:textId="5F76A678" w:rsidR="009A34BA" w:rsidRPr="00192A27" w:rsidRDefault="009A34BA"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lokasi</w:t>
            </w:r>
          </w:p>
        </w:tc>
        <w:tc>
          <w:tcPr>
            <w:tcW w:w="2552" w:type="dxa"/>
          </w:tcPr>
          <w:p w14:paraId="535A6626" w14:textId="2C5E7EBD" w:rsidR="009A34BA" w:rsidRPr="00192A27" w:rsidRDefault="009A34BA"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VARCHAR</w:t>
            </w:r>
            <w:r w:rsidR="00A6544F" w:rsidRPr="00192A27">
              <w:rPr>
                <w:rFonts w:ascii="Times New Roman" w:hAnsi="Times New Roman" w:cs="Times New Roman"/>
                <w:noProof/>
                <w:color w:val="000000" w:themeColor="text1"/>
                <w:sz w:val="24"/>
                <w:szCs w:val="24"/>
              </w:rPr>
              <w:t xml:space="preserve"> (100)</w:t>
            </w:r>
          </w:p>
        </w:tc>
        <w:tc>
          <w:tcPr>
            <w:tcW w:w="3067" w:type="dxa"/>
          </w:tcPr>
          <w:p w14:paraId="4E0DA58F" w14:textId="01E312F6" w:rsidR="009A34BA" w:rsidRPr="00192A27" w:rsidRDefault="009A34BA"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Lokasi masalah</w:t>
            </w:r>
          </w:p>
        </w:tc>
      </w:tr>
      <w:tr w:rsidR="009A34BA" w:rsidRPr="00192A27" w14:paraId="79CF854B" w14:textId="77777777" w:rsidTr="009A34BA">
        <w:trPr>
          <w:trHeight w:val="427"/>
        </w:trPr>
        <w:tc>
          <w:tcPr>
            <w:tcW w:w="2317" w:type="dxa"/>
          </w:tcPr>
          <w:p w14:paraId="677203E2" w14:textId="325E3E21" w:rsidR="009A34BA" w:rsidRPr="00192A27" w:rsidRDefault="009A34BA"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foto</w:t>
            </w:r>
          </w:p>
        </w:tc>
        <w:tc>
          <w:tcPr>
            <w:tcW w:w="2552" w:type="dxa"/>
          </w:tcPr>
          <w:p w14:paraId="1C0BEA38" w14:textId="5D298EE2" w:rsidR="009A34BA" w:rsidRPr="00192A27" w:rsidRDefault="009A34BA"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VARCHAR</w:t>
            </w:r>
            <w:r w:rsidR="00A6544F" w:rsidRPr="00192A27">
              <w:rPr>
                <w:rFonts w:ascii="Times New Roman" w:hAnsi="Times New Roman" w:cs="Times New Roman"/>
                <w:noProof/>
                <w:color w:val="000000" w:themeColor="text1"/>
                <w:sz w:val="24"/>
                <w:szCs w:val="24"/>
              </w:rPr>
              <w:t xml:space="preserve"> (255)</w:t>
            </w:r>
          </w:p>
        </w:tc>
        <w:tc>
          <w:tcPr>
            <w:tcW w:w="3067" w:type="dxa"/>
          </w:tcPr>
          <w:p w14:paraId="10251627" w14:textId="2766D83D" w:rsidR="009A34BA" w:rsidRPr="00192A27" w:rsidRDefault="009A34BA"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Nama file foto</w:t>
            </w:r>
          </w:p>
        </w:tc>
      </w:tr>
      <w:tr w:rsidR="009A34BA" w:rsidRPr="00192A27" w14:paraId="11D44602" w14:textId="77777777" w:rsidTr="009A34BA">
        <w:trPr>
          <w:trHeight w:val="427"/>
        </w:trPr>
        <w:tc>
          <w:tcPr>
            <w:tcW w:w="2317" w:type="dxa"/>
          </w:tcPr>
          <w:p w14:paraId="2939981E" w14:textId="6825751A" w:rsidR="009A34BA" w:rsidRPr="00192A27" w:rsidRDefault="009A34BA"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status</w:t>
            </w:r>
          </w:p>
        </w:tc>
        <w:tc>
          <w:tcPr>
            <w:tcW w:w="2552" w:type="dxa"/>
          </w:tcPr>
          <w:p w14:paraId="218D72C5" w14:textId="6CC0B05C" w:rsidR="009A34BA" w:rsidRPr="00192A27" w:rsidRDefault="009A34BA"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VARCHAR</w:t>
            </w:r>
            <w:r w:rsidR="00A6544F" w:rsidRPr="00192A27">
              <w:rPr>
                <w:rFonts w:ascii="Times New Roman" w:hAnsi="Times New Roman" w:cs="Times New Roman"/>
                <w:noProof/>
                <w:color w:val="000000" w:themeColor="text1"/>
                <w:sz w:val="24"/>
                <w:szCs w:val="24"/>
              </w:rPr>
              <w:t xml:space="preserve"> (30)</w:t>
            </w:r>
          </w:p>
        </w:tc>
        <w:tc>
          <w:tcPr>
            <w:tcW w:w="3067" w:type="dxa"/>
          </w:tcPr>
          <w:p w14:paraId="4A78A810" w14:textId="4B5376AF" w:rsidR="009A34BA" w:rsidRPr="00192A27" w:rsidRDefault="009A34BA"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Status awal (“menunggu”)</w:t>
            </w:r>
          </w:p>
        </w:tc>
      </w:tr>
      <w:tr w:rsidR="009A34BA" w:rsidRPr="00192A27" w14:paraId="76047CEB" w14:textId="77777777" w:rsidTr="009A34BA">
        <w:trPr>
          <w:trHeight w:val="427"/>
        </w:trPr>
        <w:tc>
          <w:tcPr>
            <w:tcW w:w="2317" w:type="dxa"/>
          </w:tcPr>
          <w:p w14:paraId="178E6630" w14:textId="25DDB059" w:rsidR="009A34BA" w:rsidRPr="00192A27" w:rsidRDefault="009A34BA"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tanggal_aspirasi</w:t>
            </w:r>
          </w:p>
        </w:tc>
        <w:tc>
          <w:tcPr>
            <w:tcW w:w="2552" w:type="dxa"/>
          </w:tcPr>
          <w:p w14:paraId="4CF30066" w14:textId="585DDA0A" w:rsidR="009A34BA" w:rsidRPr="00192A27" w:rsidRDefault="009A34BA"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DATETIME</w:t>
            </w:r>
          </w:p>
        </w:tc>
        <w:tc>
          <w:tcPr>
            <w:tcW w:w="3067" w:type="dxa"/>
          </w:tcPr>
          <w:p w14:paraId="21633567" w14:textId="52B62D99" w:rsidR="009A34BA" w:rsidRPr="00192A27" w:rsidRDefault="009A34BA" w:rsidP="008200F9">
            <w:pPr>
              <w:pStyle w:val="ListParagraph"/>
              <w:keepNext/>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Waktu laporan</w:t>
            </w:r>
          </w:p>
        </w:tc>
      </w:tr>
    </w:tbl>
    <w:p w14:paraId="7C30D1F8" w14:textId="41E529A7" w:rsidR="009A34BA" w:rsidRPr="00192A27" w:rsidRDefault="00CD2F74" w:rsidP="008200F9">
      <w:pPr>
        <w:pStyle w:val="Caption"/>
        <w:jc w:val="center"/>
        <w:rPr>
          <w:rFonts w:ascii="Times New Roman" w:hAnsi="Times New Roman" w:cs="Times New Roman"/>
          <w:color w:val="000000" w:themeColor="text1"/>
          <w:sz w:val="24"/>
          <w:szCs w:val="24"/>
          <w:lang w:val="en-US"/>
        </w:rPr>
      </w:pPr>
      <w:bookmarkStart w:id="89" w:name="_Toc243681249"/>
      <w:r w:rsidRPr="00192A27">
        <w:rPr>
          <w:rFonts w:ascii="Times New Roman" w:hAnsi="Times New Roman" w:cs="Times New Roman"/>
          <w:color w:val="000000" w:themeColor="text1"/>
          <w:sz w:val="24"/>
          <w:szCs w:val="24"/>
        </w:rPr>
        <w:t xml:space="preserve">Tabel 2. </w:t>
      </w:r>
      <w:r w:rsidRPr="00192A27">
        <w:rPr>
          <w:rFonts w:ascii="Times New Roman" w:hAnsi="Times New Roman" w:cs="Times New Roman"/>
          <w:color w:val="000000" w:themeColor="text1"/>
          <w:sz w:val="24"/>
          <w:szCs w:val="24"/>
        </w:rPr>
        <w:fldChar w:fldCharType="begin"/>
      </w:r>
      <w:r w:rsidRPr="00192A27">
        <w:rPr>
          <w:rFonts w:ascii="Times New Roman" w:hAnsi="Times New Roman" w:cs="Times New Roman"/>
          <w:color w:val="000000" w:themeColor="text1"/>
          <w:sz w:val="24"/>
          <w:szCs w:val="24"/>
        </w:rPr>
        <w:instrText xml:space="preserve"> SEQ Tabel_2. \* ARABIC </w:instrText>
      </w:r>
      <w:r w:rsidRPr="00192A27">
        <w:rPr>
          <w:rFonts w:ascii="Times New Roman" w:hAnsi="Times New Roman" w:cs="Times New Roman"/>
          <w:color w:val="000000" w:themeColor="text1"/>
          <w:sz w:val="24"/>
          <w:szCs w:val="24"/>
        </w:rPr>
        <w:fldChar w:fldCharType="separate"/>
      </w:r>
      <w:r w:rsidRPr="00192A27">
        <w:rPr>
          <w:rFonts w:ascii="Times New Roman" w:hAnsi="Times New Roman" w:cs="Times New Roman"/>
          <w:noProof/>
          <w:color w:val="000000" w:themeColor="text1"/>
          <w:sz w:val="24"/>
          <w:szCs w:val="24"/>
        </w:rPr>
        <w:t>19</w:t>
      </w:r>
      <w:r w:rsidRPr="00192A27">
        <w:rPr>
          <w:rFonts w:ascii="Times New Roman" w:hAnsi="Times New Roman" w:cs="Times New Roman"/>
          <w:color w:val="000000" w:themeColor="text1"/>
          <w:sz w:val="24"/>
          <w:szCs w:val="24"/>
        </w:rPr>
        <w:fldChar w:fldCharType="end"/>
      </w:r>
      <w:r w:rsidRPr="00192A27">
        <w:rPr>
          <w:rFonts w:ascii="Times New Roman" w:hAnsi="Times New Roman" w:cs="Times New Roman"/>
          <w:color w:val="000000" w:themeColor="text1"/>
          <w:sz w:val="24"/>
          <w:szCs w:val="24"/>
          <w:lang w:val="en-US"/>
        </w:rPr>
        <w:t xml:space="preserve"> </w:t>
      </w:r>
      <w:proofErr w:type="spellStart"/>
      <w:r w:rsidRPr="00192A27">
        <w:rPr>
          <w:rFonts w:ascii="Times New Roman" w:hAnsi="Times New Roman" w:cs="Times New Roman"/>
          <w:color w:val="000000" w:themeColor="text1"/>
          <w:sz w:val="24"/>
          <w:szCs w:val="24"/>
          <w:lang w:val="en-US"/>
        </w:rPr>
        <w:t>tabel</w:t>
      </w:r>
      <w:proofErr w:type="spellEnd"/>
      <w:r w:rsidRPr="00192A27">
        <w:rPr>
          <w:rFonts w:ascii="Times New Roman" w:hAnsi="Times New Roman" w:cs="Times New Roman"/>
          <w:color w:val="000000" w:themeColor="text1"/>
          <w:sz w:val="24"/>
          <w:szCs w:val="24"/>
          <w:lang w:val="en-US"/>
        </w:rPr>
        <w:t xml:space="preserve"> </w:t>
      </w:r>
      <w:proofErr w:type="spellStart"/>
      <w:r w:rsidRPr="00192A27">
        <w:rPr>
          <w:rFonts w:ascii="Times New Roman" w:hAnsi="Times New Roman" w:cs="Times New Roman"/>
          <w:color w:val="000000" w:themeColor="text1"/>
          <w:sz w:val="24"/>
          <w:szCs w:val="24"/>
          <w:lang w:val="en-US"/>
        </w:rPr>
        <w:t>aspirasi</w:t>
      </w:r>
      <w:bookmarkEnd w:id="89"/>
      <w:proofErr w:type="spellEnd"/>
    </w:p>
    <w:p w14:paraId="06743BCB" w14:textId="7A39AE8F" w:rsidR="00CD2F74" w:rsidRPr="00192A27" w:rsidRDefault="00CD2F74" w:rsidP="00CD2F74">
      <w:pPr>
        <w:rPr>
          <w:rFonts w:ascii="Times New Roman" w:hAnsi="Times New Roman" w:cs="Times New Roman"/>
          <w:color w:val="000000" w:themeColor="text1"/>
          <w:sz w:val="24"/>
          <w:szCs w:val="24"/>
        </w:rPr>
      </w:pPr>
      <w:r w:rsidRPr="00192A27">
        <w:rPr>
          <w:rFonts w:ascii="Times New Roman" w:hAnsi="Times New Roman" w:cs="Times New Roman"/>
          <w:color w:val="000000" w:themeColor="text1"/>
          <w:sz w:val="24"/>
          <w:szCs w:val="24"/>
        </w:rPr>
        <w:t>Tabel ini menyimpan laporan dari siswa. Kolom id_siswa dan id_kategori adalah foreign key yang menghubungkan laporan dengan pelapor dan kategorinya. Status terkini laporan dibaca dari progres terbaru, bukan dari kolom status.</w:t>
      </w:r>
    </w:p>
    <w:p w14:paraId="11EA9073" w14:textId="42025C82" w:rsidR="00CD2F74" w:rsidRDefault="00CD2F74" w:rsidP="00CD2F74">
      <w:pPr>
        <w:rPr>
          <w:rFonts w:ascii="Times New Roman" w:hAnsi="Times New Roman" w:cs="Times New Roman"/>
          <w:color w:val="000000" w:themeColor="text1"/>
          <w:sz w:val="24"/>
          <w:szCs w:val="24"/>
          <w:lang w:val="en-US"/>
        </w:rPr>
      </w:pPr>
    </w:p>
    <w:p w14:paraId="6FA3D080" w14:textId="7A82A034" w:rsidR="00192A27" w:rsidRDefault="00192A27" w:rsidP="00CD2F74">
      <w:pPr>
        <w:rPr>
          <w:rFonts w:ascii="Times New Roman" w:hAnsi="Times New Roman" w:cs="Times New Roman"/>
          <w:color w:val="000000" w:themeColor="text1"/>
          <w:sz w:val="24"/>
          <w:szCs w:val="24"/>
          <w:lang w:val="en-US"/>
        </w:rPr>
      </w:pPr>
    </w:p>
    <w:p w14:paraId="0048E5B4" w14:textId="07A0D2C8" w:rsidR="00192A27" w:rsidRDefault="00192A27" w:rsidP="00CD2F74">
      <w:pPr>
        <w:rPr>
          <w:rFonts w:ascii="Times New Roman" w:hAnsi="Times New Roman" w:cs="Times New Roman"/>
          <w:color w:val="000000" w:themeColor="text1"/>
          <w:sz w:val="24"/>
          <w:szCs w:val="24"/>
          <w:lang w:val="en-US"/>
        </w:rPr>
      </w:pPr>
    </w:p>
    <w:p w14:paraId="3FC2F276" w14:textId="34DC7CBD" w:rsidR="00192A27" w:rsidRDefault="00192A27" w:rsidP="00CD2F74">
      <w:pPr>
        <w:rPr>
          <w:rFonts w:ascii="Times New Roman" w:hAnsi="Times New Roman" w:cs="Times New Roman"/>
          <w:color w:val="000000" w:themeColor="text1"/>
          <w:sz w:val="24"/>
          <w:szCs w:val="24"/>
          <w:lang w:val="en-US"/>
        </w:rPr>
      </w:pPr>
    </w:p>
    <w:p w14:paraId="09AA2E16" w14:textId="60B6CA25" w:rsidR="00192A27" w:rsidRDefault="00192A27" w:rsidP="00CD2F74">
      <w:pPr>
        <w:rPr>
          <w:rFonts w:ascii="Times New Roman" w:hAnsi="Times New Roman" w:cs="Times New Roman"/>
          <w:color w:val="000000" w:themeColor="text1"/>
          <w:sz w:val="24"/>
          <w:szCs w:val="24"/>
          <w:lang w:val="en-US"/>
        </w:rPr>
      </w:pPr>
    </w:p>
    <w:p w14:paraId="5F75EA92" w14:textId="49B4C9EA" w:rsidR="00192A27" w:rsidRDefault="00192A27" w:rsidP="00CD2F74">
      <w:pPr>
        <w:rPr>
          <w:rFonts w:ascii="Times New Roman" w:hAnsi="Times New Roman" w:cs="Times New Roman"/>
          <w:color w:val="000000" w:themeColor="text1"/>
          <w:sz w:val="24"/>
          <w:szCs w:val="24"/>
          <w:lang w:val="en-US"/>
        </w:rPr>
      </w:pPr>
    </w:p>
    <w:p w14:paraId="37B2FEE9" w14:textId="68E9EF82" w:rsidR="00192A27" w:rsidRDefault="00192A27" w:rsidP="00CD2F74">
      <w:pPr>
        <w:rPr>
          <w:rFonts w:ascii="Times New Roman" w:hAnsi="Times New Roman" w:cs="Times New Roman"/>
          <w:color w:val="000000" w:themeColor="text1"/>
          <w:sz w:val="24"/>
          <w:szCs w:val="24"/>
          <w:lang w:val="en-US"/>
        </w:rPr>
      </w:pPr>
    </w:p>
    <w:p w14:paraId="71963746" w14:textId="2AD36B99" w:rsidR="00192A27" w:rsidRDefault="00192A27" w:rsidP="00CD2F74">
      <w:pPr>
        <w:rPr>
          <w:rFonts w:ascii="Times New Roman" w:hAnsi="Times New Roman" w:cs="Times New Roman"/>
          <w:color w:val="000000" w:themeColor="text1"/>
          <w:sz w:val="24"/>
          <w:szCs w:val="24"/>
          <w:lang w:val="en-US"/>
        </w:rPr>
      </w:pPr>
    </w:p>
    <w:p w14:paraId="0BD3871B" w14:textId="4CF2C4F7" w:rsidR="00192A27" w:rsidRDefault="00192A27" w:rsidP="00CD2F74">
      <w:pPr>
        <w:rPr>
          <w:rFonts w:ascii="Times New Roman" w:hAnsi="Times New Roman" w:cs="Times New Roman"/>
          <w:color w:val="000000" w:themeColor="text1"/>
          <w:sz w:val="24"/>
          <w:szCs w:val="24"/>
          <w:lang w:val="en-US"/>
        </w:rPr>
      </w:pPr>
    </w:p>
    <w:p w14:paraId="187B0D60" w14:textId="77777777" w:rsidR="00192A27" w:rsidRPr="00192A27" w:rsidRDefault="00192A27" w:rsidP="00CD2F74">
      <w:pPr>
        <w:rPr>
          <w:rFonts w:ascii="Times New Roman" w:hAnsi="Times New Roman" w:cs="Times New Roman"/>
          <w:color w:val="000000" w:themeColor="text1"/>
          <w:sz w:val="24"/>
          <w:szCs w:val="24"/>
          <w:lang w:val="en-US"/>
        </w:rPr>
      </w:pPr>
    </w:p>
    <w:p w14:paraId="4D413A5E" w14:textId="0FAEB611" w:rsidR="009A34BA" w:rsidRPr="00192A27" w:rsidRDefault="009A34BA" w:rsidP="00D15764">
      <w:pPr>
        <w:pStyle w:val="ListParagraph"/>
        <w:ind w:left="1080"/>
        <w:rPr>
          <w:rFonts w:ascii="Times New Roman" w:hAnsi="Times New Roman" w:cs="Times New Roman"/>
          <w:b/>
          <w:bCs/>
          <w:noProof/>
          <w:color w:val="000000" w:themeColor="text1"/>
          <w:sz w:val="24"/>
          <w:szCs w:val="24"/>
        </w:rPr>
      </w:pPr>
      <w:r w:rsidRPr="00192A27">
        <w:rPr>
          <w:rFonts w:ascii="Times New Roman" w:hAnsi="Times New Roman" w:cs="Times New Roman"/>
          <w:b/>
          <w:bCs/>
          <w:noProof/>
          <w:color w:val="000000" w:themeColor="text1"/>
          <w:sz w:val="24"/>
          <w:szCs w:val="24"/>
        </w:rPr>
        <w:t>Tabel Progres</w:t>
      </w:r>
    </w:p>
    <w:tbl>
      <w:tblPr>
        <w:tblStyle w:val="TableGrid"/>
        <w:tblW w:w="0" w:type="auto"/>
        <w:tblInd w:w="1080" w:type="dxa"/>
        <w:tblLook w:val="04A0" w:firstRow="1" w:lastRow="0" w:firstColumn="1" w:lastColumn="0" w:noHBand="0" w:noVBand="1"/>
      </w:tblPr>
      <w:tblGrid>
        <w:gridCol w:w="2020"/>
        <w:gridCol w:w="2991"/>
        <w:gridCol w:w="2925"/>
      </w:tblGrid>
      <w:tr w:rsidR="00A6544F" w:rsidRPr="00192A27" w14:paraId="7C9A3F44" w14:textId="77777777" w:rsidTr="00633757">
        <w:trPr>
          <w:trHeight w:val="410"/>
        </w:trPr>
        <w:tc>
          <w:tcPr>
            <w:tcW w:w="2020" w:type="dxa"/>
            <w:shd w:val="clear" w:color="auto" w:fill="D9D9D9" w:themeFill="background1" w:themeFillShade="D9"/>
          </w:tcPr>
          <w:p w14:paraId="186F1D58" w14:textId="77777777" w:rsidR="009A34BA" w:rsidRPr="00192A27" w:rsidRDefault="009A34BA" w:rsidP="008200F9">
            <w:pPr>
              <w:pStyle w:val="ListParagraph"/>
              <w:ind w:left="0"/>
              <w:jc w:val="center"/>
              <w:rPr>
                <w:rFonts w:ascii="Times New Roman" w:hAnsi="Times New Roman" w:cs="Times New Roman"/>
                <w:b/>
                <w:bCs/>
                <w:noProof/>
                <w:color w:val="000000" w:themeColor="text1"/>
                <w:sz w:val="24"/>
                <w:szCs w:val="24"/>
              </w:rPr>
            </w:pPr>
            <w:r w:rsidRPr="00192A27">
              <w:rPr>
                <w:rFonts w:ascii="Times New Roman" w:hAnsi="Times New Roman" w:cs="Times New Roman"/>
                <w:b/>
                <w:bCs/>
                <w:noProof/>
                <w:color w:val="000000" w:themeColor="text1"/>
                <w:sz w:val="24"/>
                <w:szCs w:val="24"/>
              </w:rPr>
              <w:t>Field</w:t>
            </w:r>
          </w:p>
        </w:tc>
        <w:tc>
          <w:tcPr>
            <w:tcW w:w="2991" w:type="dxa"/>
            <w:shd w:val="clear" w:color="auto" w:fill="D9D9D9" w:themeFill="background1" w:themeFillShade="D9"/>
          </w:tcPr>
          <w:p w14:paraId="79C58A0A" w14:textId="77777777" w:rsidR="009A34BA" w:rsidRPr="00192A27" w:rsidRDefault="009A34BA" w:rsidP="008200F9">
            <w:pPr>
              <w:pStyle w:val="ListParagraph"/>
              <w:ind w:left="0"/>
              <w:jc w:val="center"/>
              <w:rPr>
                <w:rFonts w:ascii="Times New Roman" w:hAnsi="Times New Roman" w:cs="Times New Roman"/>
                <w:b/>
                <w:bCs/>
                <w:noProof/>
                <w:color w:val="000000" w:themeColor="text1"/>
                <w:sz w:val="24"/>
                <w:szCs w:val="24"/>
              </w:rPr>
            </w:pPr>
            <w:r w:rsidRPr="00192A27">
              <w:rPr>
                <w:rFonts w:ascii="Times New Roman" w:hAnsi="Times New Roman" w:cs="Times New Roman"/>
                <w:b/>
                <w:bCs/>
                <w:noProof/>
                <w:color w:val="000000" w:themeColor="text1"/>
                <w:sz w:val="24"/>
                <w:szCs w:val="24"/>
              </w:rPr>
              <w:t>Tipe</w:t>
            </w:r>
          </w:p>
        </w:tc>
        <w:tc>
          <w:tcPr>
            <w:tcW w:w="2925" w:type="dxa"/>
            <w:shd w:val="clear" w:color="auto" w:fill="D9D9D9" w:themeFill="background1" w:themeFillShade="D9"/>
          </w:tcPr>
          <w:p w14:paraId="2A4D9001" w14:textId="77777777" w:rsidR="009A34BA" w:rsidRPr="00192A27" w:rsidRDefault="009A34BA" w:rsidP="008200F9">
            <w:pPr>
              <w:pStyle w:val="ListParagraph"/>
              <w:ind w:left="0"/>
              <w:jc w:val="center"/>
              <w:rPr>
                <w:rFonts w:ascii="Times New Roman" w:hAnsi="Times New Roman" w:cs="Times New Roman"/>
                <w:b/>
                <w:bCs/>
                <w:noProof/>
                <w:color w:val="000000" w:themeColor="text1"/>
                <w:sz w:val="24"/>
                <w:szCs w:val="24"/>
              </w:rPr>
            </w:pPr>
            <w:r w:rsidRPr="00192A27">
              <w:rPr>
                <w:rFonts w:ascii="Times New Roman" w:hAnsi="Times New Roman" w:cs="Times New Roman"/>
                <w:b/>
                <w:bCs/>
                <w:noProof/>
                <w:color w:val="000000" w:themeColor="text1"/>
                <w:sz w:val="24"/>
                <w:szCs w:val="24"/>
              </w:rPr>
              <w:t>Keterangan</w:t>
            </w:r>
          </w:p>
        </w:tc>
      </w:tr>
      <w:tr w:rsidR="00A6544F" w:rsidRPr="00192A27" w14:paraId="171693C3" w14:textId="77777777" w:rsidTr="009A1B75">
        <w:trPr>
          <w:trHeight w:val="416"/>
        </w:trPr>
        <w:tc>
          <w:tcPr>
            <w:tcW w:w="2020" w:type="dxa"/>
          </w:tcPr>
          <w:p w14:paraId="447A09CA" w14:textId="1E5DA8C8" w:rsidR="009A34BA" w:rsidRPr="00192A27" w:rsidRDefault="009A34BA"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id_progres</w:t>
            </w:r>
          </w:p>
        </w:tc>
        <w:tc>
          <w:tcPr>
            <w:tcW w:w="2991" w:type="dxa"/>
          </w:tcPr>
          <w:p w14:paraId="18D66E6A" w14:textId="77777777" w:rsidR="009A34BA" w:rsidRPr="00192A27" w:rsidRDefault="009A34BA"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INT (PK, AI)</w:t>
            </w:r>
          </w:p>
        </w:tc>
        <w:tc>
          <w:tcPr>
            <w:tcW w:w="2925" w:type="dxa"/>
          </w:tcPr>
          <w:p w14:paraId="75569ECA" w14:textId="77777777" w:rsidR="009A34BA" w:rsidRPr="00192A27" w:rsidRDefault="009A34BA"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ID aspirasi</w:t>
            </w:r>
          </w:p>
        </w:tc>
      </w:tr>
      <w:tr w:rsidR="00A6544F" w:rsidRPr="00192A27" w14:paraId="2E208706" w14:textId="77777777" w:rsidTr="009A1B75">
        <w:trPr>
          <w:trHeight w:val="409"/>
        </w:trPr>
        <w:tc>
          <w:tcPr>
            <w:tcW w:w="2020" w:type="dxa"/>
          </w:tcPr>
          <w:p w14:paraId="582F545D" w14:textId="32513B1F" w:rsidR="009A34BA" w:rsidRPr="00192A27" w:rsidRDefault="009A34BA"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id_aspirasi</w:t>
            </w:r>
          </w:p>
        </w:tc>
        <w:tc>
          <w:tcPr>
            <w:tcW w:w="2991" w:type="dxa"/>
          </w:tcPr>
          <w:p w14:paraId="2AC45A4A" w14:textId="77777777" w:rsidR="009A34BA" w:rsidRPr="00192A27" w:rsidRDefault="009A34BA"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INT (FK)</w:t>
            </w:r>
          </w:p>
        </w:tc>
        <w:tc>
          <w:tcPr>
            <w:tcW w:w="2925" w:type="dxa"/>
          </w:tcPr>
          <w:p w14:paraId="49C88EF1" w14:textId="77777777" w:rsidR="009A34BA" w:rsidRPr="00192A27" w:rsidRDefault="009A34BA"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Pelapor, ke siswa</w:t>
            </w:r>
          </w:p>
        </w:tc>
      </w:tr>
      <w:tr w:rsidR="00A6544F" w:rsidRPr="00192A27" w14:paraId="6CE376F9" w14:textId="77777777" w:rsidTr="009A1B75">
        <w:trPr>
          <w:trHeight w:val="415"/>
        </w:trPr>
        <w:tc>
          <w:tcPr>
            <w:tcW w:w="2020" w:type="dxa"/>
          </w:tcPr>
          <w:p w14:paraId="30E8B1FE" w14:textId="3B19F2B5" w:rsidR="009A34BA" w:rsidRPr="00192A27" w:rsidRDefault="009A34BA"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id_admin</w:t>
            </w:r>
          </w:p>
        </w:tc>
        <w:tc>
          <w:tcPr>
            <w:tcW w:w="2991" w:type="dxa"/>
          </w:tcPr>
          <w:p w14:paraId="6A013BAE" w14:textId="77777777" w:rsidR="009A34BA" w:rsidRPr="00192A27" w:rsidRDefault="009A34BA"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INT (FK)</w:t>
            </w:r>
          </w:p>
        </w:tc>
        <w:tc>
          <w:tcPr>
            <w:tcW w:w="2925" w:type="dxa"/>
          </w:tcPr>
          <w:p w14:paraId="4C5B7D51" w14:textId="77777777" w:rsidR="009A34BA" w:rsidRPr="00192A27" w:rsidRDefault="009A34BA"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Kategori, ke kategori</w:t>
            </w:r>
          </w:p>
        </w:tc>
      </w:tr>
      <w:tr w:rsidR="00A6544F" w:rsidRPr="00192A27" w14:paraId="03050D44" w14:textId="77777777" w:rsidTr="009A1B75">
        <w:trPr>
          <w:trHeight w:val="452"/>
        </w:trPr>
        <w:tc>
          <w:tcPr>
            <w:tcW w:w="2020" w:type="dxa"/>
          </w:tcPr>
          <w:p w14:paraId="6D581388" w14:textId="67A012D5" w:rsidR="009A34BA" w:rsidRPr="00192A27" w:rsidRDefault="009A34BA"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status_progres</w:t>
            </w:r>
          </w:p>
        </w:tc>
        <w:tc>
          <w:tcPr>
            <w:tcW w:w="2991" w:type="dxa"/>
          </w:tcPr>
          <w:p w14:paraId="0D16C1CD" w14:textId="77777777" w:rsidR="009A1B75" w:rsidRPr="00192A27" w:rsidRDefault="00A6544F"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ENUM(“menunggu”,</w:t>
            </w:r>
          </w:p>
          <w:p w14:paraId="0AA29452" w14:textId="77777777" w:rsidR="009A1B75" w:rsidRPr="00192A27" w:rsidRDefault="00A6544F"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”dikerjakan”</w:t>
            </w:r>
            <w:r w:rsidR="009A1B75" w:rsidRPr="00192A27">
              <w:rPr>
                <w:rFonts w:ascii="Times New Roman" w:hAnsi="Times New Roman" w:cs="Times New Roman"/>
                <w:noProof/>
                <w:color w:val="000000" w:themeColor="text1"/>
                <w:sz w:val="24"/>
                <w:szCs w:val="24"/>
              </w:rPr>
              <w:t>,”selesai”,</w:t>
            </w:r>
          </w:p>
          <w:p w14:paraId="66F249F5" w14:textId="4B58041C" w:rsidR="009A34BA" w:rsidRPr="00192A27" w:rsidRDefault="009A1B75"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”ditolak)</w:t>
            </w:r>
          </w:p>
        </w:tc>
        <w:tc>
          <w:tcPr>
            <w:tcW w:w="2925" w:type="dxa"/>
          </w:tcPr>
          <w:p w14:paraId="780C1816" w14:textId="30383095" w:rsidR="009A34BA" w:rsidRPr="00192A27" w:rsidRDefault="00A6544F"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Menunggu / dikerjakan / selesai / tolak</w:t>
            </w:r>
          </w:p>
        </w:tc>
      </w:tr>
      <w:tr w:rsidR="00A6544F" w:rsidRPr="00192A27" w14:paraId="10D7FD56" w14:textId="77777777" w:rsidTr="009A1B75">
        <w:trPr>
          <w:trHeight w:val="406"/>
        </w:trPr>
        <w:tc>
          <w:tcPr>
            <w:tcW w:w="2020" w:type="dxa"/>
          </w:tcPr>
          <w:p w14:paraId="73DA942F" w14:textId="78BDEDCF" w:rsidR="009A34BA" w:rsidRPr="00192A27" w:rsidRDefault="00A6544F"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k</w:t>
            </w:r>
            <w:r w:rsidR="009A34BA" w:rsidRPr="00192A27">
              <w:rPr>
                <w:rFonts w:ascii="Times New Roman" w:hAnsi="Times New Roman" w:cs="Times New Roman"/>
                <w:noProof/>
                <w:color w:val="000000" w:themeColor="text1"/>
                <w:sz w:val="24"/>
                <w:szCs w:val="24"/>
              </w:rPr>
              <w:t>eterangan</w:t>
            </w:r>
          </w:p>
        </w:tc>
        <w:tc>
          <w:tcPr>
            <w:tcW w:w="2991" w:type="dxa"/>
          </w:tcPr>
          <w:p w14:paraId="2373CEE8" w14:textId="77777777" w:rsidR="009A34BA" w:rsidRPr="00192A27" w:rsidRDefault="009A34BA"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TEXT</w:t>
            </w:r>
          </w:p>
        </w:tc>
        <w:tc>
          <w:tcPr>
            <w:tcW w:w="2925" w:type="dxa"/>
          </w:tcPr>
          <w:p w14:paraId="2CD56031" w14:textId="5B6AEC39" w:rsidR="009A34BA" w:rsidRPr="00192A27" w:rsidRDefault="00A6544F"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Keterangan atau feedback</w:t>
            </w:r>
          </w:p>
        </w:tc>
      </w:tr>
      <w:tr w:rsidR="00A6544F" w:rsidRPr="00192A27" w14:paraId="320FB497" w14:textId="77777777" w:rsidTr="009A1B75">
        <w:trPr>
          <w:trHeight w:val="427"/>
        </w:trPr>
        <w:tc>
          <w:tcPr>
            <w:tcW w:w="2020" w:type="dxa"/>
          </w:tcPr>
          <w:p w14:paraId="491E954C" w14:textId="6D93289C" w:rsidR="009A34BA" w:rsidRPr="00192A27" w:rsidRDefault="00A6544F"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foto</w:t>
            </w:r>
          </w:p>
        </w:tc>
        <w:tc>
          <w:tcPr>
            <w:tcW w:w="2991" w:type="dxa"/>
          </w:tcPr>
          <w:p w14:paraId="35526245" w14:textId="46B5FDB4" w:rsidR="009A34BA" w:rsidRPr="00192A27" w:rsidRDefault="009A34BA"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VARCHAR</w:t>
            </w:r>
            <w:r w:rsidR="00A6544F" w:rsidRPr="00192A27">
              <w:rPr>
                <w:rFonts w:ascii="Times New Roman" w:hAnsi="Times New Roman" w:cs="Times New Roman"/>
                <w:noProof/>
                <w:color w:val="000000" w:themeColor="text1"/>
                <w:sz w:val="24"/>
                <w:szCs w:val="24"/>
              </w:rPr>
              <w:t xml:space="preserve"> (NULL)</w:t>
            </w:r>
          </w:p>
        </w:tc>
        <w:tc>
          <w:tcPr>
            <w:tcW w:w="2925" w:type="dxa"/>
          </w:tcPr>
          <w:p w14:paraId="3490CCDB" w14:textId="51845258" w:rsidR="009A34BA" w:rsidRPr="00192A27" w:rsidRDefault="00A6544F"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Foto bukti</w:t>
            </w:r>
          </w:p>
        </w:tc>
      </w:tr>
      <w:tr w:rsidR="00A6544F" w:rsidRPr="00192A27" w14:paraId="5619B097" w14:textId="77777777" w:rsidTr="009A1B75">
        <w:trPr>
          <w:trHeight w:val="427"/>
        </w:trPr>
        <w:tc>
          <w:tcPr>
            <w:tcW w:w="2020" w:type="dxa"/>
          </w:tcPr>
          <w:p w14:paraId="71FE200F" w14:textId="35A333E3" w:rsidR="009A34BA" w:rsidRPr="00192A27" w:rsidRDefault="009A34BA"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tanggal_</w:t>
            </w:r>
            <w:r w:rsidR="00A6544F" w:rsidRPr="00192A27">
              <w:rPr>
                <w:rFonts w:ascii="Times New Roman" w:hAnsi="Times New Roman" w:cs="Times New Roman"/>
                <w:noProof/>
                <w:color w:val="000000" w:themeColor="text1"/>
                <w:sz w:val="24"/>
                <w:szCs w:val="24"/>
              </w:rPr>
              <w:t>progres</w:t>
            </w:r>
          </w:p>
        </w:tc>
        <w:tc>
          <w:tcPr>
            <w:tcW w:w="2991" w:type="dxa"/>
          </w:tcPr>
          <w:p w14:paraId="3D20D995" w14:textId="77777777" w:rsidR="009A34BA" w:rsidRPr="00192A27" w:rsidRDefault="009A34BA"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DATETIME</w:t>
            </w:r>
          </w:p>
        </w:tc>
        <w:tc>
          <w:tcPr>
            <w:tcW w:w="2925" w:type="dxa"/>
          </w:tcPr>
          <w:p w14:paraId="304805F7" w14:textId="05867166" w:rsidR="009A34BA" w:rsidRPr="00192A27" w:rsidRDefault="009A34BA" w:rsidP="008200F9">
            <w:pPr>
              <w:pStyle w:val="ListParagraph"/>
              <w:keepNext/>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 xml:space="preserve">Waktu </w:t>
            </w:r>
            <w:r w:rsidR="00A6544F" w:rsidRPr="00192A27">
              <w:rPr>
                <w:rFonts w:ascii="Times New Roman" w:hAnsi="Times New Roman" w:cs="Times New Roman"/>
                <w:noProof/>
                <w:color w:val="000000" w:themeColor="text1"/>
                <w:sz w:val="24"/>
                <w:szCs w:val="24"/>
              </w:rPr>
              <w:t>progres</w:t>
            </w:r>
          </w:p>
        </w:tc>
      </w:tr>
    </w:tbl>
    <w:p w14:paraId="3C8B6C1D" w14:textId="32DEAF37" w:rsidR="009A34BA" w:rsidRPr="00192A27" w:rsidRDefault="00CD2F74" w:rsidP="008200F9">
      <w:pPr>
        <w:pStyle w:val="Caption"/>
        <w:jc w:val="center"/>
        <w:rPr>
          <w:rFonts w:ascii="Times New Roman" w:hAnsi="Times New Roman" w:cs="Times New Roman"/>
          <w:color w:val="000000" w:themeColor="text1"/>
          <w:sz w:val="24"/>
          <w:szCs w:val="24"/>
          <w:lang w:val="en-US"/>
        </w:rPr>
      </w:pPr>
      <w:bookmarkStart w:id="90" w:name="_Toc243681250"/>
      <w:r w:rsidRPr="00192A27">
        <w:rPr>
          <w:rFonts w:ascii="Times New Roman" w:hAnsi="Times New Roman" w:cs="Times New Roman"/>
          <w:color w:val="000000" w:themeColor="text1"/>
          <w:sz w:val="24"/>
          <w:szCs w:val="24"/>
        </w:rPr>
        <w:t xml:space="preserve">Tabel 2. </w:t>
      </w:r>
      <w:r w:rsidRPr="00192A27">
        <w:rPr>
          <w:rFonts w:ascii="Times New Roman" w:hAnsi="Times New Roman" w:cs="Times New Roman"/>
          <w:color w:val="000000" w:themeColor="text1"/>
          <w:sz w:val="24"/>
          <w:szCs w:val="24"/>
        </w:rPr>
        <w:fldChar w:fldCharType="begin"/>
      </w:r>
      <w:r w:rsidRPr="00192A27">
        <w:rPr>
          <w:rFonts w:ascii="Times New Roman" w:hAnsi="Times New Roman" w:cs="Times New Roman"/>
          <w:color w:val="000000" w:themeColor="text1"/>
          <w:sz w:val="24"/>
          <w:szCs w:val="24"/>
        </w:rPr>
        <w:instrText xml:space="preserve"> SEQ Tabel_2. \* ARABIC </w:instrText>
      </w:r>
      <w:r w:rsidRPr="00192A27">
        <w:rPr>
          <w:rFonts w:ascii="Times New Roman" w:hAnsi="Times New Roman" w:cs="Times New Roman"/>
          <w:color w:val="000000" w:themeColor="text1"/>
          <w:sz w:val="24"/>
          <w:szCs w:val="24"/>
        </w:rPr>
        <w:fldChar w:fldCharType="separate"/>
      </w:r>
      <w:r w:rsidRPr="00192A27">
        <w:rPr>
          <w:rFonts w:ascii="Times New Roman" w:hAnsi="Times New Roman" w:cs="Times New Roman"/>
          <w:noProof/>
          <w:color w:val="000000" w:themeColor="text1"/>
          <w:sz w:val="24"/>
          <w:szCs w:val="24"/>
        </w:rPr>
        <w:t>20</w:t>
      </w:r>
      <w:r w:rsidRPr="00192A27">
        <w:rPr>
          <w:rFonts w:ascii="Times New Roman" w:hAnsi="Times New Roman" w:cs="Times New Roman"/>
          <w:color w:val="000000" w:themeColor="text1"/>
          <w:sz w:val="24"/>
          <w:szCs w:val="24"/>
        </w:rPr>
        <w:fldChar w:fldCharType="end"/>
      </w:r>
      <w:r w:rsidRPr="00192A27">
        <w:rPr>
          <w:rFonts w:ascii="Times New Roman" w:hAnsi="Times New Roman" w:cs="Times New Roman"/>
          <w:color w:val="000000" w:themeColor="text1"/>
          <w:sz w:val="24"/>
          <w:szCs w:val="24"/>
          <w:lang w:val="en-US"/>
        </w:rPr>
        <w:t xml:space="preserve"> </w:t>
      </w:r>
      <w:proofErr w:type="spellStart"/>
      <w:r w:rsidRPr="00192A27">
        <w:rPr>
          <w:rFonts w:ascii="Times New Roman" w:hAnsi="Times New Roman" w:cs="Times New Roman"/>
          <w:color w:val="000000" w:themeColor="text1"/>
          <w:sz w:val="24"/>
          <w:szCs w:val="24"/>
          <w:lang w:val="en-US"/>
        </w:rPr>
        <w:t>Tabel</w:t>
      </w:r>
      <w:proofErr w:type="spellEnd"/>
      <w:r w:rsidRPr="00192A27">
        <w:rPr>
          <w:rFonts w:ascii="Times New Roman" w:hAnsi="Times New Roman" w:cs="Times New Roman"/>
          <w:color w:val="000000" w:themeColor="text1"/>
          <w:sz w:val="24"/>
          <w:szCs w:val="24"/>
          <w:lang w:val="en-US"/>
        </w:rPr>
        <w:t xml:space="preserve"> progress</w:t>
      </w:r>
      <w:bookmarkEnd w:id="90"/>
    </w:p>
    <w:p w14:paraId="5138C4A5" w14:textId="25B10D95" w:rsidR="00CD2F74" w:rsidRPr="00192A27" w:rsidRDefault="00CD2F74" w:rsidP="00CD2F74">
      <w:pPr>
        <w:rPr>
          <w:rFonts w:ascii="Times New Roman" w:hAnsi="Times New Roman" w:cs="Times New Roman"/>
          <w:color w:val="000000" w:themeColor="text1"/>
          <w:sz w:val="24"/>
          <w:szCs w:val="24"/>
        </w:rPr>
      </w:pPr>
      <w:r w:rsidRPr="00192A27">
        <w:rPr>
          <w:rFonts w:ascii="Times New Roman" w:hAnsi="Times New Roman" w:cs="Times New Roman"/>
          <w:color w:val="000000" w:themeColor="text1"/>
          <w:sz w:val="24"/>
          <w:szCs w:val="24"/>
        </w:rPr>
        <w:t>Tabel ini menyimpan riwayat penanganan setiap aspirasi. Status terakhir sebuah aspirasi ditentukan dari baris progres yang paling baru.</w:t>
      </w:r>
    </w:p>
    <w:p w14:paraId="1462D031" w14:textId="77777777" w:rsidR="00CD2F74" w:rsidRPr="00192A27" w:rsidRDefault="00CD2F74" w:rsidP="00CD2F74">
      <w:pPr>
        <w:rPr>
          <w:rFonts w:ascii="Times New Roman" w:hAnsi="Times New Roman" w:cs="Times New Roman"/>
          <w:color w:val="000000" w:themeColor="text1"/>
          <w:sz w:val="24"/>
          <w:szCs w:val="24"/>
          <w:lang w:val="en-US"/>
        </w:rPr>
      </w:pPr>
    </w:p>
    <w:p w14:paraId="792CF850" w14:textId="4D3EFB91" w:rsidR="00E74DB6" w:rsidRPr="00192A27" w:rsidRDefault="00E74DB6" w:rsidP="00D15764">
      <w:pPr>
        <w:pStyle w:val="ListParagraph"/>
        <w:ind w:left="1080"/>
        <w:rPr>
          <w:rFonts w:ascii="Times New Roman" w:hAnsi="Times New Roman" w:cs="Times New Roman"/>
          <w:b/>
          <w:bCs/>
          <w:noProof/>
          <w:color w:val="000000" w:themeColor="text1"/>
          <w:sz w:val="24"/>
          <w:szCs w:val="24"/>
        </w:rPr>
      </w:pPr>
    </w:p>
    <w:p w14:paraId="0445C6D1" w14:textId="03E8EAF0" w:rsidR="00E74DB6" w:rsidRPr="00192A27" w:rsidRDefault="00E74DB6" w:rsidP="00D15764">
      <w:pPr>
        <w:pStyle w:val="ListParagraph"/>
        <w:ind w:left="1080"/>
        <w:rPr>
          <w:rFonts w:ascii="Times New Roman" w:hAnsi="Times New Roman" w:cs="Times New Roman"/>
          <w:b/>
          <w:bCs/>
          <w:noProof/>
          <w:color w:val="000000" w:themeColor="text1"/>
          <w:sz w:val="24"/>
          <w:szCs w:val="24"/>
        </w:rPr>
      </w:pPr>
    </w:p>
    <w:p w14:paraId="65180DB3" w14:textId="4FC5F648" w:rsidR="00E74DB6" w:rsidRPr="00192A27" w:rsidRDefault="00E74DB6" w:rsidP="00D15764">
      <w:pPr>
        <w:pStyle w:val="ListParagraph"/>
        <w:ind w:left="1080"/>
        <w:rPr>
          <w:rFonts w:ascii="Times New Roman" w:hAnsi="Times New Roman" w:cs="Times New Roman"/>
          <w:b/>
          <w:bCs/>
          <w:noProof/>
          <w:color w:val="000000" w:themeColor="text1"/>
          <w:sz w:val="24"/>
          <w:szCs w:val="24"/>
        </w:rPr>
      </w:pPr>
      <w:r w:rsidRPr="00192A27">
        <w:rPr>
          <w:rFonts w:ascii="Times New Roman" w:hAnsi="Times New Roman" w:cs="Times New Roman"/>
          <w:b/>
          <w:bCs/>
          <w:noProof/>
          <w:color w:val="000000" w:themeColor="text1"/>
          <w:sz w:val="24"/>
          <w:szCs w:val="24"/>
        </w:rPr>
        <w:t>Tabel Histori</w:t>
      </w:r>
    </w:p>
    <w:tbl>
      <w:tblPr>
        <w:tblStyle w:val="TableGrid"/>
        <w:tblW w:w="0" w:type="auto"/>
        <w:tblInd w:w="1080" w:type="dxa"/>
        <w:tblLook w:val="04A0" w:firstRow="1" w:lastRow="0" w:firstColumn="1" w:lastColumn="0" w:noHBand="0" w:noVBand="1"/>
      </w:tblPr>
      <w:tblGrid>
        <w:gridCol w:w="2020"/>
        <w:gridCol w:w="2991"/>
        <w:gridCol w:w="2925"/>
      </w:tblGrid>
      <w:tr w:rsidR="00E74DB6" w:rsidRPr="00192A27" w14:paraId="099258F8" w14:textId="77777777" w:rsidTr="005725F6">
        <w:trPr>
          <w:trHeight w:val="410"/>
        </w:trPr>
        <w:tc>
          <w:tcPr>
            <w:tcW w:w="2020" w:type="dxa"/>
            <w:shd w:val="clear" w:color="auto" w:fill="D9D9D9" w:themeFill="background1" w:themeFillShade="D9"/>
          </w:tcPr>
          <w:p w14:paraId="49C4F143" w14:textId="77777777" w:rsidR="00E74DB6" w:rsidRPr="00192A27" w:rsidRDefault="00E74DB6" w:rsidP="008200F9">
            <w:pPr>
              <w:pStyle w:val="ListParagraph"/>
              <w:ind w:left="0"/>
              <w:jc w:val="center"/>
              <w:rPr>
                <w:rFonts w:ascii="Times New Roman" w:hAnsi="Times New Roman" w:cs="Times New Roman"/>
                <w:b/>
                <w:bCs/>
                <w:noProof/>
                <w:color w:val="000000" w:themeColor="text1"/>
                <w:sz w:val="24"/>
                <w:szCs w:val="24"/>
              </w:rPr>
            </w:pPr>
            <w:r w:rsidRPr="00192A27">
              <w:rPr>
                <w:rFonts w:ascii="Times New Roman" w:hAnsi="Times New Roman" w:cs="Times New Roman"/>
                <w:b/>
                <w:bCs/>
                <w:noProof/>
                <w:color w:val="000000" w:themeColor="text1"/>
                <w:sz w:val="24"/>
                <w:szCs w:val="24"/>
              </w:rPr>
              <w:t>Field</w:t>
            </w:r>
          </w:p>
        </w:tc>
        <w:tc>
          <w:tcPr>
            <w:tcW w:w="2991" w:type="dxa"/>
            <w:shd w:val="clear" w:color="auto" w:fill="D9D9D9" w:themeFill="background1" w:themeFillShade="D9"/>
          </w:tcPr>
          <w:p w14:paraId="23687E38" w14:textId="77777777" w:rsidR="00E74DB6" w:rsidRPr="00192A27" w:rsidRDefault="00E74DB6" w:rsidP="008200F9">
            <w:pPr>
              <w:pStyle w:val="ListParagraph"/>
              <w:ind w:left="0"/>
              <w:jc w:val="center"/>
              <w:rPr>
                <w:rFonts w:ascii="Times New Roman" w:hAnsi="Times New Roman" w:cs="Times New Roman"/>
                <w:b/>
                <w:bCs/>
                <w:noProof/>
                <w:color w:val="000000" w:themeColor="text1"/>
                <w:sz w:val="24"/>
                <w:szCs w:val="24"/>
              </w:rPr>
            </w:pPr>
            <w:r w:rsidRPr="00192A27">
              <w:rPr>
                <w:rFonts w:ascii="Times New Roman" w:hAnsi="Times New Roman" w:cs="Times New Roman"/>
                <w:b/>
                <w:bCs/>
                <w:noProof/>
                <w:color w:val="000000" w:themeColor="text1"/>
                <w:sz w:val="24"/>
                <w:szCs w:val="24"/>
              </w:rPr>
              <w:t>Tipe</w:t>
            </w:r>
          </w:p>
        </w:tc>
        <w:tc>
          <w:tcPr>
            <w:tcW w:w="2925" w:type="dxa"/>
            <w:shd w:val="clear" w:color="auto" w:fill="D9D9D9" w:themeFill="background1" w:themeFillShade="D9"/>
          </w:tcPr>
          <w:p w14:paraId="7ABEECE0" w14:textId="77777777" w:rsidR="00E74DB6" w:rsidRPr="00192A27" w:rsidRDefault="00E74DB6" w:rsidP="008200F9">
            <w:pPr>
              <w:pStyle w:val="ListParagraph"/>
              <w:ind w:left="0"/>
              <w:jc w:val="center"/>
              <w:rPr>
                <w:rFonts w:ascii="Times New Roman" w:hAnsi="Times New Roman" w:cs="Times New Roman"/>
                <w:b/>
                <w:bCs/>
                <w:noProof/>
                <w:color w:val="000000" w:themeColor="text1"/>
                <w:sz w:val="24"/>
                <w:szCs w:val="24"/>
              </w:rPr>
            </w:pPr>
            <w:r w:rsidRPr="00192A27">
              <w:rPr>
                <w:rFonts w:ascii="Times New Roman" w:hAnsi="Times New Roman" w:cs="Times New Roman"/>
                <w:b/>
                <w:bCs/>
                <w:noProof/>
                <w:color w:val="000000" w:themeColor="text1"/>
                <w:sz w:val="24"/>
                <w:szCs w:val="24"/>
              </w:rPr>
              <w:t>Keterangan</w:t>
            </w:r>
          </w:p>
        </w:tc>
      </w:tr>
      <w:tr w:rsidR="00E74DB6" w:rsidRPr="00192A27" w14:paraId="1D4860D2" w14:textId="77777777" w:rsidTr="005725F6">
        <w:trPr>
          <w:trHeight w:val="416"/>
        </w:trPr>
        <w:tc>
          <w:tcPr>
            <w:tcW w:w="2020" w:type="dxa"/>
          </w:tcPr>
          <w:p w14:paraId="4E6BE4DB" w14:textId="00C48B1F" w:rsidR="00E74DB6" w:rsidRPr="00192A27" w:rsidRDefault="00E74DB6"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id_histori</w:t>
            </w:r>
          </w:p>
        </w:tc>
        <w:tc>
          <w:tcPr>
            <w:tcW w:w="2991" w:type="dxa"/>
          </w:tcPr>
          <w:p w14:paraId="1C377955" w14:textId="3311C8DA" w:rsidR="00E74DB6" w:rsidRPr="00192A27" w:rsidRDefault="00E74DB6"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INT (AI)</w:t>
            </w:r>
          </w:p>
        </w:tc>
        <w:tc>
          <w:tcPr>
            <w:tcW w:w="2925" w:type="dxa"/>
          </w:tcPr>
          <w:p w14:paraId="17366834" w14:textId="63C5042D" w:rsidR="00E74DB6" w:rsidRPr="00192A27" w:rsidRDefault="00E74DB6"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Primery key</w:t>
            </w:r>
          </w:p>
        </w:tc>
      </w:tr>
      <w:tr w:rsidR="00E74DB6" w:rsidRPr="00192A27" w14:paraId="0B344C71" w14:textId="77777777" w:rsidTr="005725F6">
        <w:trPr>
          <w:trHeight w:val="409"/>
        </w:trPr>
        <w:tc>
          <w:tcPr>
            <w:tcW w:w="2020" w:type="dxa"/>
          </w:tcPr>
          <w:p w14:paraId="7CB7082A" w14:textId="77777777" w:rsidR="00E74DB6" w:rsidRPr="00192A27" w:rsidRDefault="00E74DB6"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id_aspirasi</w:t>
            </w:r>
          </w:p>
        </w:tc>
        <w:tc>
          <w:tcPr>
            <w:tcW w:w="2991" w:type="dxa"/>
          </w:tcPr>
          <w:p w14:paraId="14C13616" w14:textId="77777777" w:rsidR="00E74DB6" w:rsidRPr="00192A27" w:rsidRDefault="00E74DB6"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INT (FK)</w:t>
            </w:r>
          </w:p>
        </w:tc>
        <w:tc>
          <w:tcPr>
            <w:tcW w:w="2925" w:type="dxa"/>
          </w:tcPr>
          <w:p w14:paraId="5344A329" w14:textId="36E12DB8" w:rsidR="00E74DB6" w:rsidRPr="00192A27" w:rsidRDefault="00E74DB6"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color w:val="000000" w:themeColor="text1"/>
                <w:sz w:val="24"/>
                <w:szCs w:val="24"/>
              </w:rPr>
              <w:t>Mengacu ke tabel aspirasi</w:t>
            </w:r>
          </w:p>
        </w:tc>
      </w:tr>
      <w:tr w:rsidR="00E74DB6" w:rsidRPr="00192A27" w14:paraId="5571BA10" w14:textId="77777777" w:rsidTr="005725F6">
        <w:trPr>
          <w:trHeight w:val="415"/>
        </w:trPr>
        <w:tc>
          <w:tcPr>
            <w:tcW w:w="2020" w:type="dxa"/>
          </w:tcPr>
          <w:p w14:paraId="706537C8" w14:textId="77777777" w:rsidR="00E74DB6" w:rsidRPr="00192A27" w:rsidRDefault="00E74DB6"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id_admin</w:t>
            </w:r>
          </w:p>
        </w:tc>
        <w:tc>
          <w:tcPr>
            <w:tcW w:w="2991" w:type="dxa"/>
          </w:tcPr>
          <w:p w14:paraId="7619DE5A" w14:textId="77777777" w:rsidR="00E74DB6" w:rsidRPr="00192A27" w:rsidRDefault="00E74DB6"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INT (FK)</w:t>
            </w:r>
          </w:p>
        </w:tc>
        <w:tc>
          <w:tcPr>
            <w:tcW w:w="2925" w:type="dxa"/>
          </w:tcPr>
          <w:p w14:paraId="597415B6" w14:textId="74B6CF70" w:rsidR="00E74DB6" w:rsidRPr="00192A27" w:rsidRDefault="00E74DB6"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color w:val="000000" w:themeColor="text1"/>
                <w:sz w:val="24"/>
                <w:szCs w:val="24"/>
              </w:rPr>
              <w:t>Admin yang terkait, mengacu ke tabel admin</w:t>
            </w:r>
          </w:p>
        </w:tc>
      </w:tr>
      <w:tr w:rsidR="00E74DB6" w:rsidRPr="00192A27" w14:paraId="3089E1F6" w14:textId="77777777" w:rsidTr="005725F6">
        <w:trPr>
          <w:trHeight w:val="452"/>
        </w:trPr>
        <w:tc>
          <w:tcPr>
            <w:tcW w:w="2020" w:type="dxa"/>
          </w:tcPr>
          <w:p w14:paraId="06FBD494" w14:textId="3148DC0A" w:rsidR="00E74DB6" w:rsidRPr="00192A27" w:rsidRDefault="00E74DB6"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id_progres</w:t>
            </w:r>
          </w:p>
        </w:tc>
        <w:tc>
          <w:tcPr>
            <w:tcW w:w="2991" w:type="dxa"/>
          </w:tcPr>
          <w:p w14:paraId="562803C5" w14:textId="6E51CF20" w:rsidR="00E74DB6" w:rsidRPr="00192A27" w:rsidRDefault="00E74DB6" w:rsidP="008200F9">
            <w:pPr>
              <w:pStyle w:val="ListParagraph"/>
              <w:ind w:left="0"/>
              <w:jc w:val="center"/>
              <w:rPr>
                <w:rFonts w:ascii="Times New Roman" w:hAnsi="Times New Roman" w:cs="Times New Roman"/>
                <w:noProof/>
                <w:color w:val="000000" w:themeColor="text1"/>
                <w:sz w:val="24"/>
                <w:szCs w:val="24"/>
              </w:rPr>
            </w:pPr>
            <w:r w:rsidRPr="00192A27">
              <w:rPr>
                <w:rFonts w:ascii="Times New Roman" w:hAnsi="Times New Roman" w:cs="Times New Roman"/>
                <w:noProof/>
                <w:color w:val="000000" w:themeColor="text1"/>
                <w:sz w:val="24"/>
                <w:szCs w:val="24"/>
              </w:rPr>
              <w:t>INT (FK), NULL</w:t>
            </w:r>
          </w:p>
        </w:tc>
        <w:tc>
          <w:tcPr>
            <w:tcW w:w="2925" w:type="dxa"/>
          </w:tcPr>
          <w:p w14:paraId="5825786D" w14:textId="4ACA0568" w:rsidR="00E74DB6" w:rsidRPr="00192A27" w:rsidRDefault="00E74DB6" w:rsidP="008200F9">
            <w:pPr>
              <w:pStyle w:val="ListParagraph"/>
              <w:keepNext/>
              <w:ind w:left="0"/>
              <w:jc w:val="center"/>
              <w:rPr>
                <w:rFonts w:ascii="Times New Roman" w:hAnsi="Times New Roman" w:cs="Times New Roman"/>
                <w:noProof/>
                <w:color w:val="000000" w:themeColor="text1"/>
                <w:sz w:val="24"/>
                <w:szCs w:val="24"/>
              </w:rPr>
            </w:pPr>
            <w:r w:rsidRPr="00192A27">
              <w:rPr>
                <w:rFonts w:ascii="Times New Roman" w:hAnsi="Times New Roman" w:cs="Times New Roman"/>
                <w:color w:val="000000" w:themeColor="text1"/>
                <w:sz w:val="24"/>
                <w:szCs w:val="24"/>
              </w:rPr>
              <w:t>Progres terkait, mengacu ke tabel progres</w:t>
            </w:r>
          </w:p>
        </w:tc>
      </w:tr>
    </w:tbl>
    <w:p w14:paraId="78860D9B" w14:textId="542C4DA5" w:rsidR="00E74DB6" w:rsidRPr="00192A27" w:rsidRDefault="00CD2F74" w:rsidP="008200F9">
      <w:pPr>
        <w:pStyle w:val="Caption"/>
        <w:jc w:val="center"/>
        <w:rPr>
          <w:rFonts w:ascii="Times New Roman" w:hAnsi="Times New Roman" w:cs="Times New Roman"/>
          <w:color w:val="000000" w:themeColor="text1"/>
          <w:sz w:val="24"/>
          <w:szCs w:val="24"/>
          <w:lang w:val="en-US"/>
        </w:rPr>
      </w:pPr>
      <w:bookmarkStart w:id="91" w:name="_Toc243681251"/>
      <w:r w:rsidRPr="00192A27">
        <w:rPr>
          <w:rFonts w:ascii="Times New Roman" w:hAnsi="Times New Roman" w:cs="Times New Roman"/>
          <w:color w:val="000000" w:themeColor="text1"/>
          <w:sz w:val="24"/>
          <w:szCs w:val="24"/>
        </w:rPr>
        <w:t xml:space="preserve">Tabel 2. </w:t>
      </w:r>
      <w:r w:rsidRPr="00192A27">
        <w:rPr>
          <w:rFonts w:ascii="Times New Roman" w:hAnsi="Times New Roman" w:cs="Times New Roman"/>
          <w:color w:val="000000" w:themeColor="text1"/>
          <w:sz w:val="24"/>
          <w:szCs w:val="24"/>
        </w:rPr>
        <w:fldChar w:fldCharType="begin"/>
      </w:r>
      <w:r w:rsidRPr="00192A27">
        <w:rPr>
          <w:rFonts w:ascii="Times New Roman" w:hAnsi="Times New Roman" w:cs="Times New Roman"/>
          <w:color w:val="000000" w:themeColor="text1"/>
          <w:sz w:val="24"/>
          <w:szCs w:val="24"/>
        </w:rPr>
        <w:instrText xml:space="preserve"> SEQ Tabel_2. \* ARABIC </w:instrText>
      </w:r>
      <w:r w:rsidRPr="00192A27">
        <w:rPr>
          <w:rFonts w:ascii="Times New Roman" w:hAnsi="Times New Roman" w:cs="Times New Roman"/>
          <w:color w:val="000000" w:themeColor="text1"/>
          <w:sz w:val="24"/>
          <w:szCs w:val="24"/>
        </w:rPr>
        <w:fldChar w:fldCharType="separate"/>
      </w:r>
      <w:r w:rsidRPr="00192A27">
        <w:rPr>
          <w:rFonts w:ascii="Times New Roman" w:hAnsi="Times New Roman" w:cs="Times New Roman"/>
          <w:noProof/>
          <w:color w:val="000000" w:themeColor="text1"/>
          <w:sz w:val="24"/>
          <w:szCs w:val="24"/>
        </w:rPr>
        <w:t>21</w:t>
      </w:r>
      <w:r w:rsidRPr="00192A27">
        <w:rPr>
          <w:rFonts w:ascii="Times New Roman" w:hAnsi="Times New Roman" w:cs="Times New Roman"/>
          <w:color w:val="000000" w:themeColor="text1"/>
          <w:sz w:val="24"/>
          <w:szCs w:val="24"/>
        </w:rPr>
        <w:fldChar w:fldCharType="end"/>
      </w:r>
      <w:r w:rsidRPr="00192A27">
        <w:rPr>
          <w:rFonts w:ascii="Times New Roman" w:hAnsi="Times New Roman" w:cs="Times New Roman"/>
          <w:color w:val="000000" w:themeColor="text1"/>
          <w:sz w:val="24"/>
          <w:szCs w:val="24"/>
          <w:lang w:val="en-US"/>
        </w:rPr>
        <w:t xml:space="preserve"> </w:t>
      </w:r>
      <w:proofErr w:type="spellStart"/>
      <w:r w:rsidRPr="00192A27">
        <w:rPr>
          <w:rFonts w:ascii="Times New Roman" w:hAnsi="Times New Roman" w:cs="Times New Roman"/>
          <w:color w:val="000000" w:themeColor="text1"/>
          <w:sz w:val="24"/>
          <w:szCs w:val="24"/>
          <w:lang w:val="en-US"/>
        </w:rPr>
        <w:t>Tabel</w:t>
      </w:r>
      <w:proofErr w:type="spellEnd"/>
      <w:r w:rsidRPr="00192A27">
        <w:rPr>
          <w:rFonts w:ascii="Times New Roman" w:hAnsi="Times New Roman" w:cs="Times New Roman"/>
          <w:color w:val="000000" w:themeColor="text1"/>
          <w:sz w:val="24"/>
          <w:szCs w:val="24"/>
          <w:lang w:val="en-US"/>
        </w:rPr>
        <w:t xml:space="preserve"> </w:t>
      </w:r>
      <w:proofErr w:type="spellStart"/>
      <w:r w:rsidRPr="00192A27">
        <w:rPr>
          <w:rFonts w:ascii="Times New Roman" w:hAnsi="Times New Roman" w:cs="Times New Roman"/>
          <w:color w:val="000000" w:themeColor="text1"/>
          <w:sz w:val="24"/>
          <w:szCs w:val="24"/>
          <w:lang w:val="en-US"/>
        </w:rPr>
        <w:t>histori</w:t>
      </w:r>
      <w:bookmarkEnd w:id="91"/>
      <w:proofErr w:type="spellEnd"/>
    </w:p>
    <w:p w14:paraId="020C9936" w14:textId="77777777" w:rsidR="00CD2F74" w:rsidRPr="00192A27" w:rsidRDefault="00CD2F74" w:rsidP="00CD2F74">
      <w:pPr>
        <w:pStyle w:val="NormalWeb"/>
        <w:rPr>
          <w:color w:val="000000" w:themeColor="text1"/>
        </w:rPr>
      </w:pPr>
      <w:proofErr w:type="spellStart"/>
      <w:r w:rsidRPr="00192A27">
        <w:rPr>
          <w:color w:val="000000" w:themeColor="text1"/>
        </w:rPr>
        <w:t>Selain</w:t>
      </w:r>
      <w:proofErr w:type="spellEnd"/>
      <w:r w:rsidRPr="00192A27">
        <w:rPr>
          <w:color w:val="000000" w:themeColor="text1"/>
        </w:rPr>
        <w:t xml:space="preserve"> </w:t>
      </w:r>
      <w:proofErr w:type="spellStart"/>
      <w:r w:rsidRPr="00192A27">
        <w:rPr>
          <w:color w:val="000000" w:themeColor="text1"/>
        </w:rPr>
        <w:t>struktur</w:t>
      </w:r>
      <w:proofErr w:type="spellEnd"/>
      <w:r w:rsidRPr="00192A27">
        <w:rPr>
          <w:color w:val="000000" w:themeColor="text1"/>
        </w:rPr>
        <w:t xml:space="preserve"> </w:t>
      </w:r>
      <w:proofErr w:type="spellStart"/>
      <w:r w:rsidRPr="00192A27">
        <w:rPr>
          <w:color w:val="000000" w:themeColor="text1"/>
        </w:rPr>
        <w:t>tabel</w:t>
      </w:r>
      <w:proofErr w:type="spellEnd"/>
      <w:r w:rsidRPr="00192A27">
        <w:rPr>
          <w:color w:val="000000" w:themeColor="text1"/>
        </w:rPr>
        <w:t xml:space="preserve">, database </w:t>
      </w:r>
      <w:proofErr w:type="spellStart"/>
      <w:r w:rsidRPr="00192A27">
        <w:rPr>
          <w:color w:val="000000" w:themeColor="text1"/>
        </w:rPr>
        <w:t>memiliki</w:t>
      </w:r>
      <w:proofErr w:type="spellEnd"/>
      <w:r w:rsidRPr="00192A27">
        <w:rPr>
          <w:color w:val="000000" w:themeColor="text1"/>
        </w:rPr>
        <w:t xml:space="preserve"> </w:t>
      </w:r>
      <w:proofErr w:type="spellStart"/>
      <w:r w:rsidRPr="00192A27">
        <w:rPr>
          <w:color w:val="000000" w:themeColor="text1"/>
        </w:rPr>
        <w:t>dua</w:t>
      </w:r>
      <w:proofErr w:type="spellEnd"/>
      <w:r w:rsidRPr="00192A27">
        <w:rPr>
          <w:color w:val="000000" w:themeColor="text1"/>
        </w:rPr>
        <w:t xml:space="preserve"> trigger pada </w:t>
      </w:r>
      <w:proofErr w:type="spellStart"/>
      <w:r w:rsidRPr="00192A27">
        <w:rPr>
          <w:color w:val="000000" w:themeColor="text1"/>
        </w:rPr>
        <w:t>tabel</w:t>
      </w:r>
      <w:proofErr w:type="spellEnd"/>
      <w:r w:rsidRPr="00192A27">
        <w:rPr>
          <w:color w:val="000000" w:themeColor="text1"/>
        </w:rPr>
        <w:t xml:space="preserve"> </w:t>
      </w:r>
      <w:proofErr w:type="spellStart"/>
      <w:r w:rsidRPr="00192A27">
        <w:rPr>
          <w:color w:val="000000" w:themeColor="text1"/>
        </w:rPr>
        <w:t>progres</w:t>
      </w:r>
      <w:proofErr w:type="spellEnd"/>
      <w:r w:rsidRPr="00192A27">
        <w:rPr>
          <w:color w:val="000000" w:themeColor="text1"/>
        </w:rPr>
        <w:t xml:space="preserve"> </w:t>
      </w:r>
      <w:proofErr w:type="spellStart"/>
      <w:r w:rsidRPr="00192A27">
        <w:rPr>
          <w:color w:val="000000" w:themeColor="text1"/>
        </w:rPr>
        <w:t>untuk</w:t>
      </w:r>
      <w:proofErr w:type="spellEnd"/>
      <w:r w:rsidRPr="00192A27">
        <w:rPr>
          <w:color w:val="000000" w:themeColor="text1"/>
        </w:rPr>
        <w:t xml:space="preserve"> </w:t>
      </w:r>
      <w:proofErr w:type="spellStart"/>
      <w:r w:rsidRPr="00192A27">
        <w:rPr>
          <w:color w:val="000000" w:themeColor="text1"/>
        </w:rPr>
        <w:t>menjaga</w:t>
      </w:r>
      <w:proofErr w:type="spellEnd"/>
      <w:r w:rsidRPr="00192A27">
        <w:rPr>
          <w:color w:val="000000" w:themeColor="text1"/>
        </w:rPr>
        <w:t xml:space="preserve"> </w:t>
      </w:r>
      <w:proofErr w:type="spellStart"/>
      <w:r w:rsidRPr="00192A27">
        <w:rPr>
          <w:color w:val="000000" w:themeColor="text1"/>
        </w:rPr>
        <w:t>alur</w:t>
      </w:r>
      <w:proofErr w:type="spellEnd"/>
      <w:r w:rsidRPr="00192A27">
        <w:rPr>
          <w:color w:val="000000" w:themeColor="text1"/>
        </w:rPr>
        <w:t xml:space="preserve"> status dan </w:t>
      </w:r>
      <w:proofErr w:type="spellStart"/>
      <w:r w:rsidRPr="00192A27">
        <w:rPr>
          <w:color w:val="000000" w:themeColor="text1"/>
        </w:rPr>
        <w:t>mencatat</w:t>
      </w:r>
      <w:proofErr w:type="spellEnd"/>
      <w:r w:rsidRPr="00192A27">
        <w:rPr>
          <w:color w:val="000000" w:themeColor="text1"/>
        </w:rPr>
        <w:t xml:space="preserve"> </w:t>
      </w:r>
      <w:proofErr w:type="spellStart"/>
      <w:r w:rsidRPr="00192A27">
        <w:rPr>
          <w:color w:val="000000" w:themeColor="text1"/>
        </w:rPr>
        <w:t>histori</w:t>
      </w:r>
      <w:proofErr w:type="spellEnd"/>
      <w:r w:rsidRPr="00192A27">
        <w:rPr>
          <w:color w:val="000000" w:themeColor="text1"/>
        </w:rPr>
        <w:t xml:space="preserve">. Trigger </w:t>
      </w:r>
      <w:proofErr w:type="spellStart"/>
      <w:r w:rsidRPr="00192A27">
        <w:rPr>
          <w:color w:val="000000" w:themeColor="text1"/>
        </w:rPr>
        <w:t>disajikan</w:t>
      </w:r>
      <w:proofErr w:type="spellEnd"/>
      <w:r w:rsidRPr="00192A27">
        <w:rPr>
          <w:color w:val="000000" w:themeColor="text1"/>
        </w:rPr>
        <w:t xml:space="preserve"> pada </w:t>
      </w:r>
      <w:proofErr w:type="spellStart"/>
      <w:r w:rsidRPr="00192A27">
        <w:rPr>
          <w:color w:val="000000" w:themeColor="text1"/>
        </w:rPr>
        <w:t>tabel</w:t>
      </w:r>
      <w:proofErr w:type="spellEnd"/>
      <w:r w:rsidRPr="00192A27">
        <w:rPr>
          <w:color w:val="000000" w:themeColor="text1"/>
        </w:rPr>
        <w:t xml:space="preserve"> </w:t>
      </w:r>
      <w:proofErr w:type="spellStart"/>
      <w:r w:rsidRPr="00192A27">
        <w:rPr>
          <w:color w:val="000000" w:themeColor="text1"/>
        </w:rPr>
        <w:t>berikut</w:t>
      </w:r>
      <w:proofErr w:type="spellEnd"/>
      <w:r w:rsidRPr="00192A27">
        <w:rPr>
          <w:color w:val="000000" w:themeColor="text1"/>
        </w:rPr>
        <w:t>.</w:t>
      </w:r>
    </w:p>
    <w:p w14:paraId="42ABA4C2" w14:textId="77777777" w:rsidR="00CD2F74" w:rsidRPr="00192A27" w:rsidRDefault="00CD2F74" w:rsidP="00CD2F74">
      <w:pPr>
        <w:rPr>
          <w:rFonts w:ascii="Times New Roman" w:hAnsi="Times New Roman" w:cs="Times New Roman"/>
          <w:color w:val="000000" w:themeColor="text1"/>
          <w:sz w:val="24"/>
          <w:szCs w:val="24"/>
          <w:lang w:val="en-US"/>
        </w:rPr>
      </w:pPr>
    </w:p>
    <w:p w14:paraId="53EEB512" w14:textId="0F651832" w:rsidR="00E74DB6" w:rsidRPr="00192A27" w:rsidRDefault="00E74DB6" w:rsidP="008A5260">
      <w:pPr>
        <w:rPr>
          <w:rFonts w:ascii="Times New Roman" w:hAnsi="Times New Roman" w:cs="Times New Roman"/>
          <w:b/>
          <w:bCs/>
          <w:noProof/>
          <w:color w:val="000000" w:themeColor="text1"/>
          <w:sz w:val="24"/>
          <w:szCs w:val="24"/>
        </w:rPr>
      </w:pPr>
    </w:p>
    <w:p w14:paraId="345DE9F1" w14:textId="11E489BC" w:rsidR="008A5260" w:rsidRPr="00192A27" w:rsidRDefault="008A5260" w:rsidP="008A5260">
      <w:pPr>
        <w:rPr>
          <w:rFonts w:ascii="Times New Roman" w:hAnsi="Times New Roman" w:cs="Times New Roman"/>
          <w:b/>
          <w:bCs/>
          <w:noProof/>
          <w:color w:val="000000" w:themeColor="text1"/>
          <w:sz w:val="24"/>
          <w:szCs w:val="24"/>
        </w:rPr>
      </w:pPr>
    </w:p>
    <w:p w14:paraId="0784BA35" w14:textId="09E82C9E" w:rsidR="008A5260" w:rsidRPr="00192A27" w:rsidRDefault="008A5260" w:rsidP="008A5260">
      <w:pPr>
        <w:rPr>
          <w:rFonts w:ascii="Times New Roman" w:hAnsi="Times New Roman" w:cs="Times New Roman"/>
          <w:b/>
          <w:bCs/>
          <w:noProof/>
          <w:color w:val="000000" w:themeColor="text1"/>
          <w:sz w:val="24"/>
          <w:szCs w:val="24"/>
        </w:rPr>
      </w:pPr>
    </w:p>
    <w:p w14:paraId="2B046711" w14:textId="62F2BD75" w:rsidR="008A5260" w:rsidRPr="00192A27" w:rsidRDefault="008A5260" w:rsidP="008A5260">
      <w:pPr>
        <w:rPr>
          <w:rFonts w:ascii="Times New Roman" w:hAnsi="Times New Roman" w:cs="Times New Roman"/>
          <w:b/>
          <w:bCs/>
          <w:noProof/>
          <w:color w:val="000000" w:themeColor="text1"/>
          <w:sz w:val="24"/>
          <w:szCs w:val="24"/>
        </w:rPr>
      </w:pPr>
    </w:p>
    <w:p w14:paraId="40D47205" w14:textId="4B02D280" w:rsidR="008A5260" w:rsidRDefault="008A5260" w:rsidP="008A5260">
      <w:pPr>
        <w:rPr>
          <w:rFonts w:ascii="Times New Roman" w:hAnsi="Times New Roman" w:cs="Times New Roman"/>
          <w:b/>
          <w:bCs/>
          <w:noProof/>
          <w:color w:val="000000" w:themeColor="text1"/>
          <w:sz w:val="24"/>
          <w:szCs w:val="24"/>
        </w:rPr>
      </w:pPr>
    </w:p>
    <w:p w14:paraId="465259D5" w14:textId="77777777" w:rsidR="00192A27" w:rsidRPr="00A67B42" w:rsidRDefault="00192A27" w:rsidP="008A5260">
      <w:pPr>
        <w:rPr>
          <w:rFonts w:ascii="Times New Roman" w:hAnsi="Times New Roman" w:cs="Times New Roman"/>
          <w:b/>
          <w:bCs/>
          <w:noProof/>
          <w:sz w:val="28"/>
          <w:szCs w:val="28"/>
        </w:rPr>
      </w:pPr>
    </w:p>
    <w:p w14:paraId="5C5CC9E2" w14:textId="4AD2B8EC" w:rsidR="00D15764" w:rsidRPr="00192A27" w:rsidRDefault="00192A27" w:rsidP="00192A27">
      <w:pPr>
        <w:pStyle w:val="Heading3"/>
        <w:ind w:firstLine="720"/>
        <w:rPr>
          <w:rFonts w:ascii="Times New Roman" w:hAnsi="Times New Roman" w:cs="Times New Roman"/>
          <w:b/>
          <w:bCs/>
          <w:noProof/>
          <w:color w:val="000000" w:themeColor="text1"/>
        </w:rPr>
      </w:pPr>
      <w:bookmarkStart w:id="92" w:name="_Toc243680910"/>
      <w:r w:rsidRPr="00192A27">
        <w:rPr>
          <w:rFonts w:ascii="Times New Roman" w:hAnsi="Times New Roman" w:cs="Times New Roman"/>
          <w:b/>
          <w:bCs/>
          <w:noProof/>
          <w:color w:val="000000" w:themeColor="text1"/>
          <w:lang w:val="en-US"/>
        </w:rPr>
        <w:t xml:space="preserve">2.2.7 </w:t>
      </w:r>
      <w:r w:rsidR="00D15764" w:rsidRPr="00192A27">
        <w:rPr>
          <w:rFonts w:ascii="Times New Roman" w:hAnsi="Times New Roman" w:cs="Times New Roman"/>
          <w:b/>
          <w:bCs/>
          <w:noProof/>
          <w:color w:val="000000" w:themeColor="text1"/>
        </w:rPr>
        <w:t>Perancangan Antarmuka</w:t>
      </w:r>
      <w:bookmarkEnd w:id="92"/>
    </w:p>
    <w:p w14:paraId="02B4D633" w14:textId="4DA71CE7" w:rsidR="002E6B50" w:rsidRPr="00192A27" w:rsidRDefault="00CD2F74" w:rsidP="002E6B50">
      <w:pPr>
        <w:rPr>
          <w:rFonts w:ascii="Times New Roman" w:hAnsi="Times New Roman" w:cs="Times New Roman"/>
          <w:color w:val="000000" w:themeColor="text1"/>
          <w:sz w:val="24"/>
          <w:szCs w:val="24"/>
        </w:rPr>
      </w:pPr>
      <w:r w:rsidRPr="00192A27">
        <w:rPr>
          <w:rFonts w:ascii="Times New Roman" w:hAnsi="Times New Roman" w:cs="Times New Roman"/>
          <w:color w:val="000000" w:themeColor="text1"/>
          <w:sz w:val="24"/>
          <w:szCs w:val="24"/>
        </w:rPr>
        <w:t>Perancangan antarmuka adalah rancangan tata letak tampilan aplikasi sebelum aplikasi dibuat. Rancangan dibuat sederhana dalam bentuk wireframe untuk menentukan posisi sidebar, judul halaman, tabel, form, dan tombol. Seluruh halaman memakai pola yang sama, yaitu sidebar menu di sisi kiri dan area konten di sisi kanan, agar pengguna mudah berpindah halaman. Daftar rancangan halaman disajikan pada tabel berikut.</w:t>
      </w:r>
    </w:p>
    <w:p w14:paraId="1F0C95D3" w14:textId="77777777" w:rsidR="00CD2F74" w:rsidRPr="00192A27" w:rsidRDefault="00CD2F74" w:rsidP="002E6B50">
      <w:pPr>
        <w:rPr>
          <w:rFonts w:ascii="Times New Roman" w:hAnsi="Times New Roman" w:cs="Times New Roman"/>
          <w:b/>
          <w:bCs/>
          <w:noProof/>
          <w:color w:val="000000" w:themeColor="text1"/>
          <w:sz w:val="24"/>
          <w:szCs w:val="24"/>
        </w:rPr>
      </w:pPr>
    </w:p>
    <w:p w14:paraId="47EC9373" w14:textId="77777777" w:rsidR="00CD2F74" w:rsidRPr="00192A27" w:rsidRDefault="002E6B50" w:rsidP="008200F9">
      <w:pPr>
        <w:keepNext/>
        <w:jc w:val="center"/>
        <w:rPr>
          <w:rFonts w:ascii="Times New Roman" w:hAnsi="Times New Roman" w:cs="Times New Roman"/>
          <w:color w:val="000000" w:themeColor="text1"/>
          <w:sz w:val="24"/>
          <w:szCs w:val="24"/>
        </w:rPr>
      </w:pPr>
      <w:r w:rsidRPr="00192A27">
        <w:rPr>
          <w:rFonts w:ascii="Times New Roman" w:hAnsi="Times New Roman" w:cs="Times New Roman"/>
          <w:b/>
          <w:bCs/>
          <w:noProof/>
          <w:color w:val="000000" w:themeColor="text1"/>
          <w:sz w:val="24"/>
          <w:szCs w:val="24"/>
        </w:rPr>
        <w:drawing>
          <wp:inline distT="0" distB="0" distL="0" distR="0" wp14:anchorId="238DD1E9" wp14:editId="1AD6A629">
            <wp:extent cx="3257550" cy="3067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login.drawio.png"/>
                    <pic:cNvPicPr/>
                  </pic:nvPicPr>
                  <pic:blipFill>
                    <a:blip r:embed="rId46">
                      <a:extLst>
                        <a:ext uri="{28A0092B-C50C-407E-A947-70E740481C1C}">
                          <a14:useLocalDpi xmlns:a14="http://schemas.microsoft.com/office/drawing/2010/main" val="0"/>
                        </a:ext>
                      </a:extLst>
                    </a:blip>
                    <a:stretch>
                      <a:fillRect/>
                    </a:stretch>
                  </pic:blipFill>
                  <pic:spPr>
                    <a:xfrm>
                      <a:off x="0" y="0"/>
                      <a:ext cx="3257550" cy="3067050"/>
                    </a:xfrm>
                    <a:prstGeom prst="rect">
                      <a:avLst/>
                    </a:prstGeom>
                  </pic:spPr>
                </pic:pic>
              </a:graphicData>
            </a:graphic>
          </wp:inline>
        </w:drawing>
      </w:r>
    </w:p>
    <w:p w14:paraId="725AF6DB" w14:textId="1D3E44A7" w:rsidR="002E6B50" w:rsidRPr="00192A27" w:rsidRDefault="00CD2F74" w:rsidP="008200F9">
      <w:pPr>
        <w:pStyle w:val="Caption"/>
        <w:jc w:val="center"/>
        <w:rPr>
          <w:rFonts w:ascii="Times New Roman" w:hAnsi="Times New Roman" w:cs="Times New Roman"/>
          <w:color w:val="000000" w:themeColor="text1"/>
          <w:sz w:val="24"/>
          <w:szCs w:val="24"/>
          <w:lang w:val="en-US"/>
        </w:rPr>
      </w:pPr>
      <w:bookmarkStart w:id="93" w:name="_Toc243681053"/>
      <w:r w:rsidRPr="00192A27">
        <w:rPr>
          <w:rFonts w:ascii="Times New Roman" w:hAnsi="Times New Roman" w:cs="Times New Roman"/>
          <w:color w:val="000000" w:themeColor="text1"/>
          <w:sz w:val="24"/>
          <w:szCs w:val="24"/>
        </w:rPr>
        <w:t xml:space="preserve">Gambar 2. </w:t>
      </w:r>
      <w:r w:rsidRPr="00192A27">
        <w:rPr>
          <w:rFonts w:ascii="Times New Roman" w:hAnsi="Times New Roman" w:cs="Times New Roman"/>
          <w:color w:val="000000" w:themeColor="text1"/>
          <w:sz w:val="24"/>
          <w:szCs w:val="24"/>
        </w:rPr>
        <w:fldChar w:fldCharType="begin"/>
      </w:r>
      <w:r w:rsidRPr="00192A27">
        <w:rPr>
          <w:rFonts w:ascii="Times New Roman" w:hAnsi="Times New Roman" w:cs="Times New Roman"/>
          <w:color w:val="000000" w:themeColor="text1"/>
          <w:sz w:val="24"/>
          <w:szCs w:val="24"/>
        </w:rPr>
        <w:instrText xml:space="preserve"> SEQ Gambar_2. \* ARABIC </w:instrText>
      </w:r>
      <w:r w:rsidRPr="00192A27">
        <w:rPr>
          <w:rFonts w:ascii="Times New Roman" w:hAnsi="Times New Roman" w:cs="Times New Roman"/>
          <w:color w:val="000000" w:themeColor="text1"/>
          <w:sz w:val="24"/>
          <w:szCs w:val="24"/>
        </w:rPr>
        <w:fldChar w:fldCharType="separate"/>
      </w:r>
      <w:r w:rsidR="008200F9">
        <w:rPr>
          <w:rFonts w:ascii="Times New Roman" w:hAnsi="Times New Roman" w:cs="Times New Roman"/>
          <w:noProof/>
          <w:color w:val="000000" w:themeColor="text1"/>
          <w:sz w:val="24"/>
          <w:szCs w:val="24"/>
        </w:rPr>
        <w:t>40</w:t>
      </w:r>
      <w:r w:rsidRPr="00192A27">
        <w:rPr>
          <w:rFonts w:ascii="Times New Roman" w:hAnsi="Times New Roman" w:cs="Times New Roman"/>
          <w:color w:val="000000" w:themeColor="text1"/>
          <w:sz w:val="24"/>
          <w:szCs w:val="24"/>
        </w:rPr>
        <w:fldChar w:fldCharType="end"/>
      </w:r>
      <w:r w:rsidRPr="00192A27">
        <w:rPr>
          <w:rFonts w:ascii="Times New Roman" w:hAnsi="Times New Roman" w:cs="Times New Roman"/>
          <w:color w:val="000000" w:themeColor="text1"/>
          <w:sz w:val="24"/>
          <w:szCs w:val="24"/>
          <w:lang w:val="en-US"/>
        </w:rPr>
        <w:t xml:space="preserve"> login</w:t>
      </w:r>
      <w:bookmarkEnd w:id="93"/>
    </w:p>
    <w:p w14:paraId="6E667AB8" w14:textId="138201AD" w:rsidR="008A5260" w:rsidRPr="00192A27" w:rsidRDefault="008A5260" w:rsidP="008A5260">
      <w:pPr>
        <w:rPr>
          <w:rFonts w:ascii="Times New Roman" w:hAnsi="Times New Roman" w:cs="Times New Roman"/>
          <w:color w:val="000000" w:themeColor="text1"/>
          <w:sz w:val="24"/>
          <w:szCs w:val="24"/>
          <w:lang w:val="en-US"/>
        </w:rPr>
      </w:pPr>
      <w:r w:rsidRPr="00192A27">
        <w:rPr>
          <w:rFonts w:ascii="Times New Roman" w:hAnsi="Times New Roman" w:cs="Times New Roman"/>
          <w:color w:val="000000" w:themeColor="text1"/>
          <w:sz w:val="24"/>
          <w:szCs w:val="24"/>
        </w:rPr>
        <w:t xml:space="preserve">Halaman ini digunakan admin maupun siswa untuk masuk ke sistem. Bagian atas berisi logo aplikasi (PS). Di bawahnya terdapat dua kolom isian, yaitu </w:t>
      </w:r>
      <w:r w:rsidRPr="00192A27">
        <w:rPr>
          <w:rStyle w:val="Emphasis"/>
          <w:rFonts w:ascii="Times New Roman" w:hAnsi="Times New Roman" w:cs="Times New Roman"/>
          <w:color w:val="000000" w:themeColor="text1"/>
          <w:sz w:val="24"/>
          <w:szCs w:val="24"/>
        </w:rPr>
        <w:t>Username</w:t>
      </w:r>
      <w:r w:rsidRPr="00192A27">
        <w:rPr>
          <w:rFonts w:ascii="Times New Roman" w:hAnsi="Times New Roman" w:cs="Times New Roman"/>
          <w:color w:val="000000" w:themeColor="text1"/>
          <w:sz w:val="24"/>
          <w:szCs w:val="24"/>
        </w:rPr>
        <w:t xml:space="preserve"> dan </w:t>
      </w:r>
      <w:r w:rsidRPr="00192A27">
        <w:rPr>
          <w:rStyle w:val="Emphasis"/>
          <w:rFonts w:ascii="Times New Roman" w:hAnsi="Times New Roman" w:cs="Times New Roman"/>
          <w:color w:val="000000" w:themeColor="text1"/>
          <w:sz w:val="24"/>
          <w:szCs w:val="24"/>
        </w:rPr>
        <w:t>Password</w:t>
      </w:r>
      <w:r w:rsidRPr="00192A27">
        <w:rPr>
          <w:rFonts w:ascii="Times New Roman" w:hAnsi="Times New Roman" w:cs="Times New Roman"/>
          <w:color w:val="000000" w:themeColor="text1"/>
          <w:sz w:val="24"/>
          <w:szCs w:val="24"/>
        </w:rPr>
        <w:t xml:space="preserve">, serta tombol </w:t>
      </w:r>
      <w:r w:rsidRPr="00192A27">
        <w:rPr>
          <w:rStyle w:val="Emphasis"/>
          <w:rFonts w:ascii="Times New Roman" w:hAnsi="Times New Roman" w:cs="Times New Roman"/>
          <w:color w:val="000000" w:themeColor="text1"/>
          <w:sz w:val="24"/>
          <w:szCs w:val="24"/>
        </w:rPr>
        <w:t>Login</w:t>
      </w:r>
      <w:r w:rsidRPr="00192A27">
        <w:rPr>
          <w:rFonts w:ascii="Times New Roman" w:hAnsi="Times New Roman" w:cs="Times New Roman"/>
          <w:color w:val="000000" w:themeColor="text1"/>
          <w:sz w:val="24"/>
          <w:szCs w:val="24"/>
        </w:rPr>
        <w:t xml:space="preserve">. Setelah pengguna mengisi data dan menekan tombol </w:t>
      </w:r>
      <w:r w:rsidRPr="00192A27">
        <w:rPr>
          <w:rStyle w:val="Emphasis"/>
          <w:rFonts w:ascii="Times New Roman" w:hAnsi="Times New Roman" w:cs="Times New Roman"/>
          <w:color w:val="000000" w:themeColor="text1"/>
          <w:sz w:val="24"/>
          <w:szCs w:val="24"/>
        </w:rPr>
        <w:t>Login</w:t>
      </w:r>
      <w:r w:rsidRPr="00192A27">
        <w:rPr>
          <w:rFonts w:ascii="Times New Roman" w:hAnsi="Times New Roman" w:cs="Times New Roman"/>
          <w:color w:val="000000" w:themeColor="text1"/>
          <w:sz w:val="24"/>
          <w:szCs w:val="24"/>
        </w:rPr>
        <w:t>, sistem memvalidasi akun lalu mengarahkan pengguna ke dashboard sesuai perannya (admin atau siswa).</w:t>
      </w:r>
    </w:p>
    <w:p w14:paraId="106B21F3" w14:textId="79021AFA" w:rsidR="00EE3788" w:rsidRPr="00192A27" w:rsidRDefault="00EE3788" w:rsidP="00EE3788">
      <w:pPr>
        <w:pStyle w:val="ListParagraph"/>
        <w:ind w:left="1080"/>
        <w:rPr>
          <w:rFonts w:ascii="Times New Roman" w:hAnsi="Times New Roman" w:cs="Times New Roman"/>
          <w:b/>
          <w:bCs/>
          <w:noProof/>
          <w:color w:val="000000" w:themeColor="text1"/>
          <w:sz w:val="24"/>
          <w:szCs w:val="24"/>
        </w:rPr>
      </w:pPr>
    </w:p>
    <w:p w14:paraId="60D1CF65" w14:textId="6C0E4927" w:rsidR="00EE3788" w:rsidRPr="00192A27" w:rsidRDefault="00EE3788" w:rsidP="00EE3788">
      <w:pPr>
        <w:pStyle w:val="ListParagraph"/>
        <w:ind w:left="1080"/>
        <w:rPr>
          <w:rFonts w:ascii="Times New Roman" w:hAnsi="Times New Roman" w:cs="Times New Roman"/>
          <w:b/>
          <w:bCs/>
          <w:noProof/>
          <w:color w:val="000000" w:themeColor="text1"/>
          <w:sz w:val="24"/>
          <w:szCs w:val="24"/>
        </w:rPr>
      </w:pPr>
    </w:p>
    <w:p w14:paraId="7B1959D8" w14:textId="1698BD44" w:rsidR="00EE3788" w:rsidRPr="00192A27" w:rsidRDefault="00EE3788" w:rsidP="00EE3788">
      <w:pPr>
        <w:pStyle w:val="ListParagraph"/>
        <w:ind w:left="1080"/>
        <w:rPr>
          <w:rFonts w:ascii="Times New Roman" w:hAnsi="Times New Roman" w:cs="Times New Roman"/>
          <w:b/>
          <w:bCs/>
          <w:noProof/>
          <w:color w:val="000000" w:themeColor="text1"/>
          <w:sz w:val="24"/>
          <w:szCs w:val="24"/>
        </w:rPr>
      </w:pPr>
    </w:p>
    <w:p w14:paraId="7CA18EAD" w14:textId="5CEB6CCB" w:rsidR="00EE3788" w:rsidRPr="00192A27" w:rsidRDefault="00EE3788" w:rsidP="00EE3788">
      <w:pPr>
        <w:pStyle w:val="ListParagraph"/>
        <w:ind w:left="1080"/>
        <w:rPr>
          <w:rFonts w:ascii="Times New Roman" w:hAnsi="Times New Roman" w:cs="Times New Roman"/>
          <w:b/>
          <w:bCs/>
          <w:noProof/>
          <w:color w:val="000000" w:themeColor="text1"/>
          <w:sz w:val="24"/>
          <w:szCs w:val="24"/>
        </w:rPr>
      </w:pPr>
    </w:p>
    <w:p w14:paraId="4EB9A1F4" w14:textId="4286F14C" w:rsidR="00EE3788" w:rsidRPr="00192A27" w:rsidRDefault="00EE3788" w:rsidP="00EE3788">
      <w:pPr>
        <w:pStyle w:val="ListParagraph"/>
        <w:ind w:left="1080"/>
        <w:rPr>
          <w:rFonts w:ascii="Times New Roman" w:hAnsi="Times New Roman" w:cs="Times New Roman"/>
          <w:b/>
          <w:bCs/>
          <w:noProof/>
          <w:color w:val="000000" w:themeColor="text1"/>
          <w:sz w:val="24"/>
          <w:szCs w:val="24"/>
        </w:rPr>
      </w:pPr>
    </w:p>
    <w:p w14:paraId="4DE3BA6A" w14:textId="34734B20" w:rsidR="00EE3788" w:rsidRPr="00192A27" w:rsidRDefault="00EE3788" w:rsidP="00EE3788">
      <w:pPr>
        <w:pStyle w:val="ListParagraph"/>
        <w:ind w:left="1080"/>
        <w:rPr>
          <w:rFonts w:ascii="Times New Roman" w:hAnsi="Times New Roman" w:cs="Times New Roman"/>
          <w:b/>
          <w:bCs/>
          <w:noProof/>
          <w:color w:val="000000" w:themeColor="text1"/>
          <w:sz w:val="24"/>
          <w:szCs w:val="24"/>
        </w:rPr>
      </w:pPr>
    </w:p>
    <w:p w14:paraId="74B33573" w14:textId="77777777" w:rsidR="008A5260" w:rsidRPr="00192A27" w:rsidRDefault="002E6B50" w:rsidP="008200F9">
      <w:pPr>
        <w:pStyle w:val="ListParagraph"/>
        <w:keepNext/>
        <w:ind w:left="1080"/>
        <w:jc w:val="center"/>
        <w:rPr>
          <w:rFonts w:ascii="Times New Roman" w:hAnsi="Times New Roman" w:cs="Times New Roman"/>
          <w:color w:val="000000" w:themeColor="text1"/>
          <w:sz w:val="24"/>
          <w:szCs w:val="24"/>
        </w:rPr>
      </w:pPr>
      <w:r w:rsidRPr="00192A27">
        <w:rPr>
          <w:rFonts w:ascii="Times New Roman" w:hAnsi="Times New Roman" w:cs="Times New Roman"/>
          <w:b/>
          <w:bCs/>
          <w:noProof/>
          <w:color w:val="000000" w:themeColor="text1"/>
          <w:sz w:val="24"/>
          <w:szCs w:val="24"/>
        </w:rPr>
        <w:drawing>
          <wp:inline distT="0" distB="0" distL="0" distR="0" wp14:anchorId="163783C7" wp14:editId="51FCCF01">
            <wp:extent cx="4476585" cy="2071648"/>
            <wp:effectExtent l="0" t="0" r="635"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dasadmin.drawio.png"/>
                    <pic:cNvPicPr/>
                  </pic:nvPicPr>
                  <pic:blipFill>
                    <a:blip r:embed="rId47">
                      <a:extLst>
                        <a:ext uri="{28A0092B-C50C-407E-A947-70E740481C1C}">
                          <a14:useLocalDpi xmlns:a14="http://schemas.microsoft.com/office/drawing/2010/main" val="0"/>
                        </a:ext>
                      </a:extLst>
                    </a:blip>
                    <a:stretch>
                      <a:fillRect/>
                    </a:stretch>
                  </pic:blipFill>
                  <pic:spPr>
                    <a:xfrm>
                      <a:off x="0" y="0"/>
                      <a:ext cx="4496757" cy="2080983"/>
                    </a:xfrm>
                    <a:prstGeom prst="rect">
                      <a:avLst/>
                    </a:prstGeom>
                  </pic:spPr>
                </pic:pic>
              </a:graphicData>
            </a:graphic>
          </wp:inline>
        </w:drawing>
      </w:r>
    </w:p>
    <w:p w14:paraId="4615E391" w14:textId="5BEF4124" w:rsidR="00EE3788" w:rsidRPr="00192A27" w:rsidRDefault="008A5260" w:rsidP="008200F9">
      <w:pPr>
        <w:pStyle w:val="Caption"/>
        <w:jc w:val="center"/>
        <w:rPr>
          <w:rFonts w:ascii="Times New Roman" w:hAnsi="Times New Roman" w:cs="Times New Roman"/>
          <w:color w:val="000000" w:themeColor="text1"/>
          <w:sz w:val="24"/>
          <w:szCs w:val="24"/>
          <w:lang w:val="en-US"/>
        </w:rPr>
      </w:pPr>
      <w:bookmarkStart w:id="94" w:name="_Toc243681054"/>
      <w:r w:rsidRPr="00192A27">
        <w:rPr>
          <w:rFonts w:ascii="Times New Roman" w:hAnsi="Times New Roman" w:cs="Times New Roman"/>
          <w:color w:val="000000" w:themeColor="text1"/>
          <w:sz w:val="24"/>
          <w:szCs w:val="24"/>
        </w:rPr>
        <w:t xml:space="preserve">Gambar 2. </w:t>
      </w:r>
      <w:r w:rsidRPr="00192A27">
        <w:rPr>
          <w:rFonts w:ascii="Times New Roman" w:hAnsi="Times New Roman" w:cs="Times New Roman"/>
          <w:color w:val="000000" w:themeColor="text1"/>
          <w:sz w:val="24"/>
          <w:szCs w:val="24"/>
        </w:rPr>
        <w:fldChar w:fldCharType="begin"/>
      </w:r>
      <w:r w:rsidRPr="00192A27">
        <w:rPr>
          <w:rFonts w:ascii="Times New Roman" w:hAnsi="Times New Roman" w:cs="Times New Roman"/>
          <w:color w:val="000000" w:themeColor="text1"/>
          <w:sz w:val="24"/>
          <w:szCs w:val="24"/>
        </w:rPr>
        <w:instrText xml:space="preserve"> SEQ Gambar_2. \* ARABIC </w:instrText>
      </w:r>
      <w:r w:rsidRPr="00192A27">
        <w:rPr>
          <w:rFonts w:ascii="Times New Roman" w:hAnsi="Times New Roman" w:cs="Times New Roman"/>
          <w:color w:val="000000" w:themeColor="text1"/>
          <w:sz w:val="24"/>
          <w:szCs w:val="24"/>
        </w:rPr>
        <w:fldChar w:fldCharType="separate"/>
      </w:r>
      <w:r w:rsidR="008200F9">
        <w:rPr>
          <w:rFonts w:ascii="Times New Roman" w:hAnsi="Times New Roman" w:cs="Times New Roman"/>
          <w:noProof/>
          <w:color w:val="000000" w:themeColor="text1"/>
          <w:sz w:val="24"/>
          <w:szCs w:val="24"/>
        </w:rPr>
        <w:t>41</w:t>
      </w:r>
      <w:r w:rsidRPr="00192A27">
        <w:rPr>
          <w:rFonts w:ascii="Times New Roman" w:hAnsi="Times New Roman" w:cs="Times New Roman"/>
          <w:color w:val="000000" w:themeColor="text1"/>
          <w:sz w:val="24"/>
          <w:szCs w:val="24"/>
        </w:rPr>
        <w:fldChar w:fldCharType="end"/>
      </w:r>
      <w:r w:rsidRPr="00192A27">
        <w:rPr>
          <w:rFonts w:ascii="Times New Roman" w:hAnsi="Times New Roman" w:cs="Times New Roman"/>
          <w:color w:val="000000" w:themeColor="text1"/>
          <w:sz w:val="24"/>
          <w:szCs w:val="24"/>
          <w:lang w:val="en-US"/>
        </w:rPr>
        <w:t xml:space="preserve"> Dashboard admin</w:t>
      </w:r>
      <w:bookmarkEnd w:id="94"/>
    </w:p>
    <w:p w14:paraId="02CA91EB" w14:textId="39B91D3B" w:rsidR="008A5260" w:rsidRPr="00192A27" w:rsidRDefault="008A5260" w:rsidP="008A5260">
      <w:pPr>
        <w:rPr>
          <w:rFonts w:ascii="Times New Roman" w:hAnsi="Times New Roman" w:cs="Times New Roman"/>
          <w:color w:val="000000" w:themeColor="text1"/>
          <w:sz w:val="24"/>
          <w:szCs w:val="24"/>
          <w:lang w:val="en-US"/>
        </w:rPr>
      </w:pPr>
      <w:r w:rsidRPr="00192A27">
        <w:rPr>
          <w:rFonts w:ascii="Times New Roman" w:hAnsi="Times New Roman" w:cs="Times New Roman"/>
          <w:color w:val="000000" w:themeColor="text1"/>
          <w:sz w:val="24"/>
          <w:szCs w:val="24"/>
        </w:rPr>
        <w:t xml:space="preserve">Halaman ini adalah tampilan awal setelah admin berhasil login. Di sisi kiri terdapat </w:t>
      </w:r>
      <w:r w:rsidRPr="00192A27">
        <w:rPr>
          <w:rStyle w:val="Emphasis"/>
          <w:rFonts w:ascii="Times New Roman" w:hAnsi="Times New Roman" w:cs="Times New Roman"/>
          <w:color w:val="000000" w:themeColor="text1"/>
          <w:sz w:val="24"/>
          <w:szCs w:val="24"/>
        </w:rPr>
        <w:t>sidebar</w:t>
      </w:r>
      <w:r w:rsidRPr="00192A27">
        <w:rPr>
          <w:rFonts w:ascii="Times New Roman" w:hAnsi="Times New Roman" w:cs="Times New Roman"/>
          <w:color w:val="000000" w:themeColor="text1"/>
          <w:sz w:val="24"/>
          <w:szCs w:val="24"/>
        </w:rPr>
        <w:t xml:space="preserve"> berisi logo PS dan menu Dashboard, Data Siswa, Kategori, Aspirasi, dan Histori, dengan tombol Logout di bagian bawah. Di sisi kanan atas terdapat tombol Profil. Bagian utama menampilkan judul “Dashboard admin”, kotak sambutan “Selamat datang, Admin”, dan </w:t>
      </w:r>
      <w:r w:rsidRPr="00192A27">
        <w:rPr>
          <w:rStyle w:val="Strong"/>
          <w:rFonts w:ascii="Times New Roman" w:hAnsi="Times New Roman" w:cs="Times New Roman"/>
          <w:color w:val="000000" w:themeColor="text1"/>
          <w:sz w:val="24"/>
          <w:szCs w:val="24"/>
        </w:rPr>
        <w:t>Menu utama</w:t>
      </w:r>
      <w:r w:rsidRPr="00192A27">
        <w:rPr>
          <w:rFonts w:ascii="Times New Roman" w:hAnsi="Times New Roman" w:cs="Times New Roman"/>
          <w:color w:val="000000" w:themeColor="text1"/>
          <w:sz w:val="24"/>
          <w:szCs w:val="24"/>
        </w:rPr>
        <w:t xml:space="preserve"> berupa empat tombol pintasan (Data Siswa, Kategori, Aspirasi, Histori) yang sama dengan menu di </w:t>
      </w:r>
      <w:r w:rsidRPr="00192A27">
        <w:rPr>
          <w:rStyle w:val="Emphasis"/>
          <w:rFonts w:ascii="Times New Roman" w:hAnsi="Times New Roman" w:cs="Times New Roman"/>
          <w:color w:val="000000" w:themeColor="text1"/>
          <w:sz w:val="24"/>
          <w:szCs w:val="24"/>
        </w:rPr>
        <w:t>sidebar</w:t>
      </w:r>
      <w:r w:rsidRPr="00192A27">
        <w:rPr>
          <w:rFonts w:ascii="Times New Roman" w:hAnsi="Times New Roman" w:cs="Times New Roman"/>
          <w:color w:val="000000" w:themeColor="text1"/>
          <w:sz w:val="24"/>
          <w:szCs w:val="24"/>
        </w:rPr>
        <w:t xml:space="preserve">. Pada bagian bawah terdapat area </w:t>
      </w:r>
      <w:r w:rsidRPr="00192A27">
        <w:rPr>
          <w:rStyle w:val="Strong"/>
          <w:rFonts w:ascii="Times New Roman" w:hAnsi="Times New Roman" w:cs="Times New Roman"/>
          <w:color w:val="000000" w:themeColor="text1"/>
          <w:sz w:val="24"/>
          <w:szCs w:val="24"/>
        </w:rPr>
        <w:t>Informasi admin</w:t>
      </w:r>
      <w:r w:rsidRPr="00192A27">
        <w:rPr>
          <w:rFonts w:ascii="Times New Roman" w:hAnsi="Times New Roman" w:cs="Times New Roman"/>
          <w:color w:val="000000" w:themeColor="text1"/>
          <w:sz w:val="24"/>
          <w:szCs w:val="24"/>
        </w:rPr>
        <w:t>.</w:t>
      </w:r>
    </w:p>
    <w:p w14:paraId="216D63F2" w14:textId="7C9FFF05" w:rsidR="002E6B50" w:rsidRPr="00192A27" w:rsidRDefault="002E6B50" w:rsidP="00EE3788">
      <w:pPr>
        <w:pStyle w:val="ListParagraph"/>
        <w:ind w:left="1080"/>
        <w:rPr>
          <w:rFonts w:ascii="Times New Roman" w:hAnsi="Times New Roman" w:cs="Times New Roman"/>
          <w:b/>
          <w:bCs/>
          <w:noProof/>
          <w:color w:val="000000" w:themeColor="text1"/>
          <w:sz w:val="24"/>
          <w:szCs w:val="24"/>
        </w:rPr>
      </w:pPr>
    </w:p>
    <w:p w14:paraId="2107674B" w14:textId="3412611E" w:rsidR="002E6B50" w:rsidRPr="00192A27" w:rsidRDefault="002E6B50" w:rsidP="00EE3788">
      <w:pPr>
        <w:pStyle w:val="ListParagraph"/>
        <w:ind w:left="1080"/>
        <w:rPr>
          <w:rFonts w:ascii="Times New Roman" w:hAnsi="Times New Roman" w:cs="Times New Roman"/>
          <w:b/>
          <w:bCs/>
          <w:noProof/>
          <w:color w:val="000000" w:themeColor="text1"/>
          <w:sz w:val="24"/>
          <w:szCs w:val="24"/>
        </w:rPr>
      </w:pPr>
    </w:p>
    <w:p w14:paraId="40249091" w14:textId="55CAEE41" w:rsidR="002E6B50" w:rsidRPr="00192A27" w:rsidRDefault="002E6B50" w:rsidP="00EE3788">
      <w:pPr>
        <w:pStyle w:val="ListParagraph"/>
        <w:ind w:left="1080"/>
        <w:rPr>
          <w:rFonts w:ascii="Times New Roman" w:hAnsi="Times New Roman" w:cs="Times New Roman"/>
          <w:b/>
          <w:bCs/>
          <w:noProof/>
          <w:color w:val="000000" w:themeColor="text1"/>
          <w:sz w:val="24"/>
          <w:szCs w:val="24"/>
        </w:rPr>
      </w:pPr>
    </w:p>
    <w:p w14:paraId="65231CD0" w14:textId="6A9E402A" w:rsidR="002E6B50" w:rsidRPr="00192A27" w:rsidRDefault="002E6B50" w:rsidP="00EE3788">
      <w:pPr>
        <w:pStyle w:val="ListParagraph"/>
        <w:ind w:left="1080"/>
        <w:rPr>
          <w:rFonts w:ascii="Times New Roman" w:hAnsi="Times New Roman" w:cs="Times New Roman"/>
          <w:b/>
          <w:bCs/>
          <w:noProof/>
          <w:color w:val="000000" w:themeColor="text1"/>
          <w:sz w:val="24"/>
          <w:szCs w:val="24"/>
        </w:rPr>
      </w:pPr>
    </w:p>
    <w:p w14:paraId="54106D30" w14:textId="1539B3CA" w:rsidR="002E6B50" w:rsidRPr="00192A27" w:rsidRDefault="002E6B50" w:rsidP="00EE3788">
      <w:pPr>
        <w:pStyle w:val="ListParagraph"/>
        <w:ind w:left="1080"/>
        <w:rPr>
          <w:rFonts w:ascii="Times New Roman" w:hAnsi="Times New Roman" w:cs="Times New Roman"/>
          <w:b/>
          <w:bCs/>
          <w:noProof/>
          <w:color w:val="000000" w:themeColor="text1"/>
          <w:sz w:val="24"/>
          <w:szCs w:val="24"/>
        </w:rPr>
      </w:pPr>
    </w:p>
    <w:p w14:paraId="61B30EB1" w14:textId="2D4792FD" w:rsidR="002E6B50" w:rsidRPr="00192A27" w:rsidRDefault="002E6B50" w:rsidP="00EE3788">
      <w:pPr>
        <w:pStyle w:val="ListParagraph"/>
        <w:ind w:left="1080"/>
        <w:rPr>
          <w:rFonts w:ascii="Times New Roman" w:hAnsi="Times New Roman" w:cs="Times New Roman"/>
          <w:b/>
          <w:bCs/>
          <w:noProof/>
          <w:color w:val="000000" w:themeColor="text1"/>
          <w:sz w:val="24"/>
          <w:szCs w:val="24"/>
        </w:rPr>
      </w:pPr>
    </w:p>
    <w:p w14:paraId="2DDEC2F6" w14:textId="55EA230B" w:rsidR="002E6B50" w:rsidRPr="00192A27" w:rsidRDefault="002E6B50" w:rsidP="00EE3788">
      <w:pPr>
        <w:pStyle w:val="ListParagraph"/>
        <w:ind w:left="1080"/>
        <w:rPr>
          <w:rFonts w:ascii="Times New Roman" w:hAnsi="Times New Roman" w:cs="Times New Roman"/>
          <w:b/>
          <w:bCs/>
          <w:noProof/>
          <w:color w:val="000000" w:themeColor="text1"/>
          <w:sz w:val="24"/>
          <w:szCs w:val="24"/>
        </w:rPr>
      </w:pPr>
    </w:p>
    <w:p w14:paraId="74EE3F8E" w14:textId="77777777" w:rsidR="008A5260" w:rsidRPr="00192A27" w:rsidRDefault="002E6B50" w:rsidP="008200F9">
      <w:pPr>
        <w:pStyle w:val="ListParagraph"/>
        <w:keepNext/>
        <w:ind w:left="1080"/>
        <w:jc w:val="center"/>
        <w:rPr>
          <w:rFonts w:ascii="Times New Roman" w:hAnsi="Times New Roman" w:cs="Times New Roman"/>
          <w:color w:val="000000" w:themeColor="text1"/>
          <w:sz w:val="24"/>
          <w:szCs w:val="24"/>
        </w:rPr>
      </w:pPr>
      <w:r w:rsidRPr="00192A27">
        <w:rPr>
          <w:rFonts w:ascii="Times New Roman" w:hAnsi="Times New Roman" w:cs="Times New Roman"/>
          <w:b/>
          <w:bCs/>
          <w:noProof/>
          <w:color w:val="000000" w:themeColor="text1"/>
          <w:sz w:val="24"/>
          <w:szCs w:val="24"/>
        </w:rPr>
        <w:drawing>
          <wp:inline distT="0" distB="0" distL="0" distR="0" wp14:anchorId="52B3CD3A" wp14:editId="53DEAE16">
            <wp:extent cx="4673456" cy="216275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dassiswa.drawio.png"/>
                    <pic:cNvPicPr/>
                  </pic:nvPicPr>
                  <pic:blipFill>
                    <a:blip r:embed="rId48">
                      <a:extLst>
                        <a:ext uri="{28A0092B-C50C-407E-A947-70E740481C1C}">
                          <a14:useLocalDpi xmlns:a14="http://schemas.microsoft.com/office/drawing/2010/main" val="0"/>
                        </a:ext>
                      </a:extLst>
                    </a:blip>
                    <a:stretch>
                      <a:fillRect/>
                    </a:stretch>
                  </pic:blipFill>
                  <pic:spPr>
                    <a:xfrm>
                      <a:off x="0" y="0"/>
                      <a:ext cx="4691132" cy="2170935"/>
                    </a:xfrm>
                    <a:prstGeom prst="rect">
                      <a:avLst/>
                    </a:prstGeom>
                  </pic:spPr>
                </pic:pic>
              </a:graphicData>
            </a:graphic>
          </wp:inline>
        </w:drawing>
      </w:r>
    </w:p>
    <w:p w14:paraId="124F485F" w14:textId="739D6EB6" w:rsidR="002E6B50" w:rsidRPr="00192A27" w:rsidRDefault="008A5260" w:rsidP="008200F9">
      <w:pPr>
        <w:pStyle w:val="Caption"/>
        <w:jc w:val="center"/>
        <w:rPr>
          <w:rFonts w:ascii="Times New Roman" w:hAnsi="Times New Roman" w:cs="Times New Roman"/>
          <w:b/>
          <w:bCs/>
          <w:noProof/>
          <w:color w:val="000000" w:themeColor="text1"/>
          <w:sz w:val="24"/>
          <w:szCs w:val="24"/>
        </w:rPr>
      </w:pPr>
      <w:bookmarkStart w:id="95" w:name="_Toc243681055"/>
      <w:r w:rsidRPr="00192A27">
        <w:rPr>
          <w:rFonts w:ascii="Times New Roman" w:hAnsi="Times New Roman" w:cs="Times New Roman"/>
          <w:color w:val="000000" w:themeColor="text1"/>
          <w:sz w:val="24"/>
          <w:szCs w:val="24"/>
        </w:rPr>
        <w:t xml:space="preserve">Gambar 2. </w:t>
      </w:r>
      <w:r w:rsidRPr="00192A27">
        <w:rPr>
          <w:rFonts w:ascii="Times New Roman" w:hAnsi="Times New Roman" w:cs="Times New Roman"/>
          <w:color w:val="000000" w:themeColor="text1"/>
          <w:sz w:val="24"/>
          <w:szCs w:val="24"/>
        </w:rPr>
        <w:fldChar w:fldCharType="begin"/>
      </w:r>
      <w:r w:rsidRPr="00192A27">
        <w:rPr>
          <w:rFonts w:ascii="Times New Roman" w:hAnsi="Times New Roman" w:cs="Times New Roman"/>
          <w:color w:val="000000" w:themeColor="text1"/>
          <w:sz w:val="24"/>
          <w:szCs w:val="24"/>
        </w:rPr>
        <w:instrText xml:space="preserve"> SEQ Gambar_2. \* ARABIC </w:instrText>
      </w:r>
      <w:r w:rsidRPr="00192A27">
        <w:rPr>
          <w:rFonts w:ascii="Times New Roman" w:hAnsi="Times New Roman" w:cs="Times New Roman"/>
          <w:color w:val="000000" w:themeColor="text1"/>
          <w:sz w:val="24"/>
          <w:szCs w:val="24"/>
        </w:rPr>
        <w:fldChar w:fldCharType="separate"/>
      </w:r>
      <w:r w:rsidR="008200F9">
        <w:rPr>
          <w:rFonts w:ascii="Times New Roman" w:hAnsi="Times New Roman" w:cs="Times New Roman"/>
          <w:noProof/>
          <w:color w:val="000000" w:themeColor="text1"/>
          <w:sz w:val="24"/>
          <w:szCs w:val="24"/>
        </w:rPr>
        <w:t>42</w:t>
      </w:r>
      <w:r w:rsidRPr="00192A27">
        <w:rPr>
          <w:rFonts w:ascii="Times New Roman" w:hAnsi="Times New Roman" w:cs="Times New Roman"/>
          <w:color w:val="000000" w:themeColor="text1"/>
          <w:sz w:val="24"/>
          <w:szCs w:val="24"/>
        </w:rPr>
        <w:fldChar w:fldCharType="end"/>
      </w:r>
      <w:r w:rsidRPr="00192A27">
        <w:rPr>
          <w:rFonts w:ascii="Times New Roman" w:hAnsi="Times New Roman" w:cs="Times New Roman"/>
          <w:color w:val="000000" w:themeColor="text1"/>
          <w:sz w:val="24"/>
          <w:szCs w:val="24"/>
          <w:lang w:val="en-US"/>
        </w:rPr>
        <w:t xml:space="preserve"> Dashboard </w:t>
      </w:r>
      <w:proofErr w:type="spellStart"/>
      <w:r w:rsidRPr="00192A27">
        <w:rPr>
          <w:rFonts w:ascii="Times New Roman" w:hAnsi="Times New Roman" w:cs="Times New Roman"/>
          <w:color w:val="000000" w:themeColor="text1"/>
          <w:sz w:val="24"/>
          <w:szCs w:val="24"/>
          <w:lang w:val="en-US"/>
        </w:rPr>
        <w:t>siswa</w:t>
      </w:r>
      <w:bookmarkEnd w:id="95"/>
      <w:proofErr w:type="spellEnd"/>
    </w:p>
    <w:p w14:paraId="454EC139" w14:textId="1EF32331" w:rsidR="002E6B50" w:rsidRPr="00192A27" w:rsidRDefault="008A5260" w:rsidP="008A5260">
      <w:pPr>
        <w:rPr>
          <w:rFonts w:ascii="Times New Roman" w:hAnsi="Times New Roman" w:cs="Times New Roman"/>
          <w:b/>
          <w:bCs/>
          <w:noProof/>
          <w:color w:val="000000" w:themeColor="text1"/>
          <w:sz w:val="24"/>
          <w:szCs w:val="24"/>
        </w:rPr>
      </w:pPr>
      <w:r w:rsidRPr="00192A27">
        <w:rPr>
          <w:rFonts w:ascii="Times New Roman" w:hAnsi="Times New Roman" w:cs="Times New Roman"/>
          <w:color w:val="000000" w:themeColor="text1"/>
          <w:sz w:val="24"/>
          <w:szCs w:val="24"/>
        </w:rPr>
        <w:t xml:space="preserve">Halaman ini adalah tampilan awal setelah siswa berhasil login. </w:t>
      </w:r>
      <w:r w:rsidRPr="00192A27">
        <w:rPr>
          <w:rStyle w:val="Emphasis"/>
          <w:rFonts w:ascii="Times New Roman" w:hAnsi="Times New Roman" w:cs="Times New Roman"/>
          <w:color w:val="000000" w:themeColor="text1"/>
          <w:sz w:val="24"/>
          <w:szCs w:val="24"/>
        </w:rPr>
        <w:t>Sidebar</w:t>
      </w:r>
      <w:r w:rsidRPr="00192A27">
        <w:rPr>
          <w:rFonts w:ascii="Times New Roman" w:hAnsi="Times New Roman" w:cs="Times New Roman"/>
          <w:color w:val="000000" w:themeColor="text1"/>
          <w:sz w:val="24"/>
          <w:szCs w:val="24"/>
        </w:rPr>
        <w:t xml:space="preserve"> berisi menu Dashboard, Laporan Saya, dan Histori, dengan tombol Logout di bagian bawah. Bagian utama menampilkan sapaan “Halo, siswa” beserta tombol </w:t>
      </w:r>
      <w:r w:rsidRPr="00192A27">
        <w:rPr>
          <w:rStyle w:val="Strong"/>
          <w:rFonts w:ascii="Times New Roman" w:hAnsi="Times New Roman" w:cs="Times New Roman"/>
          <w:color w:val="000000" w:themeColor="text1"/>
          <w:sz w:val="24"/>
          <w:szCs w:val="24"/>
        </w:rPr>
        <w:t>+ Tambah Laporan</w:t>
      </w:r>
      <w:r w:rsidRPr="00192A27">
        <w:rPr>
          <w:rFonts w:ascii="Times New Roman" w:hAnsi="Times New Roman" w:cs="Times New Roman"/>
          <w:color w:val="000000" w:themeColor="text1"/>
          <w:sz w:val="24"/>
          <w:szCs w:val="24"/>
        </w:rPr>
        <w:t xml:space="preserve">. Di bawahnya terdapat tiga kotak informasi identitas siswa, yaitu nama, NIS, dan kelas. Bagian </w:t>
      </w:r>
      <w:r w:rsidRPr="00192A27">
        <w:rPr>
          <w:rStyle w:val="Strong"/>
          <w:rFonts w:ascii="Times New Roman" w:hAnsi="Times New Roman" w:cs="Times New Roman"/>
          <w:color w:val="000000" w:themeColor="text1"/>
          <w:sz w:val="24"/>
          <w:szCs w:val="24"/>
        </w:rPr>
        <w:t>Menu cepat</w:t>
      </w:r>
      <w:r w:rsidRPr="00192A27">
        <w:rPr>
          <w:rFonts w:ascii="Times New Roman" w:hAnsi="Times New Roman" w:cs="Times New Roman"/>
          <w:color w:val="000000" w:themeColor="text1"/>
          <w:sz w:val="24"/>
          <w:szCs w:val="24"/>
        </w:rPr>
        <w:t xml:space="preserve"> berisi pintasan ke Tambah Laporan, Laporan Saya, dan Histori agar siswa dapat berpindah halaman dengan cepat.</w:t>
      </w:r>
    </w:p>
    <w:p w14:paraId="016C93AE" w14:textId="77777777" w:rsidR="008A5260" w:rsidRPr="00192A27" w:rsidRDefault="002E6B50" w:rsidP="008200F9">
      <w:pPr>
        <w:pStyle w:val="ListParagraph"/>
        <w:keepNext/>
        <w:ind w:left="1080"/>
        <w:jc w:val="center"/>
        <w:rPr>
          <w:rFonts w:ascii="Times New Roman" w:hAnsi="Times New Roman" w:cs="Times New Roman"/>
          <w:color w:val="000000" w:themeColor="text1"/>
          <w:sz w:val="24"/>
          <w:szCs w:val="24"/>
        </w:rPr>
      </w:pPr>
      <w:r w:rsidRPr="00192A27">
        <w:rPr>
          <w:rFonts w:ascii="Times New Roman" w:hAnsi="Times New Roman" w:cs="Times New Roman"/>
          <w:b/>
          <w:bCs/>
          <w:noProof/>
          <w:color w:val="000000" w:themeColor="text1"/>
          <w:sz w:val="24"/>
          <w:szCs w:val="24"/>
        </w:rPr>
        <w:drawing>
          <wp:inline distT="0" distB="0" distL="0" distR="0" wp14:anchorId="0CCF04BC" wp14:editId="0D440A8F">
            <wp:extent cx="4484455" cy="207529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dataadmin.drawio.png"/>
                    <pic:cNvPicPr/>
                  </pic:nvPicPr>
                  <pic:blipFill>
                    <a:blip r:embed="rId49">
                      <a:extLst>
                        <a:ext uri="{28A0092B-C50C-407E-A947-70E740481C1C}">
                          <a14:useLocalDpi xmlns:a14="http://schemas.microsoft.com/office/drawing/2010/main" val="0"/>
                        </a:ext>
                      </a:extLst>
                    </a:blip>
                    <a:stretch>
                      <a:fillRect/>
                    </a:stretch>
                  </pic:blipFill>
                  <pic:spPr>
                    <a:xfrm>
                      <a:off x="0" y="0"/>
                      <a:ext cx="4519409" cy="2091466"/>
                    </a:xfrm>
                    <a:prstGeom prst="rect">
                      <a:avLst/>
                    </a:prstGeom>
                  </pic:spPr>
                </pic:pic>
              </a:graphicData>
            </a:graphic>
          </wp:inline>
        </w:drawing>
      </w:r>
    </w:p>
    <w:p w14:paraId="2D2008E3" w14:textId="152E57B7" w:rsidR="002E6B50" w:rsidRPr="00192A27" w:rsidRDefault="008A5260" w:rsidP="008200F9">
      <w:pPr>
        <w:pStyle w:val="Caption"/>
        <w:jc w:val="center"/>
        <w:rPr>
          <w:rFonts w:ascii="Times New Roman" w:hAnsi="Times New Roman" w:cs="Times New Roman"/>
          <w:b/>
          <w:bCs/>
          <w:noProof/>
          <w:color w:val="000000" w:themeColor="text1"/>
          <w:sz w:val="24"/>
          <w:szCs w:val="24"/>
        </w:rPr>
      </w:pPr>
      <w:bookmarkStart w:id="96" w:name="_Toc243681056"/>
      <w:r w:rsidRPr="00192A27">
        <w:rPr>
          <w:rFonts w:ascii="Times New Roman" w:hAnsi="Times New Roman" w:cs="Times New Roman"/>
          <w:color w:val="000000" w:themeColor="text1"/>
          <w:sz w:val="24"/>
          <w:szCs w:val="24"/>
        </w:rPr>
        <w:t xml:space="preserve">Gambar 2. </w:t>
      </w:r>
      <w:r w:rsidRPr="00192A27">
        <w:rPr>
          <w:rFonts w:ascii="Times New Roman" w:hAnsi="Times New Roman" w:cs="Times New Roman"/>
          <w:color w:val="000000" w:themeColor="text1"/>
          <w:sz w:val="24"/>
          <w:szCs w:val="24"/>
        </w:rPr>
        <w:fldChar w:fldCharType="begin"/>
      </w:r>
      <w:r w:rsidRPr="00192A27">
        <w:rPr>
          <w:rFonts w:ascii="Times New Roman" w:hAnsi="Times New Roman" w:cs="Times New Roman"/>
          <w:color w:val="000000" w:themeColor="text1"/>
          <w:sz w:val="24"/>
          <w:szCs w:val="24"/>
        </w:rPr>
        <w:instrText xml:space="preserve"> SEQ Gambar_2. \* ARABIC </w:instrText>
      </w:r>
      <w:r w:rsidRPr="00192A27">
        <w:rPr>
          <w:rFonts w:ascii="Times New Roman" w:hAnsi="Times New Roman" w:cs="Times New Roman"/>
          <w:color w:val="000000" w:themeColor="text1"/>
          <w:sz w:val="24"/>
          <w:szCs w:val="24"/>
        </w:rPr>
        <w:fldChar w:fldCharType="separate"/>
      </w:r>
      <w:r w:rsidR="008200F9">
        <w:rPr>
          <w:rFonts w:ascii="Times New Roman" w:hAnsi="Times New Roman" w:cs="Times New Roman"/>
          <w:noProof/>
          <w:color w:val="000000" w:themeColor="text1"/>
          <w:sz w:val="24"/>
          <w:szCs w:val="24"/>
        </w:rPr>
        <w:t>43</w:t>
      </w:r>
      <w:r w:rsidRPr="00192A27">
        <w:rPr>
          <w:rFonts w:ascii="Times New Roman" w:hAnsi="Times New Roman" w:cs="Times New Roman"/>
          <w:color w:val="000000" w:themeColor="text1"/>
          <w:sz w:val="24"/>
          <w:szCs w:val="24"/>
        </w:rPr>
        <w:fldChar w:fldCharType="end"/>
      </w:r>
      <w:r w:rsidRPr="00192A27">
        <w:rPr>
          <w:rFonts w:ascii="Times New Roman" w:hAnsi="Times New Roman" w:cs="Times New Roman"/>
          <w:color w:val="000000" w:themeColor="text1"/>
          <w:sz w:val="24"/>
          <w:szCs w:val="24"/>
          <w:lang w:val="en-US"/>
        </w:rPr>
        <w:t xml:space="preserve"> </w:t>
      </w:r>
      <w:proofErr w:type="spellStart"/>
      <w:r w:rsidRPr="00192A27">
        <w:rPr>
          <w:rFonts w:ascii="Times New Roman" w:hAnsi="Times New Roman" w:cs="Times New Roman"/>
          <w:color w:val="000000" w:themeColor="text1"/>
          <w:sz w:val="24"/>
          <w:szCs w:val="24"/>
          <w:lang w:val="en-US"/>
        </w:rPr>
        <w:t>Halaman</w:t>
      </w:r>
      <w:proofErr w:type="spellEnd"/>
      <w:r w:rsidRPr="00192A27">
        <w:rPr>
          <w:rFonts w:ascii="Times New Roman" w:hAnsi="Times New Roman" w:cs="Times New Roman"/>
          <w:color w:val="000000" w:themeColor="text1"/>
          <w:sz w:val="24"/>
          <w:szCs w:val="24"/>
          <w:lang w:val="en-US"/>
        </w:rPr>
        <w:t xml:space="preserve"> data admin</w:t>
      </w:r>
      <w:bookmarkEnd w:id="96"/>
    </w:p>
    <w:p w14:paraId="49F59C6C" w14:textId="08C317CD" w:rsidR="00EE3788" w:rsidRPr="00192A27" w:rsidRDefault="008A5260" w:rsidP="008A5260">
      <w:pPr>
        <w:rPr>
          <w:rFonts w:ascii="Times New Roman" w:hAnsi="Times New Roman" w:cs="Times New Roman"/>
          <w:b/>
          <w:bCs/>
          <w:noProof/>
          <w:color w:val="000000" w:themeColor="text1"/>
          <w:sz w:val="24"/>
          <w:szCs w:val="24"/>
        </w:rPr>
      </w:pPr>
      <w:r w:rsidRPr="00192A27">
        <w:rPr>
          <w:rFonts w:ascii="Times New Roman" w:hAnsi="Times New Roman" w:cs="Times New Roman"/>
          <w:color w:val="000000" w:themeColor="text1"/>
          <w:sz w:val="24"/>
          <w:szCs w:val="24"/>
        </w:rPr>
        <w:t xml:space="preserve">Halaman ini menjadi pola tampilan daftar data yang digunakan pada menu admin, seperti Data Siswa, Kategori, Aspirasi, dan Histori. </w:t>
      </w:r>
      <w:r w:rsidRPr="00192A27">
        <w:rPr>
          <w:rStyle w:val="Emphasis"/>
          <w:rFonts w:ascii="Times New Roman" w:hAnsi="Times New Roman" w:cs="Times New Roman"/>
          <w:color w:val="000000" w:themeColor="text1"/>
          <w:sz w:val="24"/>
          <w:szCs w:val="24"/>
        </w:rPr>
        <w:t>Sidebar</w:t>
      </w:r>
      <w:r w:rsidRPr="00192A27">
        <w:rPr>
          <w:rFonts w:ascii="Times New Roman" w:hAnsi="Times New Roman" w:cs="Times New Roman"/>
          <w:color w:val="000000" w:themeColor="text1"/>
          <w:sz w:val="24"/>
          <w:szCs w:val="24"/>
        </w:rPr>
        <w:t xml:space="preserve"> berisi menu admin lengkap. Pada bagian utama terdapat judul halaman, kolom </w:t>
      </w:r>
      <w:r w:rsidRPr="00192A27">
        <w:rPr>
          <w:rStyle w:val="Strong"/>
          <w:rFonts w:ascii="Times New Roman" w:hAnsi="Times New Roman" w:cs="Times New Roman"/>
          <w:color w:val="000000" w:themeColor="text1"/>
          <w:sz w:val="24"/>
          <w:szCs w:val="24"/>
        </w:rPr>
        <w:t>cari data</w:t>
      </w:r>
      <w:r w:rsidRPr="00192A27">
        <w:rPr>
          <w:rFonts w:ascii="Times New Roman" w:hAnsi="Times New Roman" w:cs="Times New Roman"/>
          <w:color w:val="000000" w:themeColor="text1"/>
          <w:sz w:val="24"/>
          <w:szCs w:val="24"/>
        </w:rPr>
        <w:t xml:space="preserve"> beserta tombol </w:t>
      </w:r>
      <w:r w:rsidRPr="00192A27">
        <w:rPr>
          <w:rStyle w:val="Strong"/>
          <w:rFonts w:ascii="Times New Roman" w:hAnsi="Times New Roman" w:cs="Times New Roman"/>
          <w:color w:val="000000" w:themeColor="text1"/>
          <w:sz w:val="24"/>
          <w:szCs w:val="24"/>
        </w:rPr>
        <w:t>cari</w:t>
      </w:r>
      <w:r w:rsidRPr="00192A27">
        <w:rPr>
          <w:rFonts w:ascii="Times New Roman" w:hAnsi="Times New Roman" w:cs="Times New Roman"/>
          <w:color w:val="000000" w:themeColor="text1"/>
          <w:sz w:val="24"/>
          <w:szCs w:val="24"/>
        </w:rPr>
        <w:t xml:space="preserve"> untuk mencari data berdasarkan kata kunci, dan area </w:t>
      </w:r>
      <w:r w:rsidRPr="00192A27">
        <w:rPr>
          <w:rStyle w:val="Strong"/>
          <w:rFonts w:ascii="Times New Roman" w:hAnsi="Times New Roman" w:cs="Times New Roman"/>
          <w:color w:val="000000" w:themeColor="text1"/>
          <w:sz w:val="24"/>
          <w:szCs w:val="24"/>
        </w:rPr>
        <w:t>isi data</w:t>
      </w:r>
      <w:r w:rsidRPr="00192A27">
        <w:rPr>
          <w:rFonts w:ascii="Times New Roman" w:hAnsi="Times New Roman" w:cs="Times New Roman"/>
          <w:color w:val="000000" w:themeColor="text1"/>
          <w:sz w:val="24"/>
          <w:szCs w:val="24"/>
        </w:rPr>
        <w:t xml:space="preserve"> untuk menampilkan data dalam bentuk tabel. Isi tabel disesuaikan dengan menu yang dibuka.</w:t>
      </w:r>
    </w:p>
    <w:p w14:paraId="225F67F9" w14:textId="412470A8" w:rsidR="002E6B50" w:rsidRPr="00192A27" w:rsidRDefault="002E6B50" w:rsidP="00EE3788">
      <w:pPr>
        <w:pStyle w:val="ListParagraph"/>
        <w:ind w:left="1080"/>
        <w:rPr>
          <w:rFonts w:ascii="Times New Roman" w:hAnsi="Times New Roman" w:cs="Times New Roman"/>
          <w:b/>
          <w:bCs/>
          <w:noProof/>
          <w:color w:val="000000" w:themeColor="text1"/>
          <w:sz w:val="24"/>
          <w:szCs w:val="24"/>
        </w:rPr>
      </w:pPr>
    </w:p>
    <w:p w14:paraId="2E02B586" w14:textId="38FA9D03" w:rsidR="002E6B50" w:rsidRPr="00192A27" w:rsidRDefault="002E6B50" w:rsidP="00EE3788">
      <w:pPr>
        <w:pStyle w:val="ListParagraph"/>
        <w:ind w:left="1080"/>
        <w:rPr>
          <w:rFonts w:ascii="Times New Roman" w:hAnsi="Times New Roman" w:cs="Times New Roman"/>
          <w:b/>
          <w:bCs/>
          <w:noProof/>
          <w:color w:val="000000" w:themeColor="text1"/>
          <w:sz w:val="24"/>
          <w:szCs w:val="24"/>
        </w:rPr>
      </w:pPr>
    </w:p>
    <w:p w14:paraId="016652F0" w14:textId="4D88624E" w:rsidR="002E6B50" w:rsidRPr="00192A27" w:rsidRDefault="002E6B50" w:rsidP="00EE3788">
      <w:pPr>
        <w:pStyle w:val="ListParagraph"/>
        <w:ind w:left="1080"/>
        <w:rPr>
          <w:rFonts w:ascii="Times New Roman" w:hAnsi="Times New Roman" w:cs="Times New Roman"/>
          <w:b/>
          <w:bCs/>
          <w:noProof/>
          <w:color w:val="000000" w:themeColor="text1"/>
          <w:sz w:val="24"/>
          <w:szCs w:val="24"/>
        </w:rPr>
      </w:pPr>
    </w:p>
    <w:p w14:paraId="04302F1F" w14:textId="478C5C9A" w:rsidR="002E6B50" w:rsidRPr="00192A27" w:rsidRDefault="002E6B50" w:rsidP="00EE3788">
      <w:pPr>
        <w:pStyle w:val="ListParagraph"/>
        <w:ind w:left="1080"/>
        <w:rPr>
          <w:rFonts w:ascii="Times New Roman" w:hAnsi="Times New Roman" w:cs="Times New Roman"/>
          <w:b/>
          <w:bCs/>
          <w:noProof/>
          <w:color w:val="000000" w:themeColor="text1"/>
          <w:sz w:val="24"/>
          <w:szCs w:val="24"/>
        </w:rPr>
      </w:pPr>
    </w:p>
    <w:p w14:paraId="220695ED" w14:textId="77777777" w:rsidR="008A5260" w:rsidRPr="00192A27" w:rsidRDefault="002E6B50" w:rsidP="008200F9">
      <w:pPr>
        <w:pStyle w:val="ListParagraph"/>
        <w:keepNext/>
        <w:ind w:left="1080"/>
        <w:jc w:val="center"/>
        <w:rPr>
          <w:rFonts w:ascii="Times New Roman" w:hAnsi="Times New Roman" w:cs="Times New Roman"/>
          <w:color w:val="000000" w:themeColor="text1"/>
          <w:sz w:val="24"/>
          <w:szCs w:val="24"/>
        </w:rPr>
      </w:pPr>
      <w:r w:rsidRPr="00192A27">
        <w:rPr>
          <w:rFonts w:ascii="Times New Roman" w:hAnsi="Times New Roman" w:cs="Times New Roman"/>
          <w:b/>
          <w:bCs/>
          <w:noProof/>
          <w:color w:val="000000" w:themeColor="text1"/>
          <w:sz w:val="24"/>
          <w:szCs w:val="24"/>
        </w:rPr>
        <w:drawing>
          <wp:inline distT="0" distB="0" distL="0" distR="0" wp14:anchorId="62C81F45" wp14:editId="7A7937AC">
            <wp:extent cx="4778734" cy="2211475"/>
            <wp:effectExtent l="0" t="0" r="317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tampilansiswa.drawio.png"/>
                    <pic:cNvPicPr/>
                  </pic:nvPicPr>
                  <pic:blipFill>
                    <a:blip r:embed="rId50">
                      <a:extLst>
                        <a:ext uri="{28A0092B-C50C-407E-A947-70E740481C1C}">
                          <a14:useLocalDpi xmlns:a14="http://schemas.microsoft.com/office/drawing/2010/main" val="0"/>
                        </a:ext>
                      </a:extLst>
                    </a:blip>
                    <a:stretch>
                      <a:fillRect/>
                    </a:stretch>
                  </pic:blipFill>
                  <pic:spPr>
                    <a:xfrm>
                      <a:off x="0" y="0"/>
                      <a:ext cx="4793171" cy="2218156"/>
                    </a:xfrm>
                    <a:prstGeom prst="rect">
                      <a:avLst/>
                    </a:prstGeom>
                  </pic:spPr>
                </pic:pic>
              </a:graphicData>
            </a:graphic>
          </wp:inline>
        </w:drawing>
      </w:r>
    </w:p>
    <w:p w14:paraId="6EC95D74" w14:textId="50425905" w:rsidR="002E6B50" w:rsidRPr="00192A27" w:rsidRDefault="008A5260" w:rsidP="008200F9">
      <w:pPr>
        <w:pStyle w:val="Caption"/>
        <w:jc w:val="center"/>
        <w:rPr>
          <w:rFonts w:ascii="Times New Roman" w:hAnsi="Times New Roman" w:cs="Times New Roman"/>
          <w:color w:val="000000" w:themeColor="text1"/>
          <w:sz w:val="24"/>
          <w:szCs w:val="24"/>
          <w:lang w:val="en-US"/>
        </w:rPr>
      </w:pPr>
      <w:bookmarkStart w:id="97" w:name="_Toc243681057"/>
      <w:r w:rsidRPr="00192A27">
        <w:rPr>
          <w:rFonts w:ascii="Times New Roman" w:hAnsi="Times New Roman" w:cs="Times New Roman"/>
          <w:color w:val="000000" w:themeColor="text1"/>
          <w:sz w:val="24"/>
          <w:szCs w:val="24"/>
        </w:rPr>
        <w:t xml:space="preserve">Gambar 2. </w:t>
      </w:r>
      <w:r w:rsidRPr="00192A27">
        <w:rPr>
          <w:rFonts w:ascii="Times New Roman" w:hAnsi="Times New Roman" w:cs="Times New Roman"/>
          <w:color w:val="000000" w:themeColor="text1"/>
          <w:sz w:val="24"/>
          <w:szCs w:val="24"/>
        </w:rPr>
        <w:fldChar w:fldCharType="begin"/>
      </w:r>
      <w:r w:rsidRPr="00192A27">
        <w:rPr>
          <w:rFonts w:ascii="Times New Roman" w:hAnsi="Times New Roman" w:cs="Times New Roman"/>
          <w:color w:val="000000" w:themeColor="text1"/>
          <w:sz w:val="24"/>
          <w:szCs w:val="24"/>
        </w:rPr>
        <w:instrText xml:space="preserve"> SEQ Gambar_2. \* ARABIC </w:instrText>
      </w:r>
      <w:r w:rsidRPr="00192A27">
        <w:rPr>
          <w:rFonts w:ascii="Times New Roman" w:hAnsi="Times New Roman" w:cs="Times New Roman"/>
          <w:color w:val="000000" w:themeColor="text1"/>
          <w:sz w:val="24"/>
          <w:szCs w:val="24"/>
        </w:rPr>
        <w:fldChar w:fldCharType="separate"/>
      </w:r>
      <w:r w:rsidR="008200F9">
        <w:rPr>
          <w:rFonts w:ascii="Times New Roman" w:hAnsi="Times New Roman" w:cs="Times New Roman"/>
          <w:noProof/>
          <w:color w:val="000000" w:themeColor="text1"/>
          <w:sz w:val="24"/>
          <w:szCs w:val="24"/>
        </w:rPr>
        <w:t>44</w:t>
      </w:r>
      <w:r w:rsidRPr="00192A27">
        <w:rPr>
          <w:rFonts w:ascii="Times New Roman" w:hAnsi="Times New Roman" w:cs="Times New Roman"/>
          <w:color w:val="000000" w:themeColor="text1"/>
          <w:sz w:val="24"/>
          <w:szCs w:val="24"/>
        </w:rPr>
        <w:fldChar w:fldCharType="end"/>
      </w:r>
      <w:r w:rsidRPr="00192A27">
        <w:rPr>
          <w:rFonts w:ascii="Times New Roman" w:hAnsi="Times New Roman" w:cs="Times New Roman"/>
          <w:color w:val="000000" w:themeColor="text1"/>
          <w:sz w:val="24"/>
          <w:szCs w:val="24"/>
          <w:lang w:val="en-US"/>
        </w:rPr>
        <w:t xml:space="preserve"> </w:t>
      </w:r>
      <w:proofErr w:type="spellStart"/>
      <w:r w:rsidRPr="00192A27">
        <w:rPr>
          <w:rFonts w:ascii="Times New Roman" w:hAnsi="Times New Roman" w:cs="Times New Roman"/>
          <w:color w:val="000000" w:themeColor="text1"/>
          <w:sz w:val="24"/>
          <w:szCs w:val="24"/>
          <w:lang w:val="en-US"/>
        </w:rPr>
        <w:t>Halaman</w:t>
      </w:r>
      <w:proofErr w:type="spellEnd"/>
      <w:r w:rsidRPr="00192A27">
        <w:rPr>
          <w:rFonts w:ascii="Times New Roman" w:hAnsi="Times New Roman" w:cs="Times New Roman"/>
          <w:color w:val="000000" w:themeColor="text1"/>
          <w:sz w:val="24"/>
          <w:szCs w:val="24"/>
          <w:lang w:val="en-US"/>
        </w:rPr>
        <w:t xml:space="preserve"> </w:t>
      </w:r>
      <w:proofErr w:type="spellStart"/>
      <w:r w:rsidRPr="00192A27">
        <w:rPr>
          <w:rFonts w:ascii="Times New Roman" w:hAnsi="Times New Roman" w:cs="Times New Roman"/>
          <w:color w:val="000000" w:themeColor="text1"/>
          <w:sz w:val="24"/>
          <w:szCs w:val="24"/>
          <w:lang w:val="en-US"/>
        </w:rPr>
        <w:t>laporan</w:t>
      </w:r>
      <w:proofErr w:type="spellEnd"/>
      <w:r w:rsidRPr="00192A27">
        <w:rPr>
          <w:rFonts w:ascii="Times New Roman" w:hAnsi="Times New Roman" w:cs="Times New Roman"/>
          <w:color w:val="000000" w:themeColor="text1"/>
          <w:sz w:val="24"/>
          <w:szCs w:val="24"/>
          <w:lang w:val="en-US"/>
        </w:rPr>
        <w:t xml:space="preserve"> dan </w:t>
      </w:r>
      <w:proofErr w:type="spellStart"/>
      <w:r w:rsidRPr="00192A27">
        <w:rPr>
          <w:rFonts w:ascii="Times New Roman" w:hAnsi="Times New Roman" w:cs="Times New Roman"/>
          <w:color w:val="000000" w:themeColor="text1"/>
          <w:sz w:val="24"/>
          <w:szCs w:val="24"/>
          <w:lang w:val="en-US"/>
        </w:rPr>
        <w:t>histori</w:t>
      </w:r>
      <w:bookmarkEnd w:id="97"/>
      <w:proofErr w:type="spellEnd"/>
    </w:p>
    <w:p w14:paraId="5A0E0038" w14:textId="7866537B" w:rsidR="008A5260" w:rsidRPr="00192A27" w:rsidRDefault="008A5260" w:rsidP="008A5260">
      <w:pPr>
        <w:rPr>
          <w:rFonts w:ascii="Times New Roman" w:hAnsi="Times New Roman" w:cs="Times New Roman"/>
          <w:color w:val="000000" w:themeColor="text1"/>
          <w:sz w:val="24"/>
          <w:szCs w:val="24"/>
          <w:lang w:val="en-US"/>
        </w:rPr>
      </w:pPr>
      <w:r w:rsidRPr="00192A27">
        <w:rPr>
          <w:rFonts w:ascii="Times New Roman" w:hAnsi="Times New Roman" w:cs="Times New Roman"/>
          <w:color w:val="000000" w:themeColor="text1"/>
          <w:sz w:val="24"/>
          <w:szCs w:val="24"/>
        </w:rPr>
        <w:t xml:space="preserve">Halaman ini digunakan siswa untuk melihat daftar laporan miliknya, baik pada menu Laporan Saya maupun Histori. </w:t>
      </w:r>
      <w:r w:rsidRPr="00192A27">
        <w:rPr>
          <w:rStyle w:val="Emphasis"/>
          <w:rFonts w:ascii="Times New Roman" w:hAnsi="Times New Roman" w:cs="Times New Roman"/>
          <w:color w:val="000000" w:themeColor="text1"/>
          <w:sz w:val="24"/>
          <w:szCs w:val="24"/>
        </w:rPr>
        <w:t>Sidebar</w:t>
      </w:r>
      <w:r w:rsidRPr="00192A27">
        <w:rPr>
          <w:rFonts w:ascii="Times New Roman" w:hAnsi="Times New Roman" w:cs="Times New Roman"/>
          <w:color w:val="000000" w:themeColor="text1"/>
          <w:sz w:val="24"/>
          <w:szCs w:val="24"/>
        </w:rPr>
        <w:t xml:space="preserve"> berisi menu Dashboard, Laporan Saya, dan Histori. Bagian utama menampilkan judul halaman dan area daftar laporan beserta status terakhirnya.</w:t>
      </w:r>
    </w:p>
    <w:p w14:paraId="7EA6B567" w14:textId="5C8A3E55" w:rsidR="002E6B50" w:rsidRPr="00192A27" w:rsidRDefault="002E6B50" w:rsidP="00EE3788">
      <w:pPr>
        <w:pStyle w:val="ListParagraph"/>
        <w:ind w:left="1080"/>
        <w:rPr>
          <w:rFonts w:ascii="Times New Roman" w:hAnsi="Times New Roman" w:cs="Times New Roman"/>
          <w:b/>
          <w:bCs/>
          <w:noProof/>
          <w:color w:val="000000" w:themeColor="text1"/>
          <w:sz w:val="24"/>
          <w:szCs w:val="24"/>
        </w:rPr>
      </w:pPr>
    </w:p>
    <w:p w14:paraId="3E861DEB" w14:textId="1759A883" w:rsidR="002E6B50" w:rsidRPr="00192A27" w:rsidRDefault="002E6B50" w:rsidP="00EE3788">
      <w:pPr>
        <w:pStyle w:val="ListParagraph"/>
        <w:ind w:left="1080"/>
        <w:rPr>
          <w:rFonts w:ascii="Times New Roman" w:hAnsi="Times New Roman" w:cs="Times New Roman"/>
          <w:b/>
          <w:bCs/>
          <w:noProof/>
          <w:color w:val="000000" w:themeColor="text1"/>
          <w:sz w:val="24"/>
          <w:szCs w:val="24"/>
        </w:rPr>
      </w:pPr>
    </w:p>
    <w:p w14:paraId="65A27A23" w14:textId="253474AC" w:rsidR="002E6B50" w:rsidRPr="00192A27" w:rsidRDefault="002E6B50" w:rsidP="00EE3788">
      <w:pPr>
        <w:pStyle w:val="ListParagraph"/>
        <w:ind w:left="1080"/>
        <w:rPr>
          <w:rFonts w:ascii="Times New Roman" w:hAnsi="Times New Roman" w:cs="Times New Roman"/>
          <w:b/>
          <w:bCs/>
          <w:noProof/>
          <w:color w:val="000000" w:themeColor="text1"/>
          <w:sz w:val="24"/>
          <w:szCs w:val="24"/>
        </w:rPr>
      </w:pPr>
    </w:p>
    <w:p w14:paraId="686CA9CC" w14:textId="2BBAE39B" w:rsidR="002E6B50" w:rsidRPr="00192A27" w:rsidRDefault="002E6B50" w:rsidP="00EE3788">
      <w:pPr>
        <w:pStyle w:val="ListParagraph"/>
        <w:ind w:left="1080"/>
        <w:rPr>
          <w:rFonts w:ascii="Times New Roman" w:hAnsi="Times New Roman" w:cs="Times New Roman"/>
          <w:b/>
          <w:bCs/>
          <w:noProof/>
          <w:color w:val="000000" w:themeColor="text1"/>
          <w:sz w:val="24"/>
          <w:szCs w:val="24"/>
        </w:rPr>
      </w:pPr>
    </w:p>
    <w:p w14:paraId="3BBA8BBF" w14:textId="7E900170" w:rsidR="002E6B50" w:rsidRPr="00192A27" w:rsidRDefault="002E6B50" w:rsidP="00EE3788">
      <w:pPr>
        <w:pStyle w:val="ListParagraph"/>
        <w:ind w:left="1080"/>
        <w:rPr>
          <w:rFonts w:ascii="Times New Roman" w:hAnsi="Times New Roman" w:cs="Times New Roman"/>
          <w:b/>
          <w:bCs/>
          <w:noProof/>
          <w:color w:val="000000" w:themeColor="text1"/>
          <w:sz w:val="24"/>
          <w:szCs w:val="24"/>
        </w:rPr>
      </w:pPr>
    </w:p>
    <w:p w14:paraId="75942AD5" w14:textId="503C250A" w:rsidR="002E6B50" w:rsidRPr="00192A27" w:rsidRDefault="002E6B50" w:rsidP="00EE3788">
      <w:pPr>
        <w:pStyle w:val="ListParagraph"/>
        <w:ind w:left="1080"/>
        <w:rPr>
          <w:rFonts w:ascii="Times New Roman" w:hAnsi="Times New Roman" w:cs="Times New Roman"/>
          <w:b/>
          <w:bCs/>
          <w:noProof/>
          <w:color w:val="000000" w:themeColor="text1"/>
          <w:sz w:val="24"/>
          <w:szCs w:val="24"/>
        </w:rPr>
      </w:pPr>
    </w:p>
    <w:p w14:paraId="78EEDF87" w14:textId="77777777" w:rsidR="008A5260" w:rsidRPr="00192A27" w:rsidRDefault="002E6B50" w:rsidP="008200F9">
      <w:pPr>
        <w:pStyle w:val="ListParagraph"/>
        <w:keepNext/>
        <w:ind w:left="1080"/>
        <w:jc w:val="center"/>
        <w:rPr>
          <w:rFonts w:ascii="Times New Roman" w:hAnsi="Times New Roman" w:cs="Times New Roman"/>
          <w:color w:val="000000" w:themeColor="text1"/>
          <w:sz w:val="24"/>
          <w:szCs w:val="24"/>
        </w:rPr>
      </w:pPr>
      <w:r w:rsidRPr="00192A27">
        <w:rPr>
          <w:rFonts w:ascii="Times New Roman" w:hAnsi="Times New Roman" w:cs="Times New Roman"/>
          <w:b/>
          <w:bCs/>
          <w:noProof/>
          <w:color w:val="000000" w:themeColor="text1"/>
          <w:sz w:val="24"/>
          <w:szCs w:val="24"/>
        </w:rPr>
        <w:drawing>
          <wp:inline distT="0" distB="0" distL="0" distR="0" wp14:anchorId="5C98E07A" wp14:editId="4B42C361">
            <wp:extent cx="4405023" cy="2038531"/>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detail.drawio.png"/>
                    <pic:cNvPicPr/>
                  </pic:nvPicPr>
                  <pic:blipFill>
                    <a:blip r:embed="rId51">
                      <a:extLst>
                        <a:ext uri="{28A0092B-C50C-407E-A947-70E740481C1C}">
                          <a14:useLocalDpi xmlns:a14="http://schemas.microsoft.com/office/drawing/2010/main" val="0"/>
                        </a:ext>
                      </a:extLst>
                    </a:blip>
                    <a:stretch>
                      <a:fillRect/>
                    </a:stretch>
                  </pic:blipFill>
                  <pic:spPr>
                    <a:xfrm>
                      <a:off x="0" y="0"/>
                      <a:ext cx="4415636" cy="2043442"/>
                    </a:xfrm>
                    <a:prstGeom prst="rect">
                      <a:avLst/>
                    </a:prstGeom>
                  </pic:spPr>
                </pic:pic>
              </a:graphicData>
            </a:graphic>
          </wp:inline>
        </w:drawing>
      </w:r>
    </w:p>
    <w:p w14:paraId="2E65CD9F" w14:textId="48397AD1" w:rsidR="002E6B50" w:rsidRPr="00192A27" w:rsidRDefault="008A5260" w:rsidP="008200F9">
      <w:pPr>
        <w:pStyle w:val="Caption"/>
        <w:jc w:val="center"/>
        <w:rPr>
          <w:rFonts w:ascii="Times New Roman" w:hAnsi="Times New Roman" w:cs="Times New Roman"/>
          <w:color w:val="000000" w:themeColor="text1"/>
          <w:sz w:val="24"/>
          <w:szCs w:val="24"/>
          <w:lang w:val="en-US"/>
        </w:rPr>
      </w:pPr>
      <w:bookmarkStart w:id="98" w:name="_Toc243681058"/>
      <w:r w:rsidRPr="00192A27">
        <w:rPr>
          <w:rFonts w:ascii="Times New Roman" w:hAnsi="Times New Roman" w:cs="Times New Roman"/>
          <w:color w:val="000000" w:themeColor="text1"/>
          <w:sz w:val="24"/>
          <w:szCs w:val="24"/>
        </w:rPr>
        <w:t xml:space="preserve">Gambar 2. </w:t>
      </w:r>
      <w:r w:rsidRPr="00192A27">
        <w:rPr>
          <w:rFonts w:ascii="Times New Roman" w:hAnsi="Times New Roman" w:cs="Times New Roman"/>
          <w:color w:val="000000" w:themeColor="text1"/>
          <w:sz w:val="24"/>
          <w:szCs w:val="24"/>
        </w:rPr>
        <w:fldChar w:fldCharType="begin"/>
      </w:r>
      <w:r w:rsidRPr="00192A27">
        <w:rPr>
          <w:rFonts w:ascii="Times New Roman" w:hAnsi="Times New Roman" w:cs="Times New Roman"/>
          <w:color w:val="000000" w:themeColor="text1"/>
          <w:sz w:val="24"/>
          <w:szCs w:val="24"/>
        </w:rPr>
        <w:instrText xml:space="preserve"> SEQ Gambar_2. \* ARABIC </w:instrText>
      </w:r>
      <w:r w:rsidRPr="00192A27">
        <w:rPr>
          <w:rFonts w:ascii="Times New Roman" w:hAnsi="Times New Roman" w:cs="Times New Roman"/>
          <w:color w:val="000000" w:themeColor="text1"/>
          <w:sz w:val="24"/>
          <w:szCs w:val="24"/>
        </w:rPr>
        <w:fldChar w:fldCharType="separate"/>
      </w:r>
      <w:r w:rsidR="008200F9">
        <w:rPr>
          <w:rFonts w:ascii="Times New Roman" w:hAnsi="Times New Roman" w:cs="Times New Roman"/>
          <w:noProof/>
          <w:color w:val="000000" w:themeColor="text1"/>
          <w:sz w:val="24"/>
          <w:szCs w:val="24"/>
        </w:rPr>
        <w:t>45</w:t>
      </w:r>
      <w:r w:rsidRPr="00192A27">
        <w:rPr>
          <w:rFonts w:ascii="Times New Roman" w:hAnsi="Times New Roman" w:cs="Times New Roman"/>
          <w:color w:val="000000" w:themeColor="text1"/>
          <w:sz w:val="24"/>
          <w:szCs w:val="24"/>
        </w:rPr>
        <w:fldChar w:fldCharType="end"/>
      </w:r>
      <w:r w:rsidRPr="00192A27">
        <w:rPr>
          <w:rFonts w:ascii="Times New Roman" w:hAnsi="Times New Roman" w:cs="Times New Roman"/>
          <w:color w:val="000000" w:themeColor="text1"/>
          <w:sz w:val="24"/>
          <w:szCs w:val="24"/>
          <w:lang w:val="en-US"/>
        </w:rPr>
        <w:t xml:space="preserve"> </w:t>
      </w:r>
      <w:proofErr w:type="spellStart"/>
      <w:r w:rsidRPr="00192A27">
        <w:rPr>
          <w:rFonts w:ascii="Times New Roman" w:hAnsi="Times New Roman" w:cs="Times New Roman"/>
          <w:color w:val="000000" w:themeColor="text1"/>
          <w:sz w:val="24"/>
          <w:szCs w:val="24"/>
          <w:lang w:val="en-US"/>
        </w:rPr>
        <w:t>Halaman</w:t>
      </w:r>
      <w:proofErr w:type="spellEnd"/>
      <w:r w:rsidRPr="00192A27">
        <w:rPr>
          <w:rFonts w:ascii="Times New Roman" w:hAnsi="Times New Roman" w:cs="Times New Roman"/>
          <w:color w:val="000000" w:themeColor="text1"/>
          <w:sz w:val="24"/>
          <w:szCs w:val="24"/>
          <w:lang w:val="en-US"/>
        </w:rPr>
        <w:t xml:space="preserve"> detail</w:t>
      </w:r>
      <w:bookmarkEnd w:id="98"/>
    </w:p>
    <w:p w14:paraId="13466272" w14:textId="6ACD0448" w:rsidR="008A5260" w:rsidRPr="00192A27" w:rsidRDefault="008A5260" w:rsidP="008A5260">
      <w:pPr>
        <w:rPr>
          <w:rFonts w:ascii="Times New Roman" w:hAnsi="Times New Roman" w:cs="Times New Roman"/>
          <w:color w:val="000000" w:themeColor="text1"/>
          <w:sz w:val="24"/>
          <w:szCs w:val="24"/>
          <w:lang w:val="en-US"/>
        </w:rPr>
      </w:pPr>
      <w:r w:rsidRPr="00192A27">
        <w:rPr>
          <w:rFonts w:ascii="Times New Roman" w:hAnsi="Times New Roman" w:cs="Times New Roman"/>
          <w:color w:val="000000" w:themeColor="text1"/>
          <w:sz w:val="24"/>
          <w:szCs w:val="24"/>
        </w:rPr>
        <w:t xml:space="preserve">Halaman ini digunakan untuk melihat rincian suatu data, misalnya detail aspirasi beserta progres dan feedback. Di bagian utama terdapat judul “Detail” dan area </w:t>
      </w:r>
      <w:r w:rsidRPr="00192A27">
        <w:rPr>
          <w:rStyle w:val="Strong"/>
          <w:rFonts w:ascii="Times New Roman" w:hAnsi="Times New Roman" w:cs="Times New Roman"/>
          <w:color w:val="000000" w:themeColor="text1"/>
          <w:sz w:val="24"/>
          <w:szCs w:val="24"/>
        </w:rPr>
        <w:t>isi detail</w:t>
      </w:r>
      <w:r w:rsidRPr="00192A27">
        <w:rPr>
          <w:rFonts w:ascii="Times New Roman" w:hAnsi="Times New Roman" w:cs="Times New Roman"/>
          <w:color w:val="000000" w:themeColor="text1"/>
          <w:sz w:val="24"/>
          <w:szCs w:val="24"/>
        </w:rPr>
        <w:t xml:space="preserve"> yang menampilkan informasi lengkap data yang dipilih. </w:t>
      </w:r>
      <w:r w:rsidRPr="00192A27">
        <w:rPr>
          <w:rStyle w:val="Emphasis"/>
          <w:rFonts w:ascii="Times New Roman" w:hAnsi="Times New Roman" w:cs="Times New Roman"/>
          <w:color w:val="000000" w:themeColor="text1"/>
          <w:sz w:val="24"/>
          <w:szCs w:val="24"/>
        </w:rPr>
        <w:t>Sidebar</w:t>
      </w:r>
      <w:r w:rsidRPr="00192A27">
        <w:rPr>
          <w:rFonts w:ascii="Times New Roman" w:hAnsi="Times New Roman" w:cs="Times New Roman"/>
          <w:color w:val="000000" w:themeColor="text1"/>
          <w:sz w:val="24"/>
          <w:szCs w:val="24"/>
        </w:rPr>
        <w:t xml:space="preserve"> di sisi kiri tetap tersedia sesuai peran pengguna, dan tombol Profil berada di kanan atas.</w:t>
      </w:r>
    </w:p>
    <w:p w14:paraId="53725076" w14:textId="638590FD" w:rsidR="009F51E5" w:rsidRPr="00192A27" w:rsidRDefault="009F51E5" w:rsidP="00EE3788">
      <w:pPr>
        <w:pStyle w:val="ListParagraph"/>
        <w:ind w:left="1080"/>
        <w:rPr>
          <w:rFonts w:ascii="Times New Roman" w:hAnsi="Times New Roman" w:cs="Times New Roman"/>
          <w:b/>
          <w:bCs/>
          <w:noProof/>
          <w:color w:val="000000" w:themeColor="text1"/>
          <w:sz w:val="24"/>
          <w:szCs w:val="24"/>
        </w:rPr>
      </w:pPr>
    </w:p>
    <w:p w14:paraId="161816C0" w14:textId="352D7940" w:rsidR="009F51E5" w:rsidRPr="00192A27" w:rsidRDefault="009F51E5" w:rsidP="00EE3788">
      <w:pPr>
        <w:pStyle w:val="ListParagraph"/>
        <w:ind w:left="1080"/>
        <w:rPr>
          <w:rFonts w:ascii="Times New Roman" w:hAnsi="Times New Roman" w:cs="Times New Roman"/>
          <w:b/>
          <w:bCs/>
          <w:noProof/>
          <w:color w:val="000000" w:themeColor="text1"/>
          <w:sz w:val="24"/>
          <w:szCs w:val="24"/>
        </w:rPr>
      </w:pPr>
    </w:p>
    <w:p w14:paraId="2C915A40" w14:textId="5F402676" w:rsidR="009F51E5" w:rsidRPr="00192A27" w:rsidRDefault="009F51E5" w:rsidP="00EE3788">
      <w:pPr>
        <w:pStyle w:val="ListParagraph"/>
        <w:ind w:left="1080"/>
        <w:rPr>
          <w:rFonts w:ascii="Times New Roman" w:hAnsi="Times New Roman" w:cs="Times New Roman"/>
          <w:b/>
          <w:bCs/>
          <w:noProof/>
          <w:color w:val="000000" w:themeColor="text1"/>
          <w:sz w:val="24"/>
          <w:szCs w:val="24"/>
        </w:rPr>
      </w:pPr>
    </w:p>
    <w:p w14:paraId="3B105535" w14:textId="7CA1B202" w:rsidR="009F51E5" w:rsidRPr="00192A27" w:rsidRDefault="009F51E5" w:rsidP="00EE3788">
      <w:pPr>
        <w:pStyle w:val="ListParagraph"/>
        <w:ind w:left="1080"/>
        <w:rPr>
          <w:rFonts w:ascii="Times New Roman" w:hAnsi="Times New Roman" w:cs="Times New Roman"/>
          <w:b/>
          <w:bCs/>
          <w:noProof/>
          <w:color w:val="000000" w:themeColor="text1"/>
          <w:sz w:val="24"/>
          <w:szCs w:val="24"/>
        </w:rPr>
      </w:pPr>
    </w:p>
    <w:p w14:paraId="6236FC2C" w14:textId="77777777" w:rsidR="009F51E5" w:rsidRPr="00192A27" w:rsidRDefault="009F51E5" w:rsidP="00EE3788">
      <w:pPr>
        <w:pStyle w:val="ListParagraph"/>
        <w:ind w:left="1080"/>
        <w:rPr>
          <w:rFonts w:ascii="Times New Roman" w:hAnsi="Times New Roman" w:cs="Times New Roman"/>
          <w:b/>
          <w:bCs/>
          <w:noProof/>
          <w:color w:val="000000" w:themeColor="text1"/>
          <w:sz w:val="24"/>
          <w:szCs w:val="24"/>
        </w:rPr>
      </w:pPr>
    </w:p>
    <w:p w14:paraId="507C813B" w14:textId="77777777" w:rsidR="008A5260" w:rsidRPr="00192A27" w:rsidRDefault="002E6B50" w:rsidP="008200F9">
      <w:pPr>
        <w:pStyle w:val="ListParagraph"/>
        <w:keepNext/>
        <w:ind w:left="1080"/>
        <w:jc w:val="center"/>
        <w:rPr>
          <w:rFonts w:ascii="Times New Roman" w:hAnsi="Times New Roman" w:cs="Times New Roman"/>
          <w:color w:val="000000" w:themeColor="text1"/>
          <w:sz w:val="24"/>
          <w:szCs w:val="24"/>
        </w:rPr>
      </w:pPr>
      <w:r w:rsidRPr="00192A27">
        <w:rPr>
          <w:rFonts w:ascii="Times New Roman" w:hAnsi="Times New Roman" w:cs="Times New Roman"/>
          <w:b/>
          <w:bCs/>
          <w:noProof/>
          <w:color w:val="000000" w:themeColor="text1"/>
          <w:sz w:val="24"/>
          <w:szCs w:val="24"/>
        </w:rPr>
        <w:drawing>
          <wp:inline distT="0" distB="0" distL="0" distR="0" wp14:anchorId="11C680B0" wp14:editId="0FC6F1EB">
            <wp:extent cx="4347001" cy="2011680"/>
            <wp:effectExtent l="0" t="0" r="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tambah.drawio.png"/>
                    <pic:cNvPicPr/>
                  </pic:nvPicPr>
                  <pic:blipFill>
                    <a:blip r:embed="rId52">
                      <a:extLst>
                        <a:ext uri="{28A0092B-C50C-407E-A947-70E740481C1C}">
                          <a14:useLocalDpi xmlns:a14="http://schemas.microsoft.com/office/drawing/2010/main" val="0"/>
                        </a:ext>
                      </a:extLst>
                    </a:blip>
                    <a:stretch>
                      <a:fillRect/>
                    </a:stretch>
                  </pic:blipFill>
                  <pic:spPr>
                    <a:xfrm>
                      <a:off x="0" y="0"/>
                      <a:ext cx="4361325" cy="2018309"/>
                    </a:xfrm>
                    <a:prstGeom prst="rect">
                      <a:avLst/>
                    </a:prstGeom>
                  </pic:spPr>
                </pic:pic>
              </a:graphicData>
            </a:graphic>
          </wp:inline>
        </w:drawing>
      </w:r>
    </w:p>
    <w:p w14:paraId="5A038F98" w14:textId="649446BB" w:rsidR="002E6B50" w:rsidRPr="00192A27" w:rsidRDefault="008A5260" w:rsidP="008200F9">
      <w:pPr>
        <w:pStyle w:val="Caption"/>
        <w:jc w:val="center"/>
        <w:rPr>
          <w:rFonts w:ascii="Times New Roman" w:hAnsi="Times New Roman" w:cs="Times New Roman"/>
          <w:b/>
          <w:bCs/>
          <w:noProof/>
          <w:color w:val="000000" w:themeColor="text1"/>
          <w:sz w:val="24"/>
          <w:szCs w:val="24"/>
        </w:rPr>
      </w:pPr>
      <w:bookmarkStart w:id="99" w:name="_Toc243681059"/>
      <w:r w:rsidRPr="00192A27">
        <w:rPr>
          <w:rFonts w:ascii="Times New Roman" w:hAnsi="Times New Roman" w:cs="Times New Roman"/>
          <w:color w:val="000000" w:themeColor="text1"/>
          <w:sz w:val="24"/>
          <w:szCs w:val="24"/>
        </w:rPr>
        <w:t xml:space="preserve">Gambar 2. </w:t>
      </w:r>
      <w:r w:rsidRPr="00192A27">
        <w:rPr>
          <w:rFonts w:ascii="Times New Roman" w:hAnsi="Times New Roman" w:cs="Times New Roman"/>
          <w:color w:val="000000" w:themeColor="text1"/>
          <w:sz w:val="24"/>
          <w:szCs w:val="24"/>
        </w:rPr>
        <w:fldChar w:fldCharType="begin"/>
      </w:r>
      <w:r w:rsidRPr="00192A27">
        <w:rPr>
          <w:rFonts w:ascii="Times New Roman" w:hAnsi="Times New Roman" w:cs="Times New Roman"/>
          <w:color w:val="000000" w:themeColor="text1"/>
          <w:sz w:val="24"/>
          <w:szCs w:val="24"/>
        </w:rPr>
        <w:instrText xml:space="preserve"> SEQ Gambar_2. \* ARABIC </w:instrText>
      </w:r>
      <w:r w:rsidRPr="00192A27">
        <w:rPr>
          <w:rFonts w:ascii="Times New Roman" w:hAnsi="Times New Roman" w:cs="Times New Roman"/>
          <w:color w:val="000000" w:themeColor="text1"/>
          <w:sz w:val="24"/>
          <w:szCs w:val="24"/>
        </w:rPr>
        <w:fldChar w:fldCharType="separate"/>
      </w:r>
      <w:r w:rsidR="008200F9">
        <w:rPr>
          <w:rFonts w:ascii="Times New Roman" w:hAnsi="Times New Roman" w:cs="Times New Roman"/>
          <w:noProof/>
          <w:color w:val="000000" w:themeColor="text1"/>
          <w:sz w:val="24"/>
          <w:szCs w:val="24"/>
        </w:rPr>
        <w:t>46</w:t>
      </w:r>
      <w:r w:rsidRPr="00192A27">
        <w:rPr>
          <w:rFonts w:ascii="Times New Roman" w:hAnsi="Times New Roman" w:cs="Times New Roman"/>
          <w:color w:val="000000" w:themeColor="text1"/>
          <w:sz w:val="24"/>
          <w:szCs w:val="24"/>
        </w:rPr>
        <w:fldChar w:fldCharType="end"/>
      </w:r>
      <w:r w:rsidRPr="00192A27">
        <w:rPr>
          <w:rFonts w:ascii="Times New Roman" w:hAnsi="Times New Roman" w:cs="Times New Roman"/>
          <w:color w:val="000000" w:themeColor="text1"/>
          <w:sz w:val="24"/>
          <w:szCs w:val="24"/>
          <w:lang w:val="en-US"/>
        </w:rPr>
        <w:t xml:space="preserve"> </w:t>
      </w:r>
      <w:proofErr w:type="spellStart"/>
      <w:r w:rsidRPr="00192A27">
        <w:rPr>
          <w:rFonts w:ascii="Times New Roman" w:hAnsi="Times New Roman" w:cs="Times New Roman"/>
          <w:color w:val="000000" w:themeColor="text1"/>
          <w:sz w:val="24"/>
          <w:szCs w:val="24"/>
          <w:lang w:val="en-US"/>
        </w:rPr>
        <w:t>Halaman</w:t>
      </w:r>
      <w:proofErr w:type="spellEnd"/>
      <w:r w:rsidRPr="00192A27">
        <w:rPr>
          <w:rFonts w:ascii="Times New Roman" w:hAnsi="Times New Roman" w:cs="Times New Roman"/>
          <w:color w:val="000000" w:themeColor="text1"/>
          <w:sz w:val="24"/>
          <w:szCs w:val="24"/>
          <w:lang w:val="en-US"/>
        </w:rPr>
        <w:t xml:space="preserve"> </w:t>
      </w:r>
      <w:proofErr w:type="spellStart"/>
      <w:r w:rsidRPr="00192A27">
        <w:rPr>
          <w:rFonts w:ascii="Times New Roman" w:hAnsi="Times New Roman" w:cs="Times New Roman"/>
          <w:color w:val="000000" w:themeColor="text1"/>
          <w:sz w:val="24"/>
          <w:szCs w:val="24"/>
          <w:lang w:val="en-US"/>
        </w:rPr>
        <w:t>tambah</w:t>
      </w:r>
      <w:bookmarkEnd w:id="99"/>
      <w:proofErr w:type="spellEnd"/>
    </w:p>
    <w:p w14:paraId="3E6D3ED2" w14:textId="6F4C0B18" w:rsidR="002E6B50" w:rsidRPr="00192A27" w:rsidRDefault="008A5260" w:rsidP="008A5260">
      <w:pPr>
        <w:rPr>
          <w:rFonts w:ascii="Times New Roman" w:hAnsi="Times New Roman" w:cs="Times New Roman"/>
          <w:b/>
          <w:bCs/>
          <w:noProof/>
          <w:color w:val="000000" w:themeColor="text1"/>
          <w:sz w:val="24"/>
          <w:szCs w:val="24"/>
        </w:rPr>
      </w:pPr>
      <w:r w:rsidRPr="00192A27">
        <w:rPr>
          <w:rFonts w:ascii="Times New Roman" w:hAnsi="Times New Roman" w:cs="Times New Roman"/>
          <w:color w:val="000000" w:themeColor="text1"/>
          <w:sz w:val="24"/>
          <w:szCs w:val="24"/>
        </w:rPr>
        <w:t xml:space="preserve">Halaman ini digunakan untuk menambahkan data baru yang memerlukan kolom isian panjang, misalnya form pengaduan oleh siswa. Bagian utama menampilkan judul “Tambah” dan sebuah form berisi dua kolom isian, satu kolom </w:t>
      </w:r>
      <w:r w:rsidRPr="00192A27">
        <w:rPr>
          <w:rStyle w:val="Strong"/>
          <w:rFonts w:ascii="Times New Roman" w:hAnsi="Times New Roman" w:cs="Times New Roman"/>
          <w:color w:val="000000" w:themeColor="text1"/>
          <w:sz w:val="24"/>
          <w:szCs w:val="24"/>
        </w:rPr>
        <w:t>isi</w:t>
      </w:r>
      <w:r w:rsidRPr="00192A27">
        <w:rPr>
          <w:rFonts w:ascii="Times New Roman" w:hAnsi="Times New Roman" w:cs="Times New Roman"/>
          <w:color w:val="000000" w:themeColor="text1"/>
          <w:sz w:val="24"/>
          <w:szCs w:val="24"/>
        </w:rPr>
        <w:t xml:space="preserve"> (untuk keterangan/isi laporan), dan tombol </w:t>
      </w:r>
      <w:r w:rsidRPr="00192A27">
        <w:rPr>
          <w:rStyle w:val="Strong"/>
          <w:rFonts w:ascii="Times New Roman" w:hAnsi="Times New Roman" w:cs="Times New Roman"/>
          <w:color w:val="000000" w:themeColor="text1"/>
          <w:sz w:val="24"/>
          <w:szCs w:val="24"/>
        </w:rPr>
        <w:t>simpan</w:t>
      </w:r>
      <w:r w:rsidRPr="00192A27">
        <w:rPr>
          <w:rFonts w:ascii="Times New Roman" w:hAnsi="Times New Roman" w:cs="Times New Roman"/>
          <w:color w:val="000000" w:themeColor="text1"/>
          <w:sz w:val="24"/>
          <w:szCs w:val="24"/>
        </w:rPr>
        <w:t>. Setelah tombol simpan ditekan, data diproses oleh sistem.</w:t>
      </w:r>
    </w:p>
    <w:p w14:paraId="29FBB6CF" w14:textId="38A0E5BC" w:rsidR="002E6B50" w:rsidRPr="00192A27" w:rsidRDefault="002E6B50" w:rsidP="00EE3788">
      <w:pPr>
        <w:pStyle w:val="ListParagraph"/>
        <w:ind w:left="1080"/>
        <w:rPr>
          <w:rFonts w:ascii="Times New Roman" w:hAnsi="Times New Roman" w:cs="Times New Roman"/>
          <w:b/>
          <w:bCs/>
          <w:noProof/>
          <w:color w:val="000000" w:themeColor="text1"/>
          <w:sz w:val="24"/>
          <w:szCs w:val="24"/>
        </w:rPr>
      </w:pPr>
    </w:p>
    <w:p w14:paraId="0F9A4287" w14:textId="2BF6F7BB" w:rsidR="002E6B50" w:rsidRPr="00192A27" w:rsidRDefault="002E6B50" w:rsidP="00EE3788">
      <w:pPr>
        <w:pStyle w:val="ListParagraph"/>
        <w:ind w:left="1080"/>
        <w:rPr>
          <w:rFonts w:ascii="Times New Roman" w:hAnsi="Times New Roman" w:cs="Times New Roman"/>
          <w:b/>
          <w:bCs/>
          <w:noProof/>
          <w:color w:val="000000" w:themeColor="text1"/>
          <w:sz w:val="24"/>
          <w:szCs w:val="24"/>
        </w:rPr>
      </w:pPr>
    </w:p>
    <w:p w14:paraId="081F8E9B" w14:textId="77777777" w:rsidR="008A5260" w:rsidRPr="00192A27" w:rsidRDefault="002E6B50" w:rsidP="008200F9">
      <w:pPr>
        <w:pStyle w:val="ListParagraph"/>
        <w:keepNext/>
        <w:ind w:left="1080"/>
        <w:jc w:val="center"/>
        <w:rPr>
          <w:rFonts w:ascii="Times New Roman" w:hAnsi="Times New Roman" w:cs="Times New Roman"/>
          <w:color w:val="000000" w:themeColor="text1"/>
          <w:sz w:val="24"/>
          <w:szCs w:val="24"/>
        </w:rPr>
      </w:pPr>
      <w:r w:rsidRPr="00192A27">
        <w:rPr>
          <w:rFonts w:ascii="Times New Roman" w:hAnsi="Times New Roman" w:cs="Times New Roman"/>
          <w:b/>
          <w:bCs/>
          <w:noProof/>
          <w:color w:val="000000" w:themeColor="text1"/>
          <w:sz w:val="24"/>
          <w:szCs w:val="24"/>
        </w:rPr>
        <w:drawing>
          <wp:inline distT="0" distB="0" distL="0" distR="0" wp14:anchorId="530D5031" wp14:editId="7C96D819">
            <wp:extent cx="4667416" cy="215996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edit.drawio.png"/>
                    <pic:cNvPicPr/>
                  </pic:nvPicPr>
                  <pic:blipFill>
                    <a:blip r:embed="rId53">
                      <a:extLst>
                        <a:ext uri="{28A0092B-C50C-407E-A947-70E740481C1C}">
                          <a14:useLocalDpi xmlns:a14="http://schemas.microsoft.com/office/drawing/2010/main" val="0"/>
                        </a:ext>
                      </a:extLst>
                    </a:blip>
                    <a:stretch>
                      <a:fillRect/>
                    </a:stretch>
                  </pic:blipFill>
                  <pic:spPr>
                    <a:xfrm>
                      <a:off x="0" y="0"/>
                      <a:ext cx="4684732" cy="2167973"/>
                    </a:xfrm>
                    <a:prstGeom prst="rect">
                      <a:avLst/>
                    </a:prstGeom>
                  </pic:spPr>
                </pic:pic>
              </a:graphicData>
            </a:graphic>
          </wp:inline>
        </w:drawing>
      </w:r>
    </w:p>
    <w:p w14:paraId="65EDCC04" w14:textId="11E34807" w:rsidR="008A5260" w:rsidRPr="00192A27" w:rsidRDefault="008A5260" w:rsidP="008200F9">
      <w:pPr>
        <w:pStyle w:val="Caption"/>
        <w:jc w:val="center"/>
        <w:rPr>
          <w:rFonts w:ascii="Times New Roman" w:hAnsi="Times New Roman" w:cs="Times New Roman"/>
          <w:color w:val="000000" w:themeColor="text1"/>
          <w:sz w:val="24"/>
          <w:szCs w:val="24"/>
          <w:lang w:val="en-US"/>
        </w:rPr>
      </w:pPr>
      <w:bookmarkStart w:id="100" w:name="_Toc243681060"/>
      <w:r w:rsidRPr="00192A27">
        <w:rPr>
          <w:rFonts w:ascii="Times New Roman" w:hAnsi="Times New Roman" w:cs="Times New Roman"/>
          <w:color w:val="000000" w:themeColor="text1"/>
          <w:sz w:val="24"/>
          <w:szCs w:val="24"/>
        </w:rPr>
        <w:t xml:space="preserve">Gambar 2. </w:t>
      </w:r>
      <w:r w:rsidRPr="00192A27">
        <w:rPr>
          <w:rFonts w:ascii="Times New Roman" w:hAnsi="Times New Roman" w:cs="Times New Roman"/>
          <w:color w:val="000000" w:themeColor="text1"/>
          <w:sz w:val="24"/>
          <w:szCs w:val="24"/>
        </w:rPr>
        <w:fldChar w:fldCharType="begin"/>
      </w:r>
      <w:r w:rsidRPr="00192A27">
        <w:rPr>
          <w:rFonts w:ascii="Times New Roman" w:hAnsi="Times New Roman" w:cs="Times New Roman"/>
          <w:color w:val="000000" w:themeColor="text1"/>
          <w:sz w:val="24"/>
          <w:szCs w:val="24"/>
        </w:rPr>
        <w:instrText xml:space="preserve"> SEQ Gambar_2. \* ARABIC </w:instrText>
      </w:r>
      <w:r w:rsidRPr="00192A27">
        <w:rPr>
          <w:rFonts w:ascii="Times New Roman" w:hAnsi="Times New Roman" w:cs="Times New Roman"/>
          <w:color w:val="000000" w:themeColor="text1"/>
          <w:sz w:val="24"/>
          <w:szCs w:val="24"/>
        </w:rPr>
        <w:fldChar w:fldCharType="separate"/>
      </w:r>
      <w:r w:rsidR="008200F9">
        <w:rPr>
          <w:rFonts w:ascii="Times New Roman" w:hAnsi="Times New Roman" w:cs="Times New Roman"/>
          <w:noProof/>
          <w:color w:val="000000" w:themeColor="text1"/>
          <w:sz w:val="24"/>
          <w:szCs w:val="24"/>
        </w:rPr>
        <w:t>47</w:t>
      </w:r>
      <w:r w:rsidRPr="00192A27">
        <w:rPr>
          <w:rFonts w:ascii="Times New Roman" w:hAnsi="Times New Roman" w:cs="Times New Roman"/>
          <w:color w:val="000000" w:themeColor="text1"/>
          <w:sz w:val="24"/>
          <w:szCs w:val="24"/>
        </w:rPr>
        <w:fldChar w:fldCharType="end"/>
      </w:r>
      <w:r w:rsidRPr="00192A27">
        <w:rPr>
          <w:rFonts w:ascii="Times New Roman" w:hAnsi="Times New Roman" w:cs="Times New Roman"/>
          <w:color w:val="000000" w:themeColor="text1"/>
          <w:sz w:val="24"/>
          <w:szCs w:val="24"/>
          <w:lang w:val="en-US"/>
        </w:rPr>
        <w:t xml:space="preserve"> </w:t>
      </w:r>
      <w:proofErr w:type="spellStart"/>
      <w:r w:rsidRPr="00192A27">
        <w:rPr>
          <w:rFonts w:ascii="Times New Roman" w:hAnsi="Times New Roman" w:cs="Times New Roman"/>
          <w:color w:val="000000" w:themeColor="text1"/>
          <w:sz w:val="24"/>
          <w:szCs w:val="24"/>
          <w:lang w:val="en-US"/>
        </w:rPr>
        <w:t>Halaman</w:t>
      </w:r>
      <w:proofErr w:type="spellEnd"/>
      <w:r w:rsidRPr="00192A27">
        <w:rPr>
          <w:rFonts w:ascii="Times New Roman" w:hAnsi="Times New Roman" w:cs="Times New Roman"/>
          <w:color w:val="000000" w:themeColor="text1"/>
          <w:sz w:val="24"/>
          <w:szCs w:val="24"/>
          <w:lang w:val="en-US"/>
        </w:rPr>
        <w:t xml:space="preserve"> edit</w:t>
      </w:r>
      <w:bookmarkEnd w:id="100"/>
    </w:p>
    <w:p w14:paraId="2782D250" w14:textId="77777777" w:rsidR="008A5260" w:rsidRPr="00192A27" w:rsidRDefault="008A5260" w:rsidP="008A5260">
      <w:pPr>
        <w:spacing w:before="100" w:beforeAutospacing="1" w:after="100" w:afterAutospacing="1" w:line="240" w:lineRule="auto"/>
        <w:rPr>
          <w:rFonts w:ascii="Times New Roman" w:eastAsia="Times New Roman" w:hAnsi="Times New Roman" w:cs="Times New Roman"/>
          <w:color w:val="000000" w:themeColor="text1"/>
          <w:sz w:val="24"/>
          <w:szCs w:val="24"/>
          <w:lang w:val="en-ID" w:eastAsia="en-ID"/>
        </w:rPr>
      </w:pPr>
      <w:proofErr w:type="spellStart"/>
      <w:r w:rsidRPr="00192A27">
        <w:rPr>
          <w:rFonts w:ascii="Times New Roman" w:eastAsia="Times New Roman" w:hAnsi="Times New Roman" w:cs="Times New Roman"/>
          <w:color w:val="000000" w:themeColor="text1"/>
          <w:sz w:val="24"/>
          <w:szCs w:val="24"/>
          <w:lang w:val="en-ID" w:eastAsia="en-ID"/>
        </w:rPr>
        <w:t>Halaman</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ini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digunakan</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untuk</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menambah</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atau</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mengubah</w:t>
      </w:r>
      <w:proofErr w:type="spellEnd"/>
      <w:r w:rsidRPr="00192A27">
        <w:rPr>
          <w:rFonts w:ascii="Times New Roman" w:eastAsia="Times New Roman" w:hAnsi="Times New Roman" w:cs="Times New Roman"/>
          <w:color w:val="000000" w:themeColor="text1"/>
          <w:sz w:val="24"/>
          <w:szCs w:val="24"/>
          <w:lang w:val="en-ID" w:eastAsia="en-ID"/>
        </w:rPr>
        <w:t xml:space="preserve"> data </w:t>
      </w:r>
      <w:proofErr w:type="spellStart"/>
      <w:r w:rsidRPr="00192A27">
        <w:rPr>
          <w:rFonts w:ascii="Times New Roman" w:eastAsia="Times New Roman" w:hAnsi="Times New Roman" w:cs="Times New Roman"/>
          <w:color w:val="000000" w:themeColor="text1"/>
          <w:sz w:val="24"/>
          <w:szCs w:val="24"/>
          <w:lang w:val="en-ID" w:eastAsia="en-ID"/>
        </w:rPr>
        <w:t>dengan</w:t>
      </w:r>
      <w:proofErr w:type="spellEnd"/>
      <w:r w:rsidRPr="00192A27">
        <w:rPr>
          <w:rFonts w:ascii="Times New Roman" w:eastAsia="Times New Roman" w:hAnsi="Times New Roman" w:cs="Times New Roman"/>
          <w:color w:val="000000" w:themeColor="text1"/>
          <w:sz w:val="24"/>
          <w:szCs w:val="24"/>
          <w:lang w:val="en-ID" w:eastAsia="en-ID"/>
        </w:rPr>
        <w:t xml:space="preserve"> form </w:t>
      </w:r>
      <w:proofErr w:type="spellStart"/>
      <w:r w:rsidRPr="00192A27">
        <w:rPr>
          <w:rFonts w:ascii="Times New Roman" w:eastAsia="Times New Roman" w:hAnsi="Times New Roman" w:cs="Times New Roman"/>
          <w:color w:val="000000" w:themeColor="text1"/>
          <w:sz w:val="24"/>
          <w:szCs w:val="24"/>
          <w:lang w:val="en-ID" w:eastAsia="en-ID"/>
        </w:rPr>
        <w:t>sederhana</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misalnya</w:t>
      </w:r>
      <w:proofErr w:type="spellEnd"/>
      <w:r w:rsidRPr="00192A27">
        <w:rPr>
          <w:rFonts w:ascii="Times New Roman" w:eastAsia="Times New Roman" w:hAnsi="Times New Roman" w:cs="Times New Roman"/>
          <w:color w:val="000000" w:themeColor="text1"/>
          <w:sz w:val="24"/>
          <w:szCs w:val="24"/>
          <w:lang w:val="en-ID" w:eastAsia="en-ID"/>
        </w:rPr>
        <w:t xml:space="preserve"> pada data </w:t>
      </w:r>
      <w:proofErr w:type="spellStart"/>
      <w:r w:rsidRPr="00192A27">
        <w:rPr>
          <w:rFonts w:ascii="Times New Roman" w:eastAsia="Times New Roman" w:hAnsi="Times New Roman" w:cs="Times New Roman"/>
          <w:color w:val="000000" w:themeColor="text1"/>
          <w:sz w:val="24"/>
          <w:szCs w:val="24"/>
          <w:lang w:val="en-ID" w:eastAsia="en-ID"/>
        </w:rPr>
        <w:t>siswa</w:t>
      </w:r>
      <w:proofErr w:type="spellEnd"/>
      <w:r w:rsidRPr="00192A27">
        <w:rPr>
          <w:rFonts w:ascii="Times New Roman" w:eastAsia="Times New Roman" w:hAnsi="Times New Roman" w:cs="Times New Roman"/>
          <w:color w:val="000000" w:themeColor="text1"/>
          <w:sz w:val="24"/>
          <w:szCs w:val="24"/>
          <w:lang w:val="en-ID" w:eastAsia="en-ID"/>
        </w:rPr>
        <w:t xml:space="preserve"> dan </w:t>
      </w:r>
      <w:proofErr w:type="spellStart"/>
      <w:r w:rsidRPr="00192A27">
        <w:rPr>
          <w:rFonts w:ascii="Times New Roman" w:eastAsia="Times New Roman" w:hAnsi="Times New Roman" w:cs="Times New Roman"/>
          <w:color w:val="000000" w:themeColor="text1"/>
          <w:sz w:val="24"/>
          <w:szCs w:val="24"/>
          <w:lang w:val="en-ID" w:eastAsia="en-ID"/>
        </w:rPr>
        <w:t>kategori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Bagian</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utama</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menampilkan</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judul</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Tambah</w:t>
      </w:r>
      <w:proofErr w:type="spellEnd"/>
      <w:r w:rsidRPr="00192A27">
        <w:rPr>
          <w:rFonts w:ascii="Times New Roman" w:eastAsia="Times New Roman" w:hAnsi="Times New Roman" w:cs="Times New Roman"/>
          <w:color w:val="000000" w:themeColor="text1"/>
          <w:sz w:val="24"/>
          <w:szCs w:val="24"/>
          <w:lang w:val="en-ID" w:eastAsia="en-ID"/>
        </w:rPr>
        <w:t xml:space="preserve">” dan form </w:t>
      </w:r>
      <w:proofErr w:type="spellStart"/>
      <w:r w:rsidRPr="00192A27">
        <w:rPr>
          <w:rFonts w:ascii="Times New Roman" w:eastAsia="Times New Roman" w:hAnsi="Times New Roman" w:cs="Times New Roman"/>
          <w:color w:val="000000" w:themeColor="text1"/>
          <w:sz w:val="24"/>
          <w:szCs w:val="24"/>
          <w:lang w:val="en-ID" w:eastAsia="en-ID"/>
        </w:rPr>
        <w:t>berisi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tiga</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kolom</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isian</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serta</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tombol</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b/>
          <w:bCs/>
          <w:color w:val="000000" w:themeColor="text1"/>
          <w:sz w:val="24"/>
          <w:szCs w:val="24"/>
          <w:lang w:val="en-ID" w:eastAsia="en-ID"/>
        </w:rPr>
        <w:t>simpan</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Jumlah</w:t>
      </w:r>
      <w:proofErr w:type="spellEnd"/>
      <w:r w:rsidRPr="00192A27">
        <w:rPr>
          <w:rFonts w:ascii="Times New Roman" w:eastAsia="Times New Roman" w:hAnsi="Times New Roman" w:cs="Times New Roman"/>
          <w:color w:val="000000" w:themeColor="text1"/>
          <w:sz w:val="24"/>
          <w:szCs w:val="24"/>
          <w:lang w:val="en-ID" w:eastAsia="en-ID"/>
        </w:rPr>
        <w:t xml:space="preserve"> dan </w:t>
      </w:r>
      <w:proofErr w:type="spellStart"/>
      <w:r w:rsidRPr="00192A27">
        <w:rPr>
          <w:rFonts w:ascii="Times New Roman" w:eastAsia="Times New Roman" w:hAnsi="Times New Roman" w:cs="Times New Roman"/>
          <w:color w:val="000000" w:themeColor="text1"/>
          <w:sz w:val="24"/>
          <w:szCs w:val="24"/>
          <w:lang w:val="en-ID" w:eastAsia="en-ID"/>
        </w:rPr>
        <w:t>nama</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kolom</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disesuaikan</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dengan</w:t>
      </w:r>
      <w:proofErr w:type="spellEnd"/>
      <w:r w:rsidRPr="00192A27">
        <w:rPr>
          <w:rFonts w:ascii="Times New Roman" w:eastAsia="Times New Roman" w:hAnsi="Times New Roman" w:cs="Times New Roman"/>
          <w:color w:val="000000" w:themeColor="text1"/>
          <w:sz w:val="24"/>
          <w:szCs w:val="24"/>
          <w:lang w:val="en-ID" w:eastAsia="en-ID"/>
        </w:rPr>
        <w:t xml:space="preserve"> data yang </w:t>
      </w:r>
      <w:proofErr w:type="spellStart"/>
      <w:r w:rsidRPr="00192A27">
        <w:rPr>
          <w:rFonts w:ascii="Times New Roman" w:eastAsia="Times New Roman" w:hAnsi="Times New Roman" w:cs="Times New Roman"/>
          <w:color w:val="000000" w:themeColor="text1"/>
          <w:sz w:val="24"/>
          <w:szCs w:val="24"/>
          <w:lang w:val="en-ID" w:eastAsia="en-ID"/>
        </w:rPr>
        <w:t>diolah</w:t>
      </w:r>
      <w:proofErr w:type="spellEnd"/>
      <w:r w:rsidRPr="00192A27">
        <w:rPr>
          <w:rFonts w:ascii="Times New Roman" w:eastAsia="Times New Roman" w:hAnsi="Times New Roman" w:cs="Times New Roman"/>
          <w:color w:val="000000" w:themeColor="text1"/>
          <w:sz w:val="24"/>
          <w:szCs w:val="24"/>
          <w:lang w:val="en-ID" w:eastAsia="en-ID"/>
        </w:rPr>
        <w:t>.</w:t>
      </w:r>
    </w:p>
    <w:p w14:paraId="42D700E6" w14:textId="5635BDFE" w:rsidR="00CD2F74" w:rsidRPr="00192A27" w:rsidRDefault="00CD2F74" w:rsidP="00CD2F74">
      <w:pPr>
        <w:rPr>
          <w:rFonts w:ascii="Times New Roman" w:hAnsi="Times New Roman" w:cs="Times New Roman"/>
          <w:b/>
          <w:bCs/>
          <w:noProof/>
          <w:color w:val="000000" w:themeColor="text1"/>
          <w:sz w:val="24"/>
          <w:szCs w:val="24"/>
        </w:rPr>
      </w:pPr>
    </w:p>
    <w:p w14:paraId="66C68D6A" w14:textId="6A2C1B09" w:rsidR="008D14CE" w:rsidRPr="00A67B42" w:rsidRDefault="008D14CE" w:rsidP="00CD2F74">
      <w:pPr>
        <w:rPr>
          <w:rFonts w:ascii="Times New Roman" w:hAnsi="Times New Roman" w:cs="Times New Roman"/>
          <w:b/>
          <w:bCs/>
          <w:noProof/>
          <w:sz w:val="28"/>
          <w:szCs w:val="28"/>
        </w:rPr>
      </w:pPr>
    </w:p>
    <w:p w14:paraId="391607F4" w14:textId="1D3BF3C2" w:rsidR="008D14CE" w:rsidRPr="00A67B42" w:rsidRDefault="008D14CE" w:rsidP="00CD2F74">
      <w:pPr>
        <w:rPr>
          <w:rFonts w:ascii="Times New Roman" w:hAnsi="Times New Roman" w:cs="Times New Roman"/>
          <w:b/>
          <w:bCs/>
          <w:noProof/>
          <w:sz w:val="28"/>
          <w:szCs w:val="28"/>
        </w:rPr>
      </w:pPr>
    </w:p>
    <w:p w14:paraId="20032455" w14:textId="339595F7" w:rsidR="008D14CE" w:rsidRPr="00A67B42" w:rsidRDefault="008D14CE" w:rsidP="00CD2F74">
      <w:pPr>
        <w:rPr>
          <w:rFonts w:ascii="Times New Roman" w:hAnsi="Times New Roman" w:cs="Times New Roman"/>
          <w:b/>
          <w:bCs/>
          <w:noProof/>
          <w:sz w:val="28"/>
          <w:szCs w:val="28"/>
        </w:rPr>
      </w:pPr>
    </w:p>
    <w:p w14:paraId="0CA6EA58" w14:textId="7A78DBA0" w:rsidR="008D14CE" w:rsidRPr="00A67B42" w:rsidRDefault="008D14CE" w:rsidP="00CD2F74">
      <w:pPr>
        <w:rPr>
          <w:rFonts w:ascii="Times New Roman" w:hAnsi="Times New Roman" w:cs="Times New Roman"/>
          <w:b/>
          <w:bCs/>
          <w:noProof/>
          <w:sz w:val="28"/>
          <w:szCs w:val="28"/>
        </w:rPr>
      </w:pPr>
    </w:p>
    <w:p w14:paraId="098E8908" w14:textId="3C2BADC8" w:rsidR="008D14CE" w:rsidRPr="00A67B42" w:rsidRDefault="008D14CE" w:rsidP="00CD2F74">
      <w:pPr>
        <w:rPr>
          <w:rFonts w:ascii="Times New Roman" w:hAnsi="Times New Roman" w:cs="Times New Roman"/>
          <w:b/>
          <w:bCs/>
          <w:noProof/>
          <w:sz w:val="28"/>
          <w:szCs w:val="28"/>
        </w:rPr>
      </w:pPr>
    </w:p>
    <w:p w14:paraId="72B69C22" w14:textId="6290B352" w:rsidR="008D14CE" w:rsidRPr="00A67B42" w:rsidRDefault="008D14CE" w:rsidP="00CD2F74">
      <w:pPr>
        <w:rPr>
          <w:rFonts w:ascii="Times New Roman" w:hAnsi="Times New Roman" w:cs="Times New Roman"/>
          <w:b/>
          <w:bCs/>
          <w:noProof/>
          <w:sz w:val="28"/>
          <w:szCs w:val="28"/>
        </w:rPr>
      </w:pPr>
    </w:p>
    <w:p w14:paraId="643C2B13" w14:textId="734D7362" w:rsidR="008D14CE" w:rsidRPr="00A67B42" w:rsidRDefault="008D14CE" w:rsidP="00CD2F74">
      <w:pPr>
        <w:rPr>
          <w:rFonts w:ascii="Times New Roman" w:hAnsi="Times New Roman" w:cs="Times New Roman"/>
          <w:b/>
          <w:bCs/>
          <w:noProof/>
          <w:sz w:val="28"/>
          <w:szCs w:val="28"/>
        </w:rPr>
      </w:pPr>
    </w:p>
    <w:p w14:paraId="7D505DA0" w14:textId="0F24BA0A" w:rsidR="008D14CE" w:rsidRPr="00A67B42" w:rsidRDefault="008D14CE" w:rsidP="00CD2F74">
      <w:pPr>
        <w:rPr>
          <w:rFonts w:ascii="Times New Roman" w:hAnsi="Times New Roman" w:cs="Times New Roman"/>
          <w:b/>
          <w:bCs/>
          <w:noProof/>
          <w:sz w:val="28"/>
          <w:szCs w:val="28"/>
        </w:rPr>
      </w:pPr>
    </w:p>
    <w:p w14:paraId="0F01CF4D" w14:textId="537A8341" w:rsidR="008D14CE" w:rsidRPr="00A67B42" w:rsidRDefault="008D14CE" w:rsidP="00CD2F74">
      <w:pPr>
        <w:rPr>
          <w:rFonts w:ascii="Times New Roman" w:hAnsi="Times New Roman" w:cs="Times New Roman"/>
          <w:b/>
          <w:bCs/>
          <w:noProof/>
          <w:sz w:val="28"/>
          <w:szCs w:val="28"/>
        </w:rPr>
      </w:pPr>
    </w:p>
    <w:p w14:paraId="1E0A3CFE" w14:textId="09D290BA" w:rsidR="008D14CE" w:rsidRPr="00A67B42" w:rsidRDefault="008D14CE" w:rsidP="00CD2F74">
      <w:pPr>
        <w:rPr>
          <w:rFonts w:ascii="Times New Roman" w:hAnsi="Times New Roman" w:cs="Times New Roman"/>
          <w:b/>
          <w:bCs/>
          <w:noProof/>
          <w:sz w:val="28"/>
          <w:szCs w:val="28"/>
        </w:rPr>
      </w:pPr>
    </w:p>
    <w:p w14:paraId="6E06E8BD" w14:textId="1A1B8B35" w:rsidR="008D14CE" w:rsidRPr="00A67B42" w:rsidRDefault="008D14CE" w:rsidP="00CD2F74">
      <w:pPr>
        <w:rPr>
          <w:rFonts w:ascii="Times New Roman" w:hAnsi="Times New Roman" w:cs="Times New Roman"/>
          <w:b/>
          <w:bCs/>
          <w:noProof/>
          <w:sz w:val="28"/>
          <w:szCs w:val="28"/>
        </w:rPr>
      </w:pPr>
    </w:p>
    <w:p w14:paraId="2DB81D23" w14:textId="0B4299FD" w:rsidR="008D14CE" w:rsidRPr="00A67B42" w:rsidRDefault="008D14CE" w:rsidP="00CD2F74">
      <w:pPr>
        <w:rPr>
          <w:rFonts w:ascii="Times New Roman" w:hAnsi="Times New Roman" w:cs="Times New Roman"/>
          <w:b/>
          <w:bCs/>
          <w:noProof/>
          <w:sz w:val="28"/>
          <w:szCs w:val="28"/>
        </w:rPr>
      </w:pPr>
    </w:p>
    <w:p w14:paraId="151A4353" w14:textId="2B957469" w:rsidR="008D14CE" w:rsidRPr="00A67B42" w:rsidRDefault="008D14CE" w:rsidP="00CD2F74">
      <w:pPr>
        <w:rPr>
          <w:rFonts w:ascii="Times New Roman" w:hAnsi="Times New Roman" w:cs="Times New Roman"/>
          <w:b/>
          <w:bCs/>
          <w:noProof/>
          <w:sz w:val="28"/>
          <w:szCs w:val="28"/>
        </w:rPr>
      </w:pPr>
    </w:p>
    <w:p w14:paraId="1F9FAEE5" w14:textId="4C055D5C" w:rsidR="008D14CE" w:rsidRPr="00A67B42" w:rsidRDefault="008D14CE" w:rsidP="00CD2F74">
      <w:pPr>
        <w:rPr>
          <w:rFonts w:ascii="Times New Roman" w:hAnsi="Times New Roman" w:cs="Times New Roman"/>
          <w:b/>
          <w:bCs/>
          <w:noProof/>
          <w:sz w:val="28"/>
          <w:szCs w:val="28"/>
        </w:rPr>
      </w:pPr>
    </w:p>
    <w:p w14:paraId="09266D4E" w14:textId="5461CF85" w:rsidR="008D14CE" w:rsidRPr="00A67B42" w:rsidRDefault="008D14CE" w:rsidP="00CD2F74">
      <w:pPr>
        <w:rPr>
          <w:rFonts w:ascii="Times New Roman" w:hAnsi="Times New Roman" w:cs="Times New Roman"/>
          <w:b/>
          <w:bCs/>
          <w:noProof/>
          <w:sz w:val="28"/>
          <w:szCs w:val="28"/>
        </w:rPr>
      </w:pPr>
    </w:p>
    <w:p w14:paraId="4762FC94" w14:textId="77777777" w:rsidR="008D14CE" w:rsidRPr="00A67B42" w:rsidRDefault="008D14CE" w:rsidP="00CD2F74">
      <w:pPr>
        <w:rPr>
          <w:rFonts w:ascii="Times New Roman" w:hAnsi="Times New Roman" w:cs="Times New Roman"/>
          <w:b/>
          <w:bCs/>
          <w:noProof/>
          <w:sz w:val="28"/>
          <w:szCs w:val="28"/>
        </w:rPr>
      </w:pPr>
    </w:p>
    <w:p w14:paraId="66A08D28" w14:textId="519BCD11" w:rsidR="00D15764" w:rsidRPr="00192A27" w:rsidRDefault="00192A27" w:rsidP="00192A27">
      <w:pPr>
        <w:pStyle w:val="Heading3"/>
        <w:ind w:firstLine="720"/>
        <w:rPr>
          <w:rFonts w:ascii="Times New Roman" w:hAnsi="Times New Roman" w:cs="Times New Roman"/>
          <w:b/>
          <w:bCs/>
          <w:noProof/>
          <w:color w:val="000000" w:themeColor="text1"/>
        </w:rPr>
      </w:pPr>
      <w:bookmarkStart w:id="101" w:name="_Toc243680911"/>
      <w:r w:rsidRPr="00192A27">
        <w:rPr>
          <w:rFonts w:ascii="Times New Roman" w:hAnsi="Times New Roman" w:cs="Times New Roman"/>
          <w:b/>
          <w:bCs/>
          <w:noProof/>
          <w:color w:val="000000" w:themeColor="text1"/>
          <w:lang w:val="en-US"/>
        </w:rPr>
        <w:t xml:space="preserve">2.2.8 </w:t>
      </w:r>
      <w:r w:rsidR="00D15764" w:rsidRPr="00192A27">
        <w:rPr>
          <w:rFonts w:ascii="Times New Roman" w:hAnsi="Times New Roman" w:cs="Times New Roman"/>
          <w:b/>
          <w:bCs/>
          <w:noProof/>
          <w:color w:val="000000" w:themeColor="text1"/>
        </w:rPr>
        <w:t>Design Relasi Database</w:t>
      </w:r>
      <w:bookmarkEnd w:id="101"/>
    </w:p>
    <w:p w14:paraId="250558D9" w14:textId="4458E209" w:rsidR="009A1B75" w:rsidRPr="00192A27" w:rsidRDefault="008D14CE" w:rsidP="00164729">
      <w:pPr>
        <w:rPr>
          <w:rFonts w:ascii="Times New Roman" w:hAnsi="Times New Roman" w:cs="Times New Roman"/>
          <w:b/>
          <w:bCs/>
          <w:noProof/>
          <w:color w:val="000000" w:themeColor="text1"/>
          <w:sz w:val="24"/>
          <w:szCs w:val="24"/>
        </w:rPr>
      </w:pPr>
      <w:r w:rsidRPr="00192A27">
        <w:rPr>
          <w:rFonts w:ascii="Times New Roman" w:hAnsi="Times New Roman" w:cs="Times New Roman"/>
          <w:b/>
          <w:bCs/>
          <w:noProof/>
          <w:color w:val="000000" w:themeColor="text1"/>
          <w:sz w:val="24"/>
          <w:szCs w:val="24"/>
        </w:rPr>
        <w:br/>
      </w:r>
    </w:p>
    <w:p w14:paraId="20EB6559" w14:textId="77777777" w:rsidR="00164729" w:rsidRPr="00192A27" w:rsidRDefault="00164729" w:rsidP="008200F9">
      <w:pPr>
        <w:keepNext/>
        <w:jc w:val="center"/>
        <w:rPr>
          <w:rFonts w:ascii="Times New Roman" w:hAnsi="Times New Roman" w:cs="Times New Roman"/>
          <w:color w:val="000000" w:themeColor="text1"/>
          <w:sz w:val="24"/>
          <w:szCs w:val="24"/>
        </w:rPr>
      </w:pPr>
      <w:r w:rsidRPr="00192A27">
        <w:rPr>
          <w:rFonts w:ascii="Times New Roman" w:hAnsi="Times New Roman" w:cs="Times New Roman"/>
          <w:b/>
          <w:bCs/>
          <w:noProof/>
          <w:color w:val="000000" w:themeColor="text1"/>
          <w:sz w:val="24"/>
          <w:szCs w:val="24"/>
        </w:rPr>
        <w:drawing>
          <wp:inline distT="0" distB="0" distL="0" distR="0" wp14:anchorId="757F38CC" wp14:editId="716AD99C">
            <wp:extent cx="5731510" cy="280733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6-10-21 085432.png"/>
                    <pic:cNvPicPr/>
                  </pic:nvPicPr>
                  <pic:blipFill>
                    <a:blip r:embed="rId54">
                      <a:extLst>
                        <a:ext uri="{28A0092B-C50C-407E-A947-70E740481C1C}">
                          <a14:useLocalDpi xmlns:a14="http://schemas.microsoft.com/office/drawing/2010/main" val="0"/>
                        </a:ext>
                      </a:extLst>
                    </a:blip>
                    <a:stretch>
                      <a:fillRect/>
                    </a:stretch>
                  </pic:blipFill>
                  <pic:spPr>
                    <a:xfrm>
                      <a:off x="0" y="0"/>
                      <a:ext cx="5731510" cy="2807335"/>
                    </a:xfrm>
                    <a:prstGeom prst="rect">
                      <a:avLst/>
                    </a:prstGeom>
                  </pic:spPr>
                </pic:pic>
              </a:graphicData>
            </a:graphic>
          </wp:inline>
        </w:drawing>
      </w:r>
    </w:p>
    <w:p w14:paraId="29455700" w14:textId="536FBD94" w:rsidR="00164729" w:rsidRPr="00192A27" w:rsidRDefault="00164729" w:rsidP="008200F9">
      <w:pPr>
        <w:pStyle w:val="Caption"/>
        <w:jc w:val="center"/>
        <w:rPr>
          <w:rFonts w:ascii="Times New Roman" w:hAnsi="Times New Roman" w:cs="Times New Roman"/>
          <w:color w:val="000000" w:themeColor="text1"/>
          <w:sz w:val="24"/>
          <w:szCs w:val="24"/>
          <w:lang w:val="en-US"/>
        </w:rPr>
      </w:pPr>
      <w:bookmarkStart w:id="102" w:name="_Toc243681061"/>
      <w:r w:rsidRPr="00192A27">
        <w:rPr>
          <w:rFonts w:ascii="Times New Roman" w:hAnsi="Times New Roman" w:cs="Times New Roman"/>
          <w:color w:val="000000" w:themeColor="text1"/>
          <w:sz w:val="24"/>
          <w:szCs w:val="24"/>
        </w:rPr>
        <w:t xml:space="preserve">Gambar 2. </w:t>
      </w:r>
      <w:r w:rsidRPr="00192A27">
        <w:rPr>
          <w:rFonts w:ascii="Times New Roman" w:hAnsi="Times New Roman" w:cs="Times New Roman"/>
          <w:color w:val="000000" w:themeColor="text1"/>
          <w:sz w:val="24"/>
          <w:szCs w:val="24"/>
        </w:rPr>
        <w:fldChar w:fldCharType="begin"/>
      </w:r>
      <w:r w:rsidRPr="00192A27">
        <w:rPr>
          <w:rFonts w:ascii="Times New Roman" w:hAnsi="Times New Roman" w:cs="Times New Roman"/>
          <w:color w:val="000000" w:themeColor="text1"/>
          <w:sz w:val="24"/>
          <w:szCs w:val="24"/>
        </w:rPr>
        <w:instrText xml:space="preserve"> SEQ Gambar_2. \* ARABIC </w:instrText>
      </w:r>
      <w:r w:rsidRPr="00192A27">
        <w:rPr>
          <w:rFonts w:ascii="Times New Roman" w:hAnsi="Times New Roman" w:cs="Times New Roman"/>
          <w:color w:val="000000" w:themeColor="text1"/>
          <w:sz w:val="24"/>
          <w:szCs w:val="24"/>
        </w:rPr>
        <w:fldChar w:fldCharType="separate"/>
      </w:r>
      <w:r w:rsidR="008200F9">
        <w:rPr>
          <w:rFonts w:ascii="Times New Roman" w:hAnsi="Times New Roman" w:cs="Times New Roman"/>
          <w:noProof/>
          <w:color w:val="000000" w:themeColor="text1"/>
          <w:sz w:val="24"/>
          <w:szCs w:val="24"/>
        </w:rPr>
        <w:t>48</w:t>
      </w:r>
      <w:r w:rsidRPr="00192A27">
        <w:rPr>
          <w:rFonts w:ascii="Times New Roman" w:hAnsi="Times New Roman" w:cs="Times New Roman"/>
          <w:color w:val="000000" w:themeColor="text1"/>
          <w:sz w:val="24"/>
          <w:szCs w:val="24"/>
        </w:rPr>
        <w:fldChar w:fldCharType="end"/>
      </w:r>
      <w:r w:rsidRPr="00192A27">
        <w:rPr>
          <w:rFonts w:ascii="Times New Roman" w:hAnsi="Times New Roman" w:cs="Times New Roman"/>
          <w:color w:val="000000" w:themeColor="text1"/>
          <w:sz w:val="24"/>
          <w:szCs w:val="24"/>
          <w:lang w:val="en-US"/>
        </w:rPr>
        <w:t xml:space="preserve"> </w:t>
      </w:r>
      <w:proofErr w:type="spellStart"/>
      <w:r w:rsidRPr="00192A27">
        <w:rPr>
          <w:rFonts w:ascii="Times New Roman" w:hAnsi="Times New Roman" w:cs="Times New Roman"/>
          <w:color w:val="000000" w:themeColor="text1"/>
          <w:sz w:val="24"/>
          <w:szCs w:val="24"/>
          <w:lang w:val="en-US"/>
        </w:rPr>
        <w:t>Desain</w:t>
      </w:r>
      <w:proofErr w:type="spellEnd"/>
      <w:r w:rsidRPr="00192A27">
        <w:rPr>
          <w:rFonts w:ascii="Times New Roman" w:hAnsi="Times New Roman" w:cs="Times New Roman"/>
          <w:color w:val="000000" w:themeColor="text1"/>
          <w:sz w:val="24"/>
          <w:szCs w:val="24"/>
          <w:lang w:val="en-US"/>
        </w:rPr>
        <w:t xml:space="preserve"> </w:t>
      </w:r>
      <w:proofErr w:type="spellStart"/>
      <w:r w:rsidRPr="00192A27">
        <w:rPr>
          <w:rFonts w:ascii="Times New Roman" w:hAnsi="Times New Roman" w:cs="Times New Roman"/>
          <w:color w:val="000000" w:themeColor="text1"/>
          <w:sz w:val="24"/>
          <w:szCs w:val="24"/>
          <w:lang w:val="en-US"/>
        </w:rPr>
        <w:t>relasi</w:t>
      </w:r>
      <w:proofErr w:type="spellEnd"/>
      <w:r w:rsidRPr="00192A27">
        <w:rPr>
          <w:rFonts w:ascii="Times New Roman" w:hAnsi="Times New Roman" w:cs="Times New Roman"/>
          <w:color w:val="000000" w:themeColor="text1"/>
          <w:sz w:val="24"/>
          <w:szCs w:val="24"/>
          <w:lang w:val="en-US"/>
        </w:rPr>
        <w:t xml:space="preserve"> database</w:t>
      </w:r>
      <w:bookmarkEnd w:id="102"/>
    </w:p>
    <w:p w14:paraId="1EF0CA1B" w14:textId="77777777" w:rsidR="00164729" w:rsidRPr="00192A27" w:rsidRDefault="00164729" w:rsidP="00164729">
      <w:pPr>
        <w:spacing w:before="100" w:beforeAutospacing="1" w:after="100" w:afterAutospacing="1" w:line="240" w:lineRule="auto"/>
        <w:rPr>
          <w:rFonts w:ascii="Times New Roman" w:eastAsia="Times New Roman" w:hAnsi="Times New Roman" w:cs="Times New Roman"/>
          <w:color w:val="000000" w:themeColor="text1"/>
          <w:sz w:val="24"/>
          <w:szCs w:val="24"/>
          <w:lang w:val="en-ID" w:eastAsia="en-ID"/>
        </w:rPr>
      </w:pPr>
      <w:r w:rsidRPr="00192A27">
        <w:rPr>
          <w:rFonts w:ascii="Times New Roman" w:eastAsia="Times New Roman" w:hAnsi="Times New Roman" w:cs="Times New Roman"/>
          <w:color w:val="000000" w:themeColor="text1"/>
          <w:sz w:val="24"/>
          <w:szCs w:val="24"/>
          <w:lang w:val="en-ID" w:eastAsia="en-ID"/>
        </w:rPr>
        <w:t xml:space="preserve">Gambar </w:t>
      </w:r>
      <w:proofErr w:type="spellStart"/>
      <w:r w:rsidRPr="00192A27">
        <w:rPr>
          <w:rFonts w:ascii="Times New Roman" w:eastAsia="Times New Roman" w:hAnsi="Times New Roman" w:cs="Times New Roman"/>
          <w:color w:val="000000" w:themeColor="text1"/>
          <w:sz w:val="24"/>
          <w:szCs w:val="24"/>
          <w:lang w:val="en-ID" w:eastAsia="en-ID"/>
        </w:rPr>
        <w:t>ini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menunjukkan</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struktur</w:t>
      </w:r>
      <w:proofErr w:type="spellEnd"/>
      <w:r w:rsidRPr="00192A27">
        <w:rPr>
          <w:rFonts w:ascii="Times New Roman" w:eastAsia="Times New Roman" w:hAnsi="Times New Roman" w:cs="Times New Roman"/>
          <w:color w:val="000000" w:themeColor="text1"/>
          <w:sz w:val="24"/>
          <w:szCs w:val="24"/>
          <w:lang w:val="en-ID" w:eastAsia="en-ID"/>
        </w:rPr>
        <w:t xml:space="preserve"> database </w:t>
      </w:r>
      <w:proofErr w:type="spellStart"/>
      <w:r w:rsidRPr="00192A27">
        <w:rPr>
          <w:rFonts w:ascii="Times New Roman" w:eastAsia="Times New Roman" w:hAnsi="Times New Roman" w:cs="Times New Roman"/>
          <w:color w:val="000000" w:themeColor="text1"/>
          <w:sz w:val="24"/>
          <w:szCs w:val="24"/>
          <w:lang w:val="en-ID" w:eastAsia="en-ID"/>
        </w:rPr>
        <w:t>pengaduan_sekolah</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beserta</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relasi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antartabelnya</w:t>
      </w:r>
      <w:proofErr w:type="spellEnd"/>
      <w:r w:rsidRPr="00192A27">
        <w:rPr>
          <w:rFonts w:ascii="Times New Roman" w:eastAsia="Times New Roman" w:hAnsi="Times New Roman" w:cs="Times New Roman"/>
          <w:color w:val="000000" w:themeColor="text1"/>
          <w:sz w:val="24"/>
          <w:szCs w:val="24"/>
          <w:lang w:val="en-ID" w:eastAsia="en-ID"/>
        </w:rPr>
        <w:t xml:space="preserve">, yang </w:t>
      </w:r>
      <w:proofErr w:type="spellStart"/>
      <w:r w:rsidRPr="00192A27">
        <w:rPr>
          <w:rFonts w:ascii="Times New Roman" w:eastAsia="Times New Roman" w:hAnsi="Times New Roman" w:cs="Times New Roman"/>
          <w:color w:val="000000" w:themeColor="text1"/>
          <w:sz w:val="24"/>
          <w:szCs w:val="24"/>
          <w:lang w:val="en-ID" w:eastAsia="en-ID"/>
        </w:rPr>
        <w:t>dibuat</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melalui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fitur</w:t>
      </w:r>
      <w:proofErr w:type="spellEnd"/>
      <w:r w:rsidRPr="00192A27">
        <w:rPr>
          <w:rFonts w:ascii="Times New Roman" w:eastAsia="Times New Roman" w:hAnsi="Times New Roman" w:cs="Times New Roman"/>
          <w:color w:val="000000" w:themeColor="text1"/>
          <w:sz w:val="24"/>
          <w:szCs w:val="24"/>
          <w:lang w:val="en-ID" w:eastAsia="en-ID"/>
        </w:rPr>
        <w:t xml:space="preserve"> </w:t>
      </w:r>
      <w:r w:rsidRPr="00192A27">
        <w:rPr>
          <w:rFonts w:ascii="Times New Roman" w:eastAsia="Times New Roman" w:hAnsi="Times New Roman" w:cs="Times New Roman"/>
          <w:i/>
          <w:iCs/>
          <w:color w:val="000000" w:themeColor="text1"/>
          <w:sz w:val="24"/>
          <w:szCs w:val="24"/>
          <w:lang w:val="en-ID" w:eastAsia="en-ID"/>
        </w:rPr>
        <w:t>Designer</w:t>
      </w:r>
      <w:r w:rsidRPr="00192A27">
        <w:rPr>
          <w:rFonts w:ascii="Times New Roman" w:eastAsia="Times New Roman" w:hAnsi="Times New Roman" w:cs="Times New Roman"/>
          <w:color w:val="000000" w:themeColor="text1"/>
          <w:sz w:val="24"/>
          <w:szCs w:val="24"/>
          <w:lang w:val="en-ID" w:eastAsia="en-ID"/>
        </w:rPr>
        <w:t xml:space="preserve"> pada phpMyAdmin. Database </w:t>
      </w:r>
      <w:proofErr w:type="spellStart"/>
      <w:r w:rsidRPr="00192A27">
        <w:rPr>
          <w:rFonts w:ascii="Times New Roman" w:eastAsia="Times New Roman" w:hAnsi="Times New Roman" w:cs="Times New Roman"/>
          <w:color w:val="000000" w:themeColor="text1"/>
          <w:sz w:val="24"/>
          <w:szCs w:val="24"/>
          <w:lang w:val="en-ID" w:eastAsia="en-ID"/>
        </w:rPr>
        <w:t>terdiri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dari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enam</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tabel</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yaitu</w:t>
      </w:r>
      <w:proofErr w:type="spellEnd"/>
      <w:r w:rsidRPr="00192A27">
        <w:rPr>
          <w:rFonts w:ascii="Times New Roman" w:eastAsia="Times New Roman" w:hAnsi="Times New Roman" w:cs="Times New Roman"/>
          <w:color w:val="000000" w:themeColor="text1"/>
          <w:sz w:val="24"/>
          <w:szCs w:val="24"/>
          <w:lang w:val="en-ID" w:eastAsia="en-ID"/>
        </w:rPr>
        <w:t xml:space="preserve"> admin, </w:t>
      </w:r>
      <w:proofErr w:type="spellStart"/>
      <w:r w:rsidRPr="00192A27">
        <w:rPr>
          <w:rFonts w:ascii="Times New Roman" w:eastAsia="Times New Roman" w:hAnsi="Times New Roman" w:cs="Times New Roman"/>
          <w:color w:val="000000" w:themeColor="text1"/>
          <w:sz w:val="24"/>
          <w:szCs w:val="24"/>
          <w:lang w:val="en-ID" w:eastAsia="en-ID"/>
        </w:rPr>
        <w:t>siswa</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kategori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aspirasi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progres</w:t>
      </w:r>
      <w:proofErr w:type="spellEnd"/>
      <w:r w:rsidRPr="00192A27">
        <w:rPr>
          <w:rFonts w:ascii="Times New Roman" w:eastAsia="Times New Roman" w:hAnsi="Times New Roman" w:cs="Times New Roman"/>
          <w:color w:val="000000" w:themeColor="text1"/>
          <w:sz w:val="24"/>
          <w:szCs w:val="24"/>
          <w:lang w:val="en-ID" w:eastAsia="en-ID"/>
        </w:rPr>
        <w:t xml:space="preserve">, dan </w:t>
      </w:r>
      <w:proofErr w:type="spellStart"/>
      <w:r w:rsidRPr="00192A27">
        <w:rPr>
          <w:rFonts w:ascii="Times New Roman" w:eastAsia="Times New Roman" w:hAnsi="Times New Roman" w:cs="Times New Roman"/>
          <w:color w:val="000000" w:themeColor="text1"/>
          <w:sz w:val="24"/>
          <w:szCs w:val="24"/>
          <w:lang w:val="en-ID" w:eastAsia="en-ID"/>
        </w:rPr>
        <w:t>histori</w:t>
      </w:r>
      <w:proofErr w:type="spellEnd"/>
      <w:r w:rsidRPr="00192A27">
        <w:rPr>
          <w:rFonts w:ascii="Times New Roman" w:eastAsia="Times New Roman" w:hAnsi="Times New Roman" w:cs="Times New Roman"/>
          <w:color w:val="000000" w:themeColor="text1"/>
          <w:sz w:val="24"/>
          <w:szCs w:val="24"/>
          <w:lang w:val="en-ID" w:eastAsia="en-ID"/>
        </w:rPr>
        <w:t>.</w:t>
      </w:r>
    </w:p>
    <w:p w14:paraId="16864268" w14:textId="77777777" w:rsidR="00164729" w:rsidRPr="00192A27" w:rsidRDefault="00164729" w:rsidP="00164729">
      <w:pPr>
        <w:spacing w:before="100" w:beforeAutospacing="1" w:after="100" w:afterAutospacing="1" w:line="240" w:lineRule="auto"/>
        <w:rPr>
          <w:rFonts w:ascii="Times New Roman" w:eastAsia="Times New Roman" w:hAnsi="Times New Roman" w:cs="Times New Roman"/>
          <w:color w:val="000000" w:themeColor="text1"/>
          <w:sz w:val="24"/>
          <w:szCs w:val="24"/>
          <w:lang w:val="en-ID" w:eastAsia="en-ID"/>
        </w:rPr>
      </w:pPr>
      <w:proofErr w:type="spellStart"/>
      <w:r w:rsidRPr="00192A27">
        <w:rPr>
          <w:rFonts w:ascii="Times New Roman" w:eastAsia="Times New Roman" w:hAnsi="Times New Roman" w:cs="Times New Roman"/>
          <w:b/>
          <w:bCs/>
          <w:color w:val="000000" w:themeColor="text1"/>
          <w:sz w:val="24"/>
          <w:szCs w:val="24"/>
          <w:lang w:val="en-ID" w:eastAsia="en-ID"/>
        </w:rPr>
        <w:t>Tabel</w:t>
      </w:r>
      <w:proofErr w:type="spellEnd"/>
      <w:r w:rsidRPr="00192A27">
        <w:rPr>
          <w:rFonts w:ascii="Times New Roman" w:eastAsia="Times New Roman" w:hAnsi="Times New Roman" w:cs="Times New Roman"/>
          <w:b/>
          <w:bCs/>
          <w:color w:val="000000" w:themeColor="text1"/>
          <w:sz w:val="24"/>
          <w:szCs w:val="24"/>
          <w:lang w:val="en-ID" w:eastAsia="en-ID"/>
        </w:rPr>
        <w:t xml:space="preserve"> admin</w:t>
      </w:r>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menyimpan</w:t>
      </w:r>
      <w:proofErr w:type="spellEnd"/>
      <w:r w:rsidRPr="00192A27">
        <w:rPr>
          <w:rFonts w:ascii="Times New Roman" w:eastAsia="Times New Roman" w:hAnsi="Times New Roman" w:cs="Times New Roman"/>
          <w:color w:val="000000" w:themeColor="text1"/>
          <w:sz w:val="24"/>
          <w:szCs w:val="24"/>
          <w:lang w:val="en-ID" w:eastAsia="en-ID"/>
        </w:rPr>
        <w:t xml:space="preserve"> data </w:t>
      </w:r>
      <w:proofErr w:type="spellStart"/>
      <w:r w:rsidRPr="00192A27">
        <w:rPr>
          <w:rFonts w:ascii="Times New Roman" w:eastAsia="Times New Roman" w:hAnsi="Times New Roman" w:cs="Times New Roman"/>
          <w:color w:val="000000" w:themeColor="text1"/>
          <w:sz w:val="24"/>
          <w:szCs w:val="24"/>
          <w:lang w:val="en-ID" w:eastAsia="en-ID"/>
        </w:rPr>
        <w:t>akun</w:t>
      </w:r>
      <w:proofErr w:type="spellEnd"/>
      <w:r w:rsidRPr="00192A27">
        <w:rPr>
          <w:rFonts w:ascii="Times New Roman" w:eastAsia="Times New Roman" w:hAnsi="Times New Roman" w:cs="Times New Roman"/>
          <w:color w:val="000000" w:themeColor="text1"/>
          <w:sz w:val="24"/>
          <w:szCs w:val="24"/>
          <w:lang w:val="en-ID" w:eastAsia="en-ID"/>
        </w:rPr>
        <w:t xml:space="preserve"> admin. </w:t>
      </w:r>
      <w:proofErr w:type="spellStart"/>
      <w:r w:rsidRPr="00192A27">
        <w:rPr>
          <w:rFonts w:ascii="Times New Roman" w:eastAsia="Times New Roman" w:hAnsi="Times New Roman" w:cs="Times New Roman"/>
          <w:color w:val="000000" w:themeColor="text1"/>
          <w:sz w:val="24"/>
          <w:szCs w:val="24"/>
          <w:lang w:val="en-ID" w:eastAsia="en-ID"/>
        </w:rPr>
        <w:t>Atributnya</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adalah</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id_admin</w:t>
      </w:r>
      <w:proofErr w:type="spellEnd"/>
      <w:r w:rsidRPr="00192A27">
        <w:rPr>
          <w:rFonts w:ascii="Times New Roman" w:eastAsia="Times New Roman" w:hAnsi="Times New Roman" w:cs="Times New Roman"/>
          <w:color w:val="000000" w:themeColor="text1"/>
          <w:sz w:val="24"/>
          <w:szCs w:val="24"/>
          <w:lang w:val="en-ID" w:eastAsia="en-ID"/>
        </w:rPr>
        <w:t xml:space="preserve"> (</w:t>
      </w:r>
      <w:r w:rsidRPr="00192A27">
        <w:rPr>
          <w:rFonts w:ascii="Times New Roman" w:eastAsia="Times New Roman" w:hAnsi="Times New Roman" w:cs="Times New Roman"/>
          <w:i/>
          <w:iCs/>
          <w:color w:val="000000" w:themeColor="text1"/>
          <w:sz w:val="24"/>
          <w:szCs w:val="24"/>
          <w:lang w:val="en-ID" w:eastAsia="en-ID"/>
        </w:rPr>
        <w:t>primary key</w:t>
      </w:r>
      <w:r w:rsidRPr="00192A27">
        <w:rPr>
          <w:rFonts w:ascii="Times New Roman" w:eastAsia="Times New Roman" w:hAnsi="Times New Roman" w:cs="Times New Roman"/>
          <w:color w:val="000000" w:themeColor="text1"/>
          <w:sz w:val="24"/>
          <w:szCs w:val="24"/>
          <w:lang w:val="en-ID" w:eastAsia="en-ID"/>
        </w:rPr>
        <w:t xml:space="preserve">, int), </w:t>
      </w:r>
      <w:proofErr w:type="spellStart"/>
      <w:r w:rsidRPr="00192A27">
        <w:rPr>
          <w:rFonts w:ascii="Times New Roman" w:eastAsia="Times New Roman" w:hAnsi="Times New Roman" w:cs="Times New Roman"/>
          <w:color w:val="000000" w:themeColor="text1"/>
          <w:sz w:val="24"/>
          <w:szCs w:val="24"/>
          <w:lang w:val="en-ID" w:eastAsia="en-ID"/>
        </w:rPr>
        <w:t>nama_admin</w:t>
      </w:r>
      <w:proofErr w:type="spellEnd"/>
      <w:r w:rsidRPr="00192A27">
        <w:rPr>
          <w:rFonts w:ascii="Times New Roman" w:eastAsia="Times New Roman" w:hAnsi="Times New Roman" w:cs="Times New Roman"/>
          <w:color w:val="000000" w:themeColor="text1"/>
          <w:sz w:val="24"/>
          <w:szCs w:val="24"/>
          <w:lang w:val="en-ID" w:eastAsia="en-ID"/>
        </w:rPr>
        <w:t xml:space="preserve"> (varchar 50), username (varchar 50), dan password (varchar 25).</w:t>
      </w:r>
    </w:p>
    <w:p w14:paraId="37AE4608" w14:textId="77777777" w:rsidR="00164729" w:rsidRPr="00192A27" w:rsidRDefault="00164729" w:rsidP="00164729">
      <w:pPr>
        <w:spacing w:before="100" w:beforeAutospacing="1" w:after="100" w:afterAutospacing="1" w:line="240" w:lineRule="auto"/>
        <w:rPr>
          <w:rFonts w:ascii="Times New Roman" w:eastAsia="Times New Roman" w:hAnsi="Times New Roman" w:cs="Times New Roman"/>
          <w:color w:val="000000" w:themeColor="text1"/>
          <w:sz w:val="24"/>
          <w:szCs w:val="24"/>
          <w:lang w:val="en-ID" w:eastAsia="en-ID"/>
        </w:rPr>
      </w:pPr>
      <w:proofErr w:type="spellStart"/>
      <w:r w:rsidRPr="00192A27">
        <w:rPr>
          <w:rFonts w:ascii="Times New Roman" w:eastAsia="Times New Roman" w:hAnsi="Times New Roman" w:cs="Times New Roman"/>
          <w:b/>
          <w:bCs/>
          <w:color w:val="000000" w:themeColor="text1"/>
          <w:sz w:val="24"/>
          <w:szCs w:val="24"/>
          <w:lang w:val="en-ID" w:eastAsia="en-ID"/>
        </w:rPr>
        <w:t>Tabel</w:t>
      </w:r>
      <w:proofErr w:type="spellEnd"/>
      <w:r w:rsidRPr="00192A27">
        <w:rPr>
          <w:rFonts w:ascii="Times New Roman" w:eastAsia="Times New Roman" w:hAnsi="Times New Roman" w:cs="Times New Roman"/>
          <w:b/>
          <w:bCs/>
          <w:color w:val="000000" w:themeColor="text1"/>
          <w:sz w:val="24"/>
          <w:szCs w:val="24"/>
          <w:lang w:val="en-ID" w:eastAsia="en-ID"/>
        </w:rPr>
        <w:t xml:space="preserve"> </w:t>
      </w:r>
      <w:proofErr w:type="spellStart"/>
      <w:r w:rsidRPr="00192A27">
        <w:rPr>
          <w:rFonts w:ascii="Times New Roman" w:eastAsia="Times New Roman" w:hAnsi="Times New Roman" w:cs="Times New Roman"/>
          <w:b/>
          <w:bCs/>
          <w:color w:val="000000" w:themeColor="text1"/>
          <w:sz w:val="24"/>
          <w:szCs w:val="24"/>
          <w:lang w:val="en-ID" w:eastAsia="en-ID"/>
        </w:rPr>
        <w:t>siswa</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menyimpan</w:t>
      </w:r>
      <w:proofErr w:type="spellEnd"/>
      <w:r w:rsidRPr="00192A27">
        <w:rPr>
          <w:rFonts w:ascii="Times New Roman" w:eastAsia="Times New Roman" w:hAnsi="Times New Roman" w:cs="Times New Roman"/>
          <w:color w:val="000000" w:themeColor="text1"/>
          <w:sz w:val="24"/>
          <w:szCs w:val="24"/>
          <w:lang w:val="en-ID" w:eastAsia="en-ID"/>
        </w:rPr>
        <w:t xml:space="preserve"> data </w:t>
      </w:r>
      <w:proofErr w:type="spellStart"/>
      <w:r w:rsidRPr="00192A27">
        <w:rPr>
          <w:rFonts w:ascii="Times New Roman" w:eastAsia="Times New Roman" w:hAnsi="Times New Roman" w:cs="Times New Roman"/>
          <w:color w:val="000000" w:themeColor="text1"/>
          <w:sz w:val="24"/>
          <w:szCs w:val="24"/>
          <w:lang w:val="en-ID" w:eastAsia="en-ID"/>
        </w:rPr>
        <w:t>akun</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siswa</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Atributnya</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adalah</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id_siswa</w:t>
      </w:r>
      <w:proofErr w:type="spellEnd"/>
      <w:r w:rsidRPr="00192A27">
        <w:rPr>
          <w:rFonts w:ascii="Times New Roman" w:eastAsia="Times New Roman" w:hAnsi="Times New Roman" w:cs="Times New Roman"/>
          <w:color w:val="000000" w:themeColor="text1"/>
          <w:sz w:val="24"/>
          <w:szCs w:val="24"/>
          <w:lang w:val="en-ID" w:eastAsia="en-ID"/>
        </w:rPr>
        <w:t xml:space="preserve"> (</w:t>
      </w:r>
      <w:r w:rsidRPr="00192A27">
        <w:rPr>
          <w:rFonts w:ascii="Times New Roman" w:eastAsia="Times New Roman" w:hAnsi="Times New Roman" w:cs="Times New Roman"/>
          <w:i/>
          <w:iCs/>
          <w:color w:val="000000" w:themeColor="text1"/>
          <w:sz w:val="24"/>
          <w:szCs w:val="24"/>
          <w:lang w:val="en-ID" w:eastAsia="en-ID"/>
        </w:rPr>
        <w:t>primary key</w:t>
      </w:r>
      <w:r w:rsidRPr="00192A27">
        <w:rPr>
          <w:rFonts w:ascii="Times New Roman" w:eastAsia="Times New Roman" w:hAnsi="Times New Roman" w:cs="Times New Roman"/>
          <w:color w:val="000000" w:themeColor="text1"/>
          <w:sz w:val="24"/>
          <w:szCs w:val="24"/>
          <w:lang w:val="en-ID" w:eastAsia="en-ID"/>
        </w:rPr>
        <w:t xml:space="preserve">, int), </w:t>
      </w:r>
      <w:proofErr w:type="spellStart"/>
      <w:r w:rsidRPr="00192A27">
        <w:rPr>
          <w:rFonts w:ascii="Times New Roman" w:eastAsia="Times New Roman" w:hAnsi="Times New Roman" w:cs="Times New Roman"/>
          <w:color w:val="000000" w:themeColor="text1"/>
          <w:sz w:val="24"/>
          <w:szCs w:val="24"/>
          <w:lang w:val="en-ID" w:eastAsia="en-ID"/>
        </w:rPr>
        <w:t>nis</w:t>
      </w:r>
      <w:proofErr w:type="spellEnd"/>
      <w:r w:rsidRPr="00192A27">
        <w:rPr>
          <w:rFonts w:ascii="Times New Roman" w:eastAsia="Times New Roman" w:hAnsi="Times New Roman" w:cs="Times New Roman"/>
          <w:color w:val="000000" w:themeColor="text1"/>
          <w:sz w:val="24"/>
          <w:szCs w:val="24"/>
          <w:lang w:val="en-ID" w:eastAsia="en-ID"/>
        </w:rPr>
        <w:t xml:space="preserve"> (varchar 20), </w:t>
      </w:r>
      <w:proofErr w:type="spellStart"/>
      <w:r w:rsidRPr="00192A27">
        <w:rPr>
          <w:rFonts w:ascii="Times New Roman" w:eastAsia="Times New Roman" w:hAnsi="Times New Roman" w:cs="Times New Roman"/>
          <w:color w:val="000000" w:themeColor="text1"/>
          <w:sz w:val="24"/>
          <w:szCs w:val="24"/>
          <w:lang w:val="en-ID" w:eastAsia="en-ID"/>
        </w:rPr>
        <w:t>nama_siswa</w:t>
      </w:r>
      <w:proofErr w:type="spellEnd"/>
      <w:r w:rsidRPr="00192A27">
        <w:rPr>
          <w:rFonts w:ascii="Times New Roman" w:eastAsia="Times New Roman" w:hAnsi="Times New Roman" w:cs="Times New Roman"/>
          <w:color w:val="000000" w:themeColor="text1"/>
          <w:sz w:val="24"/>
          <w:szCs w:val="24"/>
          <w:lang w:val="en-ID" w:eastAsia="en-ID"/>
        </w:rPr>
        <w:t xml:space="preserve"> (varchar 50), </w:t>
      </w:r>
      <w:proofErr w:type="spellStart"/>
      <w:r w:rsidRPr="00192A27">
        <w:rPr>
          <w:rFonts w:ascii="Times New Roman" w:eastAsia="Times New Roman" w:hAnsi="Times New Roman" w:cs="Times New Roman"/>
          <w:color w:val="000000" w:themeColor="text1"/>
          <w:sz w:val="24"/>
          <w:szCs w:val="24"/>
          <w:lang w:val="en-ID" w:eastAsia="en-ID"/>
        </w:rPr>
        <w:t>kelas</w:t>
      </w:r>
      <w:proofErr w:type="spellEnd"/>
      <w:r w:rsidRPr="00192A27">
        <w:rPr>
          <w:rFonts w:ascii="Times New Roman" w:eastAsia="Times New Roman" w:hAnsi="Times New Roman" w:cs="Times New Roman"/>
          <w:color w:val="000000" w:themeColor="text1"/>
          <w:sz w:val="24"/>
          <w:szCs w:val="24"/>
          <w:lang w:val="en-ID" w:eastAsia="en-ID"/>
        </w:rPr>
        <w:t xml:space="preserve"> (varchar 25), username (varchar 50), dan password (varchar 25).</w:t>
      </w:r>
    </w:p>
    <w:p w14:paraId="33C167DD" w14:textId="77777777" w:rsidR="00164729" w:rsidRPr="00192A27" w:rsidRDefault="00164729" w:rsidP="00164729">
      <w:pPr>
        <w:spacing w:before="100" w:beforeAutospacing="1" w:after="100" w:afterAutospacing="1" w:line="240" w:lineRule="auto"/>
        <w:rPr>
          <w:rFonts w:ascii="Times New Roman" w:eastAsia="Times New Roman" w:hAnsi="Times New Roman" w:cs="Times New Roman"/>
          <w:color w:val="000000" w:themeColor="text1"/>
          <w:sz w:val="24"/>
          <w:szCs w:val="24"/>
          <w:lang w:val="en-ID" w:eastAsia="en-ID"/>
        </w:rPr>
      </w:pPr>
      <w:proofErr w:type="spellStart"/>
      <w:r w:rsidRPr="00192A27">
        <w:rPr>
          <w:rFonts w:ascii="Times New Roman" w:eastAsia="Times New Roman" w:hAnsi="Times New Roman" w:cs="Times New Roman"/>
          <w:b/>
          <w:bCs/>
          <w:color w:val="000000" w:themeColor="text1"/>
          <w:sz w:val="24"/>
          <w:szCs w:val="24"/>
          <w:lang w:val="en-ID" w:eastAsia="en-ID"/>
        </w:rPr>
        <w:t>Tabel</w:t>
      </w:r>
      <w:proofErr w:type="spellEnd"/>
      <w:r w:rsidRPr="00192A27">
        <w:rPr>
          <w:rFonts w:ascii="Times New Roman" w:eastAsia="Times New Roman" w:hAnsi="Times New Roman" w:cs="Times New Roman"/>
          <w:b/>
          <w:bCs/>
          <w:color w:val="000000" w:themeColor="text1"/>
          <w:sz w:val="24"/>
          <w:szCs w:val="24"/>
          <w:lang w:val="en-ID" w:eastAsia="en-ID"/>
        </w:rPr>
        <w:t xml:space="preserve"> </w:t>
      </w:r>
      <w:proofErr w:type="spellStart"/>
      <w:r w:rsidRPr="00192A27">
        <w:rPr>
          <w:rFonts w:ascii="Times New Roman" w:eastAsia="Times New Roman" w:hAnsi="Times New Roman" w:cs="Times New Roman"/>
          <w:b/>
          <w:bCs/>
          <w:color w:val="000000" w:themeColor="text1"/>
          <w:sz w:val="24"/>
          <w:szCs w:val="24"/>
          <w:lang w:val="en-ID" w:eastAsia="en-ID"/>
        </w:rPr>
        <w:t>kategori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menyimpan</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jenis</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kategori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aspirasi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Atributnya</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adalah</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id_kategori</w:t>
      </w:r>
      <w:proofErr w:type="spellEnd"/>
      <w:r w:rsidRPr="00192A27">
        <w:rPr>
          <w:rFonts w:ascii="Times New Roman" w:eastAsia="Times New Roman" w:hAnsi="Times New Roman" w:cs="Times New Roman"/>
          <w:color w:val="000000" w:themeColor="text1"/>
          <w:sz w:val="24"/>
          <w:szCs w:val="24"/>
          <w:lang w:val="en-ID" w:eastAsia="en-ID"/>
        </w:rPr>
        <w:t xml:space="preserve"> (</w:t>
      </w:r>
      <w:r w:rsidRPr="00192A27">
        <w:rPr>
          <w:rFonts w:ascii="Times New Roman" w:eastAsia="Times New Roman" w:hAnsi="Times New Roman" w:cs="Times New Roman"/>
          <w:i/>
          <w:iCs/>
          <w:color w:val="000000" w:themeColor="text1"/>
          <w:sz w:val="24"/>
          <w:szCs w:val="24"/>
          <w:lang w:val="en-ID" w:eastAsia="en-ID"/>
        </w:rPr>
        <w:t>primary key</w:t>
      </w:r>
      <w:r w:rsidRPr="00192A27">
        <w:rPr>
          <w:rFonts w:ascii="Times New Roman" w:eastAsia="Times New Roman" w:hAnsi="Times New Roman" w:cs="Times New Roman"/>
          <w:color w:val="000000" w:themeColor="text1"/>
          <w:sz w:val="24"/>
          <w:szCs w:val="24"/>
          <w:lang w:val="en-ID" w:eastAsia="en-ID"/>
        </w:rPr>
        <w:t xml:space="preserve">, int) dan </w:t>
      </w:r>
      <w:proofErr w:type="spellStart"/>
      <w:r w:rsidRPr="00192A27">
        <w:rPr>
          <w:rFonts w:ascii="Times New Roman" w:eastAsia="Times New Roman" w:hAnsi="Times New Roman" w:cs="Times New Roman"/>
          <w:color w:val="000000" w:themeColor="text1"/>
          <w:sz w:val="24"/>
          <w:szCs w:val="24"/>
          <w:lang w:val="en-ID" w:eastAsia="en-ID"/>
        </w:rPr>
        <w:t>nama_kategori</w:t>
      </w:r>
      <w:proofErr w:type="spellEnd"/>
      <w:r w:rsidRPr="00192A27">
        <w:rPr>
          <w:rFonts w:ascii="Times New Roman" w:eastAsia="Times New Roman" w:hAnsi="Times New Roman" w:cs="Times New Roman"/>
          <w:color w:val="000000" w:themeColor="text1"/>
          <w:sz w:val="24"/>
          <w:szCs w:val="24"/>
          <w:lang w:val="en-ID" w:eastAsia="en-ID"/>
        </w:rPr>
        <w:t xml:space="preserve"> (varchar 50).</w:t>
      </w:r>
    </w:p>
    <w:p w14:paraId="1DBA63A7" w14:textId="77777777" w:rsidR="00164729" w:rsidRPr="00192A27" w:rsidRDefault="00164729" w:rsidP="00164729">
      <w:pPr>
        <w:spacing w:before="100" w:beforeAutospacing="1" w:after="100" w:afterAutospacing="1" w:line="240" w:lineRule="auto"/>
        <w:rPr>
          <w:rFonts w:ascii="Times New Roman" w:eastAsia="Times New Roman" w:hAnsi="Times New Roman" w:cs="Times New Roman"/>
          <w:color w:val="000000" w:themeColor="text1"/>
          <w:sz w:val="24"/>
          <w:szCs w:val="24"/>
          <w:lang w:val="en-ID" w:eastAsia="en-ID"/>
        </w:rPr>
      </w:pPr>
      <w:proofErr w:type="spellStart"/>
      <w:r w:rsidRPr="00192A27">
        <w:rPr>
          <w:rFonts w:ascii="Times New Roman" w:eastAsia="Times New Roman" w:hAnsi="Times New Roman" w:cs="Times New Roman"/>
          <w:b/>
          <w:bCs/>
          <w:color w:val="000000" w:themeColor="text1"/>
          <w:sz w:val="24"/>
          <w:szCs w:val="24"/>
          <w:lang w:val="en-ID" w:eastAsia="en-ID"/>
        </w:rPr>
        <w:t>Tabel</w:t>
      </w:r>
      <w:proofErr w:type="spellEnd"/>
      <w:r w:rsidRPr="00192A27">
        <w:rPr>
          <w:rFonts w:ascii="Times New Roman" w:eastAsia="Times New Roman" w:hAnsi="Times New Roman" w:cs="Times New Roman"/>
          <w:b/>
          <w:bCs/>
          <w:color w:val="000000" w:themeColor="text1"/>
          <w:sz w:val="24"/>
          <w:szCs w:val="24"/>
          <w:lang w:val="en-ID" w:eastAsia="en-ID"/>
        </w:rPr>
        <w:t xml:space="preserve"> </w:t>
      </w:r>
      <w:proofErr w:type="spellStart"/>
      <w:r w:rsidRPr="00192A27">
        <w:rPr>
          <w:rFonts w:ascii="Times New Roman" w:eastAsia="Times New Roman" w:hAnsi="Times New Roman" w:cs="Times New Roman"/>
          <w:b/>
          <w:bCs/>
          <w:color w:val="000000" w:themeColor="text1"/>
          <w:sz w:val="24"/>
          <w:szCs w:val="24"/>
          <w:lang w:val="en-ID" w:eastAsia="en-ID"/>
        </w:rPr>
        <w:t>aspirasi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menyimpan</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pengaduan</w:t>
      </w:r>
      <w:proofErr w:type="spellEnd"/>
      <w:r w:rsidRPr="00192A27">
        <w:rPr>
          <w:rFonts w:ascii="Times New Roman" w:eastAsia="Times New Roman" w:hAnsi="Times New Roman" w:cs="Times New Roman"/>
          <w:color w:val="000000" w:themeColor="text1"/>
          <w:sz w:val="24"/>
          <w:szCs w:val="24"/>
          <w:lang w:val="en-ID" w:eastAsia="en-ID"/>
        </w:rPr>
        <w:t xml:space="preserve"> yang </w:t>
      </w:r>
      <w:proofErr w:type="spellStart"/>
      <w:r w:rsidRPr="00192A27">
        <w:rPr>
          <w:rFonts w:ascii="Times New Roman" w:eastAsia="Times New Roman" w:hAnsi="Times New Roman" w:cs="Times New Roman"/>
          <w:color w:val="000000" w:themeColor="text1"/>
          <w:sz w:val="24"/>
          <w:szCs w:val="24"/>
          <w:lang w:val="en-ID" w:eastAsia="en-ID"/>
        </w:rPr>
        <w:t>dikirim</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siswa</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Atributnya</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adalah</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id_aspirasi</w:t>
      </w:r>
      <w:proofErr w:type="spellEnd"/>
      <w:r w:rsidRPr="00192A27">
        <w:rPr>
          <w:rFonts w:ascii="Times New Roman" w:eastAsia="Times New Roman" w:hAnsi="Times New Roman" w:cs="Times New Roman"/>
          <w:color w:val="000000" w:themeColor="text1"/>
          <w:sz w:val="24"/>
          <w:szCs w:val="24"/>
          <w:lang w:val="en-ID" w:eastAsia="en-ID"/>
        </w:rPr>
        <w:t xml:space="preserve"> (</w:t>
      </w:r>
      <w:r w:rsidRPr="00192A27">
        <w:rPr>
          <w:rFonts w:ascii="Times New Roman" w:eastAsia="Times New Roman" w:hAnsi="Times New Roman" w:cs="Times New Roman"/>
          <w:i/>
          <w:iCs/>
          <w:color w:val="000000" w:themeColor="text1"/>
          <w:sz w:val="24"/>
          <w:szCs w:val="24"/>
          <w:lang w:val="en-ID" w:eastAsia="en-ID"/>
        </w:rPr>
        <w:t>primary key</w:t>
      </w:r>
      <w:r w:rsidRPr="00192A27">
        <w:rPr>
          <w:rFonts w:ascii="Times New Roman" w:eastAsia="Times New Roman" w:hAnsi="Times New Roman" w:cs="Times New Roman"/>
          <w:color w:val="000000" w:themeColor="text1"/>
          <w:sz w:val="24"/>
          <w:szCs w:val="24"/>
          <w:lang w:val="en-ID" w:eastAsia="en-ID"/>
        </w:rPr>
        <w:t xml:space="preserve">, int), </w:t>
      </w:r>
      <w:proofErr w:type="spellStart"/>
      <w:r w:rsidRPr="00192A27">
        <w:rPr>
          <w:rFonts w:ascii="Times New Roman" w:eastAsia="Times New Roman" w:hAnsi="Times New Roman" w:cs="Times New Roman"/>
          <w:color w:val="000000" w:themeColor="text1"/>
          <w:sz w:val="24"/>
          <w:szCs w:val="24"/>
          <w:lang w:val="en-ID" w:eastAsia="en-ID"/>
        </w:rPr>
        <w:t>id_siswa</w:t>
      </w:r>
      <w:proofErr w:type="spellEnd"/>
      <w:r w:rsidRPr="00192A27">
        <w:rPr>
          <w:rFonts w:ascii="Times New Roman" w:eastAsia="Times New Roman" w:hAnsi="Times New Roman" w:cs="Times New Roman"/>
          <w:color w:val="000000" w:themeColor="text1"/>
          <w:sz w:val="24"/>
          <w:szCs w:val="24"/>
          <w:lang w:val="en-ID" w:eastAsia="en-ID"/>
        </w:rPr>
        <w:t xml:space="preserve"> (</w:t>
      </w:r>
      <w:r w:rsidRPr="00192A27">
        <w:rPr>
          <w:rFonts w:ascii="Times New Roman" w:eastAsia="Times New Roman" w:hAnsi="Times New Roman" w:cs="Times New Roman"/>
          <w:i/>
          <w:iCs/>
          <w:color w:val="000000" w:themeColor="text1"/>
          <w:sz w:val="24"/>
          <w:szCs w:val="24"/>
          <w:lang w:val="en-ID" w:eastAsia="en-ID"/>
        </w:rPr>
        <w:t>foreign key</w:t>
      </w:r>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id_kategori</w:t>
      </w:r>
      <w:proofErr w:type="spellEnd"/>
      <w:r w:rsidRPr="00192A27">
        <w:rPr>
          <w:rFonts w:ascii="Times New Roman" w:eastAsia="Times New Roman" w:hAnsi="Times New Roman" w:cs="Times New Roman"/>
          <w:color w:val="000000" w:themeColor="text1"/>
          <w:sz w:val="24"/>
          <w:szCs w:val="24"/>
          <w:lang w:val="en-ID" w:eastAsia="en-ID"/>
        </w:rPr>
        <w:t xml:space="preserve"> (</w:t>
      </w:r>
      <w:r w:rsidRPr="00192A27">
        <w:rPr>
          <w:rFonts w:ascii="Times New Roman" w:eastAsia="Times New Roman" w:hAnsi="Times New Roman" w:cs="Times New Roman"/>
          <w:i/>
          <w:iCs/>
          <w:color w:val="000000" w:themeColor="text1"/>
          <w:sz w:val="24"/>
          <w:szCs w:val="24"/>
          <w:lang w:val="en-ID" w:eastAsia="en-ID"/>
        </w:rPr>
        <w:t>foreign key</w:t>
      </w:r>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judul</w:t>
      </w:r>
      <w:proofErr w:type="spellEnd"/>
      <w:r w:rsidRPr="00192A27">
        <w:rPr>
          <w:rFonts w:ascii="Times New Roman" w:eastAsia="Times New Roman" w:hAnsi="Times New Roman" w:cs="Times New Roman"/>
          <w:color w:val="000000" w:themeColor="text1"/>
          <w:sz w:val="24"/>
          <w:szCs w:val="24"/>
          <w:lang w:val="en-ID" w:eastAsia="en-ID"/>
        </w:rPr>
        <w:t xml:space="preserve"> (varchar 150), </w:t>
      </w:r>
      <w:proofErr w:type="spellStart"/>
      <w:r w:rsidRPr="00192A27">
        <w:rPr>
          <w:rFonts w:ascii="Times New Roman" w:eastAsia="Times New Roman" w:hAnsi="Times New Roman" w:cs="Times New Roman"/>
          <w:color w:val="000000" w:themeColor="text1"/>
          <w:sz w:val="24"/>
          <w:szCs w:val="24"/>
          <w:lang w:val="en-ID" w:eastAsia="en-ID"/>
        </w:rPr>
        <w:t>isi_aspirasi</w:t>
      </w:r>
      <w:proofErr w:type="spellEnd"/>
      <w:r w:rsidRPr="00192A27">
        <w:rPr>
          <w:rFonts w:ascii="Times New Roman" w:eastAsia="Times New Roman" w:hAnsi="Times New Roman" w:cs="Times New Roman"/>
          <w:color w:val="000000" w:themeColor="text1"/>
          <w:sz w:val="24"/>
          <w:szCs w:val="24"/>
          <w:lang w:val="en-ID" w:eastAsia="en-ID"/>
        </w:rPr>
        <w:t xml:space="preserve"> (text), </w:t>
      </w:r>
      <w:proofErr w:type="spellStart"/>
      <w:r w:rsidRPr="00192A27">
        <w:rPr>
          <w:rFonts w:ascii="Times New Roman" w:eastAsia="Times New Roman" w:hAnsi="Times New Roman" w:cs="Times New Roman"/>
          <w:color w:val="000000" w:themeColor="text1"/>
          <w:sz w:val="24"/>
          <w:szCs w:val="24"/>
          <w:lang w:val="en-ID" w:eastAsia="en-ID"/>
        </w:rPr>
        <w:t>lokasi</w:t>
      </w:r>
      <w:proofErr w:type="spellEnd"/>
      <w:r w:rsidRPr="00192A27">
        <w:rPr>
          <w:rFonts w:ascii="Times New Roman" w:eastAsia="Times New Roman" w:hAnsi="Times New Roman" w:cs="Times New Roman"/>
          <w:color w:val="000000" w:themeColor="text1"/>
          <w:sz w:val="24"/>
          <w:szCs w:val="24"/>
          <w:lang w:val="en-ID" w:eastAsia="en-ID"/>
        </w:rPr>
        <w:t xml:space="preserve"> (varchar 100), </w:t>
      </w:r>
      <w:proofErr w:type="spellStart"/>
      <w:r w:rsidRPr="00192A27">
        <w:rPr>
          <w:rFonts w:ascii="Times New Roman" w:eastAsia="Times New Roman" w:hAnsi="Times New Roman" w:cs="Times New Roman"/>
          <w:color w:val="000000" w:themeColor="text1"/>
          <w:sz w:val="24"/>
          <w:szCs w:val="24"/>
          <w:lang w:val="en-ID" w:eastAsia="en-ID"/>
        </w:rPr>
        <w:t>foto</w:t>
      </w:r>
      <w:proofErr w:type="spellEnd"/>
      <w:r w:rsidRPr="00192A27">
        <w:rPr>
          <w:rFonts w:ascii="Times New Roman" w:eastAsia="Times New Roman" w:hAnsi="Times New Roman" w:cs="Times New Roman"/>
          <w:color w:val="000000" w:themeColor="text1"/>
          <w:sz w:val="24"/>
          <w:szCs w:val="24"/>
          <w:lang w:val="en-ID" w:eastAsia="en-ID"/>
        </w:rPr>
        <w:t xml:space="preserve"> (varchar 255), status (varchar 30), dan </w:t>
      </w:r>
      <w:proofErr w:type="spellStart"/>
      <w:r w:rsidRPr="00192A27">
        <w:rPr>
          <w:rFonts w:ascii="Times New Roman" w:eastAsia="Times New Roman" w:hAnsi="Times New Roman" w:cs="Times New Roman"/>
          <w:color w:val="000000" w:themeColor="text1"/>
          <w:sz w:val="24"/>
          <w:szCs w:val="24"/>
          <w:lang w:val="en-ID" w:eastAsia="en-ID"/>
        </w:rPr>
        <w:t>tanggal_aspirasi</w:t>
      </w:r>
      <w:proofErr w:type="spellEnd"/>
      <w:r w:rsidRPr="00192A27">
        <w:rPr>
          <w:rFonts w:ascii="Times New Roman" w:eastAsia="Times New Roman" w:hAnsi="Times New Roman" w:cs="Times New Roman"/>
          <w:color w:val="000000" w:themeColor="text1"/>
          <w:sz w:val="24"/>
          <w:szCs w:val="24"/>
          <w:lang w:val="en-ID" w:eastAsia="en-ID"/>
        </w:rPr>
        <w:t xml:space="preserve"> (datetime).</w:t>
      </w:r>
    </w:p>
    <w:p w14:paraId="128DB365" w14:textId="77777777" w:rsidR="00164729" w:rsidRPr="00192A27" w:rsidRDefault="00164729" w:rsidP="00164729">
      <w:pPr>
        <w:spacing w:before="100" w:beforeAutospacing="1" w:after="100" w:afterAutospacing="1" w:line="240" w:lineRule="auto"/>
        <w:rPr>
          <w:rFonts w:ascii="Times New Roman" w:eastAsia="Times New Roman" w:hAnsi="Times New Roman" w:cs="Times New Roman"/>
          <w:color w:val="000000" w:themeColor="text1"/>
          <w:sz w:val="24"/>
          <w:szCs w:val="24"/>
          <w:lang w:val="en-ID" w:eastAsia="en-ID"/>
        </w:rPr>
      </w:pPr>
      <w:proofErr w:type="spellStart"/>
      <w:r w:rsidRPr="00192A27">
        <w:rPr>
          <w:rFonts w:ascii="Times New Roman" w:eastAsia="Times New Roman" w:hAnsi="Times New Roman" w:cs="Times New Roman"/>
          <w:b/>
          <w:bCs/>
          <w:color w:val="000000" w:themeColor="text1"/>
          <w:sz w:val="24"/>
          <w:szCs w:val="24"/>
          <w:lang w:val="en-ID" w:eastAsia="en-ID"/>
        </w:rPr>
        <w:t>Tabel</w:t>
      </w:r>
      <w:proofErr w:type="spellEnd"/>
      <w:r w:rsidRPr="00192A27">
        <w:rPr>
          <w:rFonts w:ascii="Times New Roman" w:eastAsia="Times New Roman" w:hAnsi="Times New Roman" w:cs="Times New Roman"/>
          <w:b/>
          <w:bCs/>
          <w:color w:val="000000" w:themeColor="text1"/>
          <w:sz w:val="24"/>
          <w:szCs w:val="24"/>
          <w:lang w:val="en-ID" w:eastAsia="en-ID"/>
        </w:rPr>
        <w:t xml:space="preserve"> </w:t>
      </w:r>
      <w:proofErr w:type="spellStart"/>
      <w:r w:rsidRPr="00192A27">
        <w:rPr>
          <w:rFonts w:ascii="Times New Roman" w:eastAsia="Times New Roman" w:hAnsi="Times New Roman" w:cs="Times New Roman"/>
          <w:b/>
          <w:bCs/>
          <w:color w:val="000000" w:themeColor="text1"/>
          <w:sz w:val="24"/>
          <w:szCs w:val="24"/>
          <w:lang w:val="en-ID" w:eastAsia="en-ID"/>
        </w:rPr>
        <w:t>progres</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menyimpan</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riwayat</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tindak</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lanjut</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setiap</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aspirasi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Atributnya</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adalah</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id_progres</w:t>
      </w:r>
      <w:proofErr w:type="spellEnd"/>
      <w:r w:rsidRPr="00192A27">
        <w:rPr>
          <w:rFonts w:ascii="Times New Roman" w:eastAsia="Times New Roman" w:hAnsi="Times New Roman" w:cs="Times New Roman"/>
          <w:color w:val="000000" w:themeColor="text1"/>
          <w:sz w:val="24"/>
          <w:szCs w:val="24"/>
          <w:lang w:val="en-ID" w:eastAsia="en-ID"/>
        </w:rPr>
        <w:t xml:space="preserve"> (</w:t>
      </w:r>
      <w:r w:rsidRPr="00192A27">
        <w:rPr>
          <w:rFonts w:ascii="Times New Roman" w:eastAsia="Times New Roman" w:hAnsi="Times New Roman" w:cs="Times New Roman"/>
          <w:i/>
          <w:iCs/>
          <w:color w:val="000000" w:themeColor="text1"/>
          <w:sz w:val="24"/>
          <w:szCs w:val="24"/>
          <w:lang w:val="en-ID" w:eastAsia="en-ID"/>
        </w:rPr>
        <w:t>primary key</w:t>
      </w:r>
      <w:r w:rsidRPr="00192A27">
        <w:rPr>
          <w:rFonts w:ascii="Times New Roman" w:eastAsia="Times New Roman" w:hAnsi="Times New Roman" w:cs="Times New Roman"/>
          <w:color w:val="000000" w:themeColor="text1"/>
          <w:sz w:val="24"/>
          <w:szCs w:val="24"/>
          <w:lang w:val="en-ID" w:eastAsia="en-ID"/>
        </w:rPr>
        <w:t xml:space="preserve">, int), </w:t>
      </w:r>
      <w:proofErr w:type="spellStart"/>
      <w:r w:rsidRPr="00192A27">
        <w:rPr>
          <w:rFonts w:ascii="Times New Roman" w:eastAsia="Times New Roman" w:hAnsi="Times New Roman" w:cs="Times New Roman"/>
          <w:color w:val="000000" w:themeColor="text1"/>
          <w:sz w:val="24"/>
          <w:szCs w:val="24"/>
          <w:lang w:val="en-ID" w:eastAsia="en-ID"/>
        </w:rPr>
        <w:t>id_aspirasi</w:t>
      </w:r>
      <w:proofErr w:type="spellEnd"/>
      <w:r w:rsidRPr="00192A27">
        <w:rPr>
          <w:rFonts w:ascii="Times New Roman" w:eastAsia="Times New Roman" w:hAnsi="Times New Roman" w:cs="Times New Roman"/>
          <w:color w:val="000000" w:themeColor="text1"/>
          <w:sz w:val="24"/>
          <w:szCs w:val="24"/>
          <w:lang w:val="en-ID" w:eastAsia="en-ID"/>
        </w:rPr>
        <w:t xml:space="preserve"> (</w:t>
      </w:r>
      <w:r w:rsidRPr="00192A27">
        <w:rPr>
          <w:rFonts w:ascii="Times New Roman" w:eastAsia="Times New Roman" w:hAnsi="Times New Roman" w:cs="Times New Roman"/>
          <w:i/>
          <w:iCs/>
          <w:color w:val="000000" w:themeColor="text1"/>
          <w:sz w:val="24"/>
          <w:szCs w:val="24"/>
          <w:lang w:val="en-ID" w:eastAsia="en-ID"/>
        </w:rPr>
        <w:t>foreign key</w:t>
      </w:r>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id_admin</w:t>
      </w:r>
      <w:proofErr w:type="spellEnd"/>
      <w:r w:rsidRPr="00192A27">
        <w:rPr>
          <w:rFonts w:ascii="Times New Roman" w:eastAsia="Times New Roman" w:hAnsi="Times New Roman" w:cs="Times New Roman"/>
          <w:color w:val="000000" w:themeColor="text1"/>
          <w:sz w:val="24"/>
          <w:szCs w:val="24"/>
          <w:lang w:val="en-ID" w:eastAsia="en-ID"/>
        </w:rPr>
        <w:t xml:space="preserve"> (</w:t>
      </w:r>
      <w:r w:rsidRPr="00192A27">
        <w:rPr>
          <w:rFonts w:ascii="Times New Roman" w:eastAsia="Times New Roman" w:hAnsi="Times New Roman" w:cs="Times New Roman"/>
          <w:i/>
          <w:iCs/>
          <w:color w:val="000000" w:themeColor="text1"/>
          <w:sz w:val="24"/>
          <w:szCs w:val="24"/>
          <w:lang w:val="en-ID" w:eastAsia="en-ID"/>
        </w:rPr>
        <w:t>foreign key</w:t>
      </w:r>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status_progres</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enum</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menunggu</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dikerjakan</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selesai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ditolak</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keterangan</w:t>
      </w:r>
      <w:proofErr w:type="spellEnd"/>
      <w:r w:rsidRPr="00192A27">
        <w:rPr>
          <w:rFonts w:ascii="Times New Roman" w:eastAsia="Times New Roman" w:hAnsi="Times New Roman" w:cs="Times New Roman"/>
          <w:color w:val="000000" w:themeColor="text1"/>
          <w:sz w:val="24"/>
          <w:szCs w:val="24"/>
          <w:lang w:val="en-ID" w:eastAsia="en-ID"/>
        </w:rPr>
        <w:t xml:space="preserve"> (text), </w:t>
      </w:r>
      <w:proofErr w:type="spellStart"/>
      <w:r w:rsidRPr="00192A27">
        <w:rPr>
          <w:rFonts w:ascii="Times New Roman" w:eastAsia="Times New Roman" w:hAnsi="Times New Roman" w:cs="Times New Roman"/>
          <w:color w:val="000000" w:themeColor="text1"/>
          <w:sz w:val="24"/>
          <w:szCs w:val="24"/>
          <w:lang w:val="en-ID" w:eastAsia="en-ID"/>
        </w:rPr>
        <w:t>foto</w:t>
      </w:r>
      <w:proofErr w:type="spellEnd"/>
      <w:r w:rsidRPr="00192A27">
        <w:rPr>
          <w:rFonts w:ascii="Times New Roman" w:eastAsia="Times New Roman" w:hAnsi="Times New Roman" w:cs="Times New Roman"/>
          <w:color w:val="000000" w:themeColor="text1"/>
          <w:sz w:val="24"/>
          <w:szCs w:val="24"/>
          <w:lang w:val="en-ID" w:eastAsia="en-ID"/>
        </w:rPr>
        <w:t xml:space="preserve"> (varchar 255), dan </w:t>
      </w:r>
      <w:proofErr w:type="spellStart"/>
      <w:r w:rsidRPr="00192A27">
        <w:rPr>
          <w:rFonts w:ascii="Times New Roman" w:eastAsia="Times New Roman" w:hAnsi="Times New Roman" w:cs="Times New Roman"/>
          <w:color w:val="000000" w:themeColor="text1"/>
          <w:sz w:val="24"/>
          <w:szCs w:val="24"/>
          <w:lang w:val="en-ID" w:eastAsia="en-ID"/>
        </w:rPr>
        <w:t>tanggal_progres</w:t>
      </w:r>
      <w:proofErr w:type="spellEnd"/>
      <w:r w:rsidRPr="00192A27">
        <w:rPr>
          <w:rFonts w:ascii="Times New Roman" w:eastAsia="Times New Roman" w:hAnsi="Times New Roman" w:cs="Times New Roman"/>
          <w:color w:val="000000" w:themeColor="text1"/>
          <w:sz w:val="24"/>
          <w:szCs w:val="24"/>
          <w:lang w:val="en-ID" w:eastAsia="en-ID"/>
        </w:rPr>
        <w:t xml:space="preserve"> (datetime).</w:t>
      </w:r>
    </w:p>
    <w:p w14:paraId="6127E63B" w14:textId="77777777" w:rsidR="00164729" w:rsidRPr="00192A27" w:rsidRDefault="00164729" w:rsidP="00164729">
      <w:pPr>
        <w:spacing w:before="100" w:beforeAutospacing="1" w:after="100" w:afterAutospacing="1" w:line="240" w:lineRule="auto"/>
        <w:rPr>
          <w:rFonts w:ascii="Times New Roman" w:eastAsia="Times New Roman" w:hAnsi="Times New Roman" w:cs="Times New Roman"/>
          <w:color w:val="000000" w:themeColor="text1"/>
          <w:sz w:val="24"/>
          <w:szCs w:val="24"/>
          <w:lang w:val="en-ID" w:eastAsia="en-ID"/>
        </w:rPr>
      </w:pPr>
      <w:proofErr w:type="spellStart"/>
      <w:r w:rsidRPr="00192A27">
        <w:rPr>
          <w:rFonts w:ascii="Times New Roman" w:eastAsia="Times New Roman" w:hAnsi="Times New Roman" w:cs="Times New Roman"/>
          <w:b/>
          <w:bCs/>
          <w:color w:val="000000" w:themeColor="text1"/>
          <w:sz w:val="24"/>
          <w:szCs w:val="24"/>
          <w:lang w:val="en-ID" w:eastAsia="en-ID"/>
        </w:rPr>
        <w:t>Tabel</w:t>
      </w:r>
      <w:proofErr w:type="spellEnd"/>
      <w:r w:rsidRPr="00192A27">
        <w:rPr>
          <w:rFonts w:ascii="Times New Roman" w:eastAsia="Times New Roman" w:hAnsi="Times New Roman" w:cs="Times New Roman"/>
          <w:b/>
          <w:bCs/>
          <w:color w:val="000000" w:themeColor="text1"/>
          <w:sz w:val="24"/>
          <w:szCs w:val="24"/>
          <w:lang w:val="en-ID" w:eastAsia="en-ID"/>
        </w:rPr>
        <w:t xml:space="preserve"> </w:t>
      </w:r>
      <w:proofErr w:type="spellStart"/>
      <w:r w:rsidRPr="00192A27">
        <w:rPr>
          <w:rFonts w:ascii="Times New Roman" w:eastAsia="Times New Roman" w:hAnsi="Times New Roman" w:cs="Times New Roman"/>
          <w:b/>
          <w:bCs/>
          <w:color w:val="000000" w:themeColor="text1"/>
          <w:sz w:val="24"/>
          <w:szCs w:val="24"/>
          <w:lang w:val="en-ID" w:eastAsia="en-ID"/>
        </w:rPr>
        <w:t>histori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menyimpan</w:t>
      </w:r>
      <w:proofErr w:type="spellEnd"/>
      <w:r w:rsidRPr="00192A27">
        <w:rPr>
          <w:rFonts w:ascii="Times New Roman" w:eastAsia="Times New Roman" w:hAnsi="Times New Roman" w:cs="Times New Roman"/>
          <w:color w:val="000000" w:themeColor="text1"/>
          <w:sz w:val="24"/>
          <w:szCs w:val="24"/>
          <w:lang w:val="en-ID" w:eastAsia="en-ID"/>
        </w:rPr>
        <w:t xml:space="preserve"> data </w:t>
      </w:r>
      <w:proofErr w:type="spellStart"/>
      <w:r w:rsidRPr="00192A27">
        <w:rPr>
          <w:rFonts w:ascii="Times New Roman" w:eastAsia="Times New Roman" w:hAnsi="Times New Roman" w:cs="Times New Roman"/>
          <w:color w:val="000000" w:themeColor="text1"/>
          <w:sz w:val="24"/>
          <w:szCs w:val="24"/>
          <w:lang w:val="en-ID" w:eastAsia="en-ID"/>
        </w:rPr>
        <w:t>histori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aspirasi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Atributnya</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adalah</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id_histori</w:t>
      </w:r>
      <w:proofErr w:type="spellEnd"/>
      <w:r w:rsidRPr="00192A27">
        <w:rPr>
          <w:rFonts w:ascii="Times New Roman" w:eastAsia="Times New Roman" w:hAnsi="Times New Roman" w:cs="Times New Roman"/>
          <w:color w:val="000000" w:themeColor="text1"/>
          <w:sz w:val="24"/>
          <w:szCs w:val="24"/>
          <w:lang w:val="en-ID" w:eastAsia="en-ID"/>
        </w:rPr>
        <w:t xml:space="preserve"> (</w:t>
      </w:r>
      <w:r w:rsidRPr="00192A27">
        <w:rPr>
          <w:rFonts w:ascii="Times New Roman" w:eastAsia="Times New Roman" w:hAnsi="Times New Roman" w:cs="Times New Roman"/>
          <w:i/>
          <w:iCs/>
          <w:color w:val="000000" w:themeColor="text1"/>
          <w:sz w:val="24"/>
          <w:szCs w:val="24"/>
          <w:lang w:val="en-ID" w:eastAsia="en-ID"/>
        </w:rPr>
        <w:t>primary key</w:t>
      </w:r>
      <w:r w:rsidRPr="00192A27">
        <w:rPr>
          <w:rFonts w:ascii="Times New Roman" w:eastAsia="Times New Roman" w:hAnsi="Times New Roman" w:cs="Times New Roman"/>
          <w:color w:val="000000" w:themeColor="text1"/>
          <w:sz w:val="24"/>
          <w:szCs w:val="24"/>
          <w:lang w:val="en-ID" w:eastAsia="en-ID"/>
        </w:rPr>
        <w:t xml:space="preserve">, int), </w:t>
      </w:r>
      <w:proofErr w:type="spellStart"/>
      <w:r w:rsidRPr="00192A27">
        <w:rPr>
          <w:rFonts w:ascii="Times New Roman" w:eastAsia="Times New Roman" w:hAnsi="Times New Roman" w:cs="Times New Roman"/>
          <w:color w:val="000000" w:themeColor="text1"/>
          <w:sz w:val="24"/>
          <w:szCs w:val="24"/>
          <w:lang w:val="en-ID" w:eastAsia="en-ID"/>
        </w:rPr>
        <w:t>id_aspirasi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id_admin</w:t>
      </w:r>
      <w:proofErr w:type="spellEnd"/>
      <w:r w:rsidRPr="00192A27">
        <w:rPr>
          <w:rFonts w:ascii="Times New Roman" w:eastAsia="Times New Roman" w:hAnsi="Times New Roman" w:cs="Times New Roman"/>
          <w:color w:val="000000" w:themeColor="text1"/>
          <w:sz w:val="24"/>
          <w:szCs w:val="24"/>
          <w:lang w:val="en-ID" w:eastAsia="en-ID"/>
        </w:rPr>
        <w:t xml:space="preserve">, dan </w:t>
      </w:r>
      <w:proofErr w:type="spellStart"/>
      <w:r w:rsidRPr="00192A27">
        <w:rPr>
          <w:rFonts w:ascii="Times New Roman" w:eastAsia="Times New Roman" w:hAnsi="Times New Roman" w:cs="Times New Roman"/>
          <w:color w:val="000000" w:themeColor="text1"/>
          <w:sz w:val="24"/>
          <w:szCs w:val="24"/>
          <w:lang w:val="en-ID" w:eastAsia="en-ID"/>
        </w:rPr>
        <w:t>id_progres</w:t>
      </w:r>
      <w:proofErr w:type="spellEnd"/>
      <w:r w:rsidRPr="00192A27">
        <w:rPr>
          <w:rFonts w:ascii="Times New Roman" w:eastAsia="Times New Roman" w:hAnsi="Times New Roman" w:cs="Times New Roman"/>
          <w:color w:val="000000" w:themeColor="text1"/>
          <w:sz w:val="24"/>
          <w:szCs w:val="24"/>
          <w:lang w:val="en-ID" w:eastAsia="en-ID"/>
        </w:rPr>
        <w:t xml:space="preserve">, yang </w:t>
      </w:r>
      <w:proofErr w:type="spellStart"/>
      <w:r w:rsidRPr="00192A27">
        <w:rPr>
          <w:rFonts w:ascii="Times New Roman" w:eastAsia="Times New Roman" w:hAnsi="Times New Roman" w:cs="Times New Roman"/>
          <w:color w:val="000000" w:themeColor="text1"/>
          <w:sz w:val="24"/>
          <w:szCs w:val="24"/>
          <w:lang w:val="en-ID" w:eastAsia="en-ID"/>
        </w:rPr>
        <w:t>ketiganya</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merupakan</w:t>
      </w:r>
      <w:proofErr w:type="spellEnd"/>
      <w:r w:rsidRPr="00192A27">
        <w:rPr>
          <w:rFonts w:ascii="Times New Roman" w:eastAsia="Times New Roman" w:hAnsi="Times New Roman" w:cs="Times New Roman"/>
          <w:color w:val="000000" w:themeColor="text1"/>
          <w:sz w:val="24"/>
          <w:szCs w:val="24"/>
          <w:lang w:val="en-ID" w:eastAsia="en-ID"/>
        </w:rPr>
        <w:t xml:space="preserve"> </w:t>
      </w:r>
      <w:r w:rsidRPr="00192A27">
        <w:rPr>
          <w:rFonts w:ascii="Times New Roman" w:eastAsia="Times New Roman" w:hAnsi="Times New Roman" w:cs="Times New Roman"/>
          <w:i/>
          <w:iCs/>
          <w:color w:val="000000" w:themeColor="text1"/>
          <w:sz w:val="24"/>
          <w:szCs w:val="24"/>
          <w:lang w:val="en-ID" w:eastAsia="en-ID"/>
        </w:rPr>
        <w:t>foreign key</w:t>
      </w:r>
      <w:r w:rsidRPr="00192A27">
        <w:rPr>
          <w:rFonts w:ascii="Times New Roman" w:eastAsia="Times New Roman" w:hAnsi="Times New Roman" w:cs="Times New Roman"/>
          <w:color w:val="000000" w:themeColor="text1"/>
          <w:sz w:val="24"/>
          <w:szCs w:val="24"/>
          <w:lang w:val="en-ID" w:eastAsia="en-ID"/>
        </w:rPr>
        <w:t>.</w:t>
      </w:r>
    </w:p>
    <w:p w14:paraId="52B85CA5" w14:textId="77777777" w:rsidR="00164729" w:rsidRPr="00192A27" w:rsidRDefault="00164729" w:rsidP="00164729">
      <w:pPr>
        <w:spacing w:before="100" w:beforeAutospacing="1" w:after="100" w:afterAutospacing="1" w:line="240" w:lineRule="auto"/>
        <w:rPr>
          <w:rFonts w:ascii="Times New Roman" w:eastAsia="Times New Roman" w:hAnsi="Times New Roman" w:cs="Times New Roman"/>
          <w:color w:val="000000" w:themeColor="text1"/>
          <w:sz w:val="24"/>
          <w:szCs w:val="24"/>
          <w:lang w:val="en-ID" w:eastAsia="en-ID"/>
        </w:rPr>
      </w:pPr>
      <w:proofErr w:type="spellStart"/>
      <w:r w:rsidRPr="00192A27">
        <w:rPr>
          <w:rFonts w:ascii="Times New Roman" w:eastAsia="Times New Roman" w:hAnsi="Times New Roman" w:cs="Times New Roman"/>
          <w:b/>
          <w:bCs/>
          <w:color w:val="000000" w:themeColor="text1"/>
          <w:sz w:val="24"/>
          <w:szCs w:val="24"/>
          <w:lang w:val="en-ID" w:eastAsia="en-ID"/>
        </w:rPr>
        <w:t>Relasi</w:t>
      </w:r>
      <w:proofErr w:type="spellEnd"/>
      <w:r w:rsidRPr="00192A27">
        <w:rPr>
          <w:rFonts w:ascii="Times New Roman" w:eastAsia="Times New Roman" w:hAnsi="Times New Roman" w:cs="Times New Roman"/>
          <w:b/>
          <w:bCs/>
          <w:color w:val="000000" w:themeColor="text1"/>
          <w:sz w:val="24"/>
          <w:szCs w:val="24"/>
          <w:lang w:val="en-ID" w:eastAsia="en-ID"/>
        </w:rPr>
        <w:t xml:space="preserve"> </w:t>
      </w:r>
      <w:proofErr w:type="spellStart"/>
      <w:r w:rsidRPr="00192A27">
        <w:rPr>
          <w:rFonts w:ascii="Times New Roman" w:eastAsia="Times New Roman" w:hAnsi="Times New Roman" w:cs="Times New Roman"/>
          <w:b/>
          <w:bCs/>
          <w:color w:val="000000" w:themeColor="text1"/>
          <w:sz w:val="24"/>
          <w:szCs w:val="24"/>
          <w:lang w:val="en-ID" w:eastAsia="en-ID"/>
        </w:rPr>
        <w:t>antartabel</w:t>
      </w:r>
      <w:proofErr w:type="spellEnd"/>
      <w:r w:rsidRPr="00192A27">
        <w:rPr>
          <w:rFonts w:ascii="Times New Roman" w:eastAsia="Times New Roman" w:hAnsi="Times New Roman" w:cs="Times New Roman"/>
          <w:b/>
          <w:bCs/>
          <w:color w:val="000000" w:themeColor="text1"/>
          <w:sz w:val="24"/>
          <w:szCs w:val="24"/>
          <w:lang w:val="en-ID" w:eastAsia="en-ID"/>
        </w:rPr>
        <w:t>:</w:t>
      </w:r>
    </w:p>
    <w:p w14:paraId="05C6FF69" w14:textId="77777777" w:rsidR="00164729" w:rsidRPr="00192A27" w:rsidRDefault="00164729" w:rsidP="00487377">
      <w:pPr>
        <w:numPr>
          <w:ilvl w:val="0"/>
          <w:numId w:val="31"/>
        </w:numPr>
        <w:spacing w:before="100" w:beforeAutospacing="1" w:after="100" w:afterAutospacing="1" w:line="240" w:lineRule="auto"/>
        <w:rPr>
          <w:rFonts w:ascii="Times New Roman" w:eastAsia="Times New Roman" w:hAnsi="Times New Roman" w:cs="Times New Roman"/>
          <w:color w:val="000000" w:themeColor="text1"/>
          <w:sz w:val="24"/>
          <w:szCs w:val="24"/>
          <w:lang w:val="en-ID" w:eastAsia="en-ID"/>
        </w:rPr>
      </w:pPr>
      <w:proofErr w:type="spellStart"/>
      <w:r w:rsidRPr="00192A27">
        <w:rPr>
          <w:rFonts w:ascii="Times New Roman" w:eastAsia="Times New Roman" w:hAnsi="Times New Roman" w:cs="Times New Roman"/>
          <w:color w:val="000000" w:themeColor="text1"/>
          <w:sz w:val="24"/>
          <w:szCs w:val="24"/>
          <w:lang w:val="en-ID" w:eastAsia="en-ID"/>
        </w:rPr>
        <w:t>Tabel</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b/>
          <w:bCs/>
          <w:color w:val="000000" w:themeColor="text1"/>
          <w:sz w:val="24"/>
          <w:szCs w:val="24"/>
          <w:lang w:val="en-ID" w:eastAsia="en-ID"/>
        </w:rPr>
        <w:t>kategori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berelasi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dengan</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b/>
          <w:bCs/>
          <w:color w:val="000000" w:themeColor="text1"/>
          <w:sz w:val="24"/>
          <w:szCs w:val="24"/>
          <w:lang w:val="en-ID" w:eastAsia="en-ID"/>
        </w:rPr>
        <w:t>aspirasi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melalui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id_kategori</w:t>
      </w:r>
      <w:proofErr w:type="spellEnd"/>
      <w:r w:rsidRPr="00192A27">
        <w:rPr>
          <w:rFonts w:ascii="Times New Roman" w:eastAsia="Times New Roman" w:hAnsi="Times New Roman" w:cs="Times New Roman"/>
          <w:color w:val="000000" w:themeColor="text1"/>
          <w:sz w:val="24"/>
          <w:szCs w:val="24"/>
          <w:lang w:val="en-ID" w:eastAsia="en-ID"/>
        </w:rPr>
        <w:t xml:space="preserve">. Satu </w:t>
      </w:r>
      <w:proofErr w:type="spellStart"/>
      <w:r w:rsidRPr="00192A27">
        <w:rPr>
          <w:rFonts w:ascii="Times New Roman" w:eastAsia="Times New Roman" w:hAnsi="Times New Roman" w:cs="Times New Roman"/>
          <w:color w:val="000000" w:themeColor="text1"/>
          <w:sz w:val="24"/>
          <w:szCs w:val="24"/>
          <w:lang w:val="en-ID" w:eastAsia="en-ID"/>
        </w:rPr>
        <w:t>kategori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dapat</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dipakai</w:t>
      </w:r>
      <w:proofErr w:type="spellEnd"/>
      <w:r w:rsidRPr="00192A27">
        <w:rPr>
          <w:rFonts w:ascii="Times New Roman" w:eastAsia="Times New Roman" w:hAnsi="Times New Roman" w:cs="Times New Roman"/>
          <w:color w:val="000000" w:themeColor="text1"/>
          <w:sz w:val="24"/>
          <w:szCs w:val="24"/>
          <w:lang w:val="en-ID" w:eastAsia="en-ID"/>
        </w:rPr>
        <w:t xml:space="preserve"> oleh </w:t>
      </w:r>
      <w:proofErr w:type="spellStart"/>
      <w:r w:rsidRPr="00192A27">
        <w:rPr>
          <w:rFonts w:ascii="Times New Roman" w:eastAsia="Times New Roman" w:hAnsi="Times New Roman" w:cs="Times New Roman"/>
          <w:color w:val="000000" w:themeColor="text1"/>
          <w:sz w:val="24"/>
          <w:szCs w:val="24"/>
          <w:lang w:val="en-ID" w:eastAsia="en-ID"/>
        </w:rPr>
        <w:t>banyak</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aspirasi</w:t>
      </w:r>
      <w:proofErr w:type="spellEnd"/>
      <w:r w:rsidRPr="00192A27">
        <w:rPr>
          <w:rFonts w:ascii="Times New Roman" w:eastAsia="Times New Roman" w:hAnsi="Times New Roman" w:cs="Times New Roman"/>
          <w:color w:val="000000" w:themeColor="text1"/>
          <w:sz w:val="24"/>
          <w:szCs w:val="24"/>
          <w:lang w:val="en-ID" w:eastAsia="en-ID"/>
        </w:rPr>
        <w:t xml:space="preserve"> (</w:t>
      </w:r>
      <w:r w:rsidRPr="00192A27">
        <w:rPr>
          <w:rFonts w:ascii="Times New Roman" w:eastAsia="Times New Roman" w:hAnsi="Times New Roman" w:cs="Times New Roman"/>
          <w:i/>
          <w:iCs/>
          <w:color w:val="000000" w:themeColor="text1"/>
          <w:sz w:val="24"/>
          <w:szCs w:val="24"/>
          <w:lang w:val="en-ID" w:eastAsia="en-ID"/>
        </w:rPr>
        <w:t>one to many</w:t>
      </w:r>
      <w:r w:rsidRPr="00192A27">
        <w:rPr>
          <w:rFonts w:ascii="Times New Roman" w:eastAsia="Times New Roman" w:hAnsi="Times New Roman" w:cs="Times New Roman"/>
          <w:color w:val="000000" w:themeColor="text1"/>
          <w:sz w:val="24"/>
          <w:szCs w:val="24"/>
          <w:lang w:val="en-ID" w:eastAsia="en-ID"/>
        </w:rPr>
        <w:t>).</w:t>
      </w:r>
    </w:p>
    <w:p w14:paraId="3E410DFA" w14:textId="77777777" w:rsidR="00164729" w:rsidRPr="00192A27" w:rsidRDefault="00164729" w:rsidP="00487377">
      <w:pPr>
        <w:numPr>
          <w:ilvl w:val="0"/>
          <w:numId w:val="31"/>
        </w:numPr>
        <w:spacing w:before="100" w:beforeAutospacing="1" w:after="100" w:afterAutospacing="1" w:line="240" w:lineRule="auto"/>
        <w:rPr>
          <w:rFonts w:ascii="Times New Roman" w:eastAsia="Times New Roman" w:hAnsi="Times New Roman" w:cs="Times New Roman"/>
          <w:color w:val="000000" w:themeColor="text1"/>
          <w:sz w:val="24"/>
          <w:szCs w:val="24"/>
          <w:lang w:val="en-ID" w:eastAsia="en-ID"/>
        </w:rPr>
      </w:pPr>
      <w:proofErr w:type="spellStart"/>
      <w:r w:rsidRPr="00192A27">
        <w:rPr>
          <w:rFonts w:ascii="Times New Roman" w:eastAsia="Times New Roman" w:hAnsi="Times New Roman" w:cs="Times New Roman"/>
          <w:color w:val="000000" w:themeColor="text1"/>
          <w:sz w:val="24"/>
          <w:szCs w:val="24"/>
          <w:lang w:val="en-ID" w:eastAsia="en-ID"/>
        </w:rPr>
        <w:t>Tabel</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b/>
          <w:bCs/>
          <w:color w:val="000000" w:themeColor="text1"/>
          <w:sz w:val="24"/>
          <w:szCs w:val="24"/>
          <w:lang w:val="en-ID" w:eastAsia="en-ID"/>
        </w:rPr>
        <w:t>siswa</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berelasi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dengan</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b/>
          <w:bCs/>
          <w:color w:val="000000" w:themeColor="text1"/>
          <w:sz w:val="24"/>
          <w:szCs w:val="24"/>
          <w:lang w:val="en-ID" w:eastAsia="en-ID"/>
        </w:rPr>
        <w:t>aspirasi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melalui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id_siswa</w:t>
      </w:r>
      <w:proofErr w:type="spellEnd"/>
      <w:r w:rsidRPr="00192A27">
        <w:rPr>
          <w:rFonts w:ascii="Times New Roman" w:eastAsia="Times New Roman" w:hAnsi="Times New Roman" w:cs="Times New Roman"/>
          <w:color w:val="000000" w:themeColor="text1"/>
          <w:sz w:val="24"/>
          <w:szCs w:val="24"/>
          <w:lang w:val="en-ID" w:eastAsia="en-ID"/>
        </w:rPr>
        <w:t xml:space="preserve">. Satu </w:t>
      </w:r>
      <w:proofErr w:type="spellStart"/>
      <w:r w:rsidRPr="00192A27">
        <w:rPr>
          <w:rFonts w:ascii="Times New Roman" w:eastAsia="Times New Roman" w:hAnsi="Times New Roman" w:cs="Times New Roman"/>
          <w:color w:val="000000" w:themeColor="text1"/>
          <w:sz w:val="24"/>
          <w:szCs w:val="24"/>
          <w:lang w:val="en-ID" w:eastAsia="en-ID"/>
        </w:rPr>
        <w:t>siswa</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dapat</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membuat</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banyak</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aspirasi</w:t>
      </w:r>
      <w:proofErr w:type="spellEnd"/>
      <w:r w:rsidRPr="00192A27">
        <w:rPr>
          <w:rFonts w:ascii="Times New Roman" w:eastAsia="Times New Roman" w:hAnsi="Times New Roman" w:cs="Times New Roman"/>
          <w:color w:val="000000" w:themeColor="text1"/>
          <w:sz w:val="24"/>
          <w:szCs w:val="24"/>
          <w:lang w:val="en-ID" w:eastAsia="en-ID"/>
        </w:rPr>
        <w:t xml:space="preserve"> (</w:t>
      </w:r>
      <w:r w:rsidRPr="00192A27">
        <w:rPr>
          <w:rFonts w:ascii="Times New Roman" w:eastAsia="Times New Roman" w:hAnsi="Times New Roman" w:cs="Times New Roman"/>
          <w:i/>
          <w:iCs/>
          <w:color w:val="000000" w:themeColor="text1"/>
          <w:sz w:val="24"/>
          <w:szCs w:val="24"/>
          <w:lang w:val="en-ID" w:eastAsia="en-ID"/>
        </w:rPr>
        <w:t>one to many</w:t>
      </w:r>
      <w:r w:rsidRPr="00192A27">
        <w:rPr>
          <w:rFonts w:ascii="Times New Roman" w:eastAsia="Times New Roman" w:hAnsi="Times New Roman" w:cs="Times New Roman"/>
          <w:color w:val="000000" w:themeColor="text1"/>
          <w:sz w:val="24"/>
          <w:szCs w:val="24"/>
          <w:lang w:val="en-ID" w:eastAsia="en-ID"/>
        </w:rPr>
        <w:t>).</w:t>
      </w:r>
    </w:p>
    <w:p w14:paraId="60C1F773" w14:textId="77777777" w:rsidR="00164729" w:rsidRPr="00192A27" w:rsidRDefault="00164729" w:rsidP="00487377">
      <w:pPr>
        <w:numPr>
          <w:ilvl w:val="0"/>
          <w:numId w:val="31"/>
        </w:numPr>
        <w:spacing w:before="100" w:beforeAutospacing="1" w:after="100" w:afterAutospacing="1" w:line="240" w:lineRule="auto"/>
        <w:rPr>
          <w:rFonts w:ascii="Times New Roman" w:eastAsia="Times New Roman" w:hAnsi="Times New Roman" w:cs="Times New Roman"/>
          <w:color w:val="000000" w:themeColor="text1"/>
          <w:sz w:val="24"/>
          <w:szCs w:val="24"/>
          <w:lang w:val="en-ID" w:eastAsia="en-ID"/>
        </w:rPr>
      </w:pPr>
      <w:proofErr w:type="spellStart"/>
      <w:r w:rsidRPr="00192A27">
        <w:rPr>
          <w:rFonts w:ascii="Times New Roman" w:eastAsia="Times New Roman" w:hAnsi="Times New Roman" w:cs="Times New Roman"/>
          <w:color w:val="000000" w:themeColor="text1"/>
          <w:sz w:val="24"/>
          <w:szCs w:val="24"/>
          <w:lang w:val="en-ID" w:eastAsia="en-ID"/>
        </w:rPr>
        <w:t>Tabel</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b/>
          <w:bCs/>
          <w:color w:val="000000" w:themeColor="text1"/>
          <w:sz w:val="24"/>
          <w:szCs w:val="24"/>
          <w:lang w:val="en-ID" w:eastAsia="en-ID"/>
        </w:rPr>
        <w:t>aspirasi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berelasi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dengan</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b/>
          <w:bCs/>
          <w:color w:val="000000" w:themeColor="text1"/>
          <w:sz w:val="24"/>
          <w:szCs w:val="24"/>
          <w:lang w:val="en-ID" w:eastAsia="en-ID"/>
        </w:rPr>
        <w:t>progres</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melalui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id_aspirasi</w:t>
      </w:r>
      <w:proofErr w:type="spellEnd"/>
      <w:r w:rsidRPr="00192A27">
        <w:rPr>
          <w:rFonts w:ascii="Times New Roman" w:eastAsia="Times New Roman" w:hAnsi="Times New Roman" w:cs="Times New Roman"/>
          <w:color w:val="000000" w:themeColor="text1"/>
          <w:sz w:val="24"/>
          <w:szCs w:val="24"/>
          <w:lang w:val="en-ID" w:eastAsia="en-ID"/>
        </w:rPr>
        <w:t xml:space="preserve">. Satu </w:t>
      </w:r>
      <w:proofErr w:type="spellStart"/>
      <w:r w:rsidRPr="00192A27">
        <w:rPr>
          <w:rFonts w:ascii="Times New Roman" w:eastAsia="Times New Roman" w:hAnsi="Times New Roman" w:cs="Times New Roman"/>
          <w:color w:val="000000" w:themeColor="text1"/>
          <w:sz w:val="24"/>
          <w:szCs w:val="24"/>
          <w:lang w:val="en-ID" w:eastAsia="en-ID"/>
        </w:rPr>
        <w:t>aspirasi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dapat</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memiliki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banyak</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catatan</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progres</w:t>
      </w:r>
      <w:proofErr w:type="spellEnd"/>
      <w:r w:rsidRPr="00192A27">
        <w:rPr>
          <w:rFonts w:ascii="Times New Roman" w:eastAsia="Times New Roman" w:hAnsi="Times New Roman" w:cs="Times New Roman"/>
          <w:color w:val="000000" w:themeColor="text1"/>
          <w:sz w:val="24"/>
          <w:szCs w:val="24"/>
          <w:lang w:val="en-ID" w:eastAsia="en-ID"/>
        </w:rPr>
        <w:t xml:space="preserve"> (</w:t>
      </w:r>
      <w:r w:rsidRPr="00192A27">
        <w:rPr>
          <w:rFonts w:ascii="Times New Roman" w:eastAsia="Times New Roman" w:hAnsi="Times New Roman" w:cs="Times New Roman"/>
          <w:i/>
          <w:iCs/>
          <w:color w:val="000000" w:themeColor="text1"/>
          <w:sz w:val="24"/>
          <w:szCs w:val="24"/>
          <w:lang w:val="en-ID" w:eastAsia="en-ID"/>
        </w:rPr>
        <w:t>one to many</w:t>
      </w:r>
      <w:r w:rsidRPr="00192A27">
        <w:rPr>
          <w:rFonts w:ascii="Times New Roman" w:eastAsia="Times New Roman" w:hAnsi="Times New Roman" w:cs="Times New Roman"/>
          <w:color w:val="000000" w:themeColor="text1"/>
          <w:sz w:val="24"/>
          <w:szCs w:val="24"/>
          <w:lang w:val="en-ID" w:eastAsia="en-ID"/>
        </w:rPr>
        <w:t>).</w:t>
      </w:r>
    </w:p>
    <w:p w14:paraId="0C3EE97F" w14:textId="77777777" w:rsidR="00164729" w:rsidRPr="00192A27" w:rsidRDefault="00164729" w:rsidP="00487377">
      <w:pPr>
        <w:numPr>
          <w:ilvl w:val="0"/>
          <w:numId w:val="31"/>
        </w:numPr>
        <w:spacing w:before="100" w:beforeAutospacing="1" w:after="100" w:afterAutospacing="1" w:line="240" w:lineRule="auto"/>
        <w:rPr>
          <w:rFonts w:ascii="Times New Roman" w:eastAsia="Times New Roman" w:hAnsi="Times New Roman" w:cs="Times New Roman"/>
          <w:color w:val="000000" w:themeColor="text1"/>
          <w:sz w:val="24"/>
          <w:szCs w:val="24"/>
          <w:lang w:val="en-ID" w:eastAsia="en-ID"/>
        </w:rPr>
      </w:pPr>
      <w:proofErr w:type="spellStart"/>
      <w:r w:rsidRPr="00192A27">
        <w:rPr>
          <w:rFonts w:ascii="Times New Roman" w:eastAsia="Times New Roman" w:hAnsi="Times New Roman" w:cs="Times New Roman"/>
          <w:color w:val="000000" w:themeColor="text1"/>
          <w:sz w:val="24"/>
          <w:szCs w:val="24"/>
          <w:lang w:val="en-ID" w:eastAsia="en-ID"/>
        </w:rPr>
        <w:t>Tabel</w:t>
      </w:r>
      <w:proofErr w:type="spellEnd"/>
      <w:r w:rsidRPr="00192A27">
        <w:rPr>
          <w:rFonts w:ascii="Times New Roman" w:eastAsia="Times New Roman" w:hAnsi="Times New Roman" w:cs="Times New Roman"/>
          <w:color w:val="000000" w:themeColor="text1"/>
          <w:sz w:val="24"/>
          <w:szCs w:val="24"/>
          <w:lang w:val="en-ID" w:eastAsia="en-ID"/>
        </w:rPr>
        <w:t xml:space="preserve"> </w:t>
      </w:r>
      <w:r w:rsidRPr="00192A27">
        <w:rPr>
          <w:rFonts w:ascii="Times New Roman" w:eastAsia="Times New Roman" w:hAnsi="Times New Roman" w:cs="Times New Roman"/>
          <w:b/>
          <w:bCs/>
          <w:color w:val="000000" w:themeColor="text1"/>
          <w:sz w:val="24"/>
          <w:szCs w:val="24"/>
          <w:lang w:val="en-ID" w:eastAsia="en-ID"/>
        </w:rPr>
        <w:t>admin</w:t>
      </w:r>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berelasi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dengan</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b/>
          <w:bCs/>
          <w:color w:val="000000" w:themeColor="text1"/>
          <w:sz w:val="24"/>
          <w:szCs w:val="24"/>
          <w:lang w:val="en-ID" w:eastAsia="en-ID"/>
        </w:rPr>
        <w:t>progres</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melalui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id_admin</w:t>
      </w:r>
      <w:proofErr w:type="spellEnd"/>
      <w:r w:rsidRPr="00192A27">
        <w:rPr>
          <w:rFonts w:ascii="Times New Roman" w:eastAsia="Times New Roman" w:hAnsi="Times New Roman" w:cs="Times New Roman"/>
          <w:color w:val="000000" w:themeColor="text1"/>
          <w:sz w:val="24"/>
          <w:szCs w:val="24"/>
          <w:lang w:val="en-ID" w:eastAsia="en-ID"/>
        </w:rPr>
        <w:t xml:space="preserve">. Satu admin </w:t>
      </w:r>
      <w:proofErr w:type="spellStart"/>
      <w:r w:rsidRPr="00192A27">
        <w:rPr>
          <w:rFonts w:ascii="Times New Roman" w:eastAsia="Times New Roman" w:hAnsi="Times New Roman" w:cs="Times New Roman"/>
          <w:color w:val="000000" w:themeColor="text1"/>
          <w:sz w:val="24"/>
          <w:szCs w:val="24"/>
          <w:lang w:val="en-ID" w:eastAsia="en-ID"/>
        </w:rPr>
        <w:t>dapat</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mencatat</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banyak</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progres</w:t>
      </w:r>
      <w:proofErr w:type="spellEnd"/>
      <w:r w:rsidRPr="00192A27">
        <w:rPr>
          <w:rFonts w:ascii="Times New Roman" w:eastAsia="Times New Roman" w:hAnsi="Times New Roman" w:cs="Times New Roman"/>
          <w:color w:val="000000" w:themeColor="text1"/>
          <w:sz w:val="24"/>
          <w:szCs w:val="24"/>
          <w:lang w:val="en-ID" w:eastAsia="en-ID"/>
        </w:rPr>
        <w:t xml:space="preserve"> (</w:t>
      </w:r>
      <w:r w:rsidRPr="00192A27">
        <w:rPr>
          <w:rFonts w:ascii="Times New Roman" w:eastAsia="Times New Roman" w:hAnsi="Times New Roman" w:cs="Times New Roman"/>
          <w:i/>
          <w:iCs/>
          <w:color w:val="000000" w:themeColor="text1"/>
          <w:sz w:val="24"/>
          <w:szCs w:val="24"/>
          <w:lang w:val="en-ID" w:eastAsia="en-ID"/>
        </w:rPr>
        <w:t>one to many</w:t>
      </w:r>
      <w:r w:rsidRPr="00192A27">
        <w:rPr>
          <w:rFonts w:ascii="Times New Roman" w:eastAsia="Times New Roman" w:hAnsi="Times New Roman" w:cs="Times New Roman"/>
          <w:color w:val="000000" w:themeColor="text1"/>
          <w:sz w:val="24"/>
          <w:szCs w:val="24"/>
          <w:lang w:val="en-ID" w:eastAsia="en-ID"/>
        </w:rPr>
        <w:t>).</w:t>
      </w:r>
    </w:p>
    <w:p w14:paraId="64906422" w14:textId="77777777" w:rsidR="00164729" w:rsidRPr="00192A27" w:rsidRDefault="00164729" w:rsidP="00487377">
      <w:pPr>
        <w:numPr>
          <w:ilvl w:val="0"/>
          <w:numId w:val="31"/>
        </w:numPr>
        <w:spacing w:before="100" w:beforeAutospacing="1" w:after="100" w:afterAutospacing="1" w:line="240" w:lineRule="auto"/>
        <w:rPr>
          <w:rFonts w:ascii="Times New Roman" w:eastAsia="Times New Roman" w:hAnsi="Times New Roman" w:cs="Times New Roman"/>
          <w:color w:val="000000" w:themeColor="text1"/>
          <w:sz w:val="24"/>
          <w:szCs w:val="24"/>
          <w:lang w:val="en-ID" w:eastAsia="en-ID"/>
        </w:rPr>
      </w:pPr>
      <w:proofErr w:type="spellStart"/>
      <w:r w:rsidRPr="00192A27">
        <w:rPr>
          <w:rFonts w:ascii="Times New Roman" w:eastAsia="Times New Roman" w:hAnsi="Times New Roman" w:cs="Times New Roman"/>
          <w:color w:val="000000" w:themeColor="text1"/>
          <w:sz w:val="24"/>
          <w:szCs w:val="24"/>
          <w:lang w:val="en-ID" w:eastAsia="en-ID"/>
        </w:rPr>
        <w:t>Tabel</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b/>
          <w:bCs/>
          <w:color w:val="000000" w:themeColor="text1"/>
          <w:sz w:val="24"/>
          <w:szCs w:val="24"/>
          <w:lang w:val="en-ID" w:eastAsia="en-ID"/>
        </w:rPr>
        <w:t>histori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berelasi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dengan</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b/>
          <w:bCs/>
          <w:color w:val="000000" w:themeColor="text1"/>
          <w:sz w:val="24"/>
          <w:szCs w:val="24"/>
          <w:lang w:val="en-ID" w:eastAsia="en-ID"/>
        </w:rPr>
        <w:t>aspirasi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id_aspirasi</w:t>
      </w:r>
      <w:proofErr w:type="spellEnd"/>
      <w:r w:rsidRPr="00192A27">
        <w:rPr>
          <w:rFonts w:ascii="Times New Roman" w:eastAsia="Times New Roman" w:hAnsi="Times New Roman" w:cs="Times New Roman"/>
          <w:color w:val="000000" w:themeColor="text1"/>
          <w:sz w:val="24"/>
          <w:szCs w:val="24"/>
          <w:lang w:val="en-ID" w:eastAsia="en-ID"/>
        </w:rPr>
        <w:t xml:space="preserve">), </w:t>
      </w:r>
      <w:r w:rsidRPr="00192A27">
        <w:rPr>
          <w:rFonts w:ascii="Times New Roman" w:eastAsia="Times New Roman" w:hAnsi="Times New Roman" w:cs="Times New Roman"/>
          <w:b/>
          <w:bCs/>
          <w:color w:val="000000" w:themeColor="text1"/>
          <w:sz w:val="24"/>
          <w:szCs w:val="24"/>
          <w:lang w:val="en-ID" w:eastAsia="en-ID"/>
        </w:rPr>
        <w:t>admin</w:t>
      </w:r>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id_admin</w:t>
      </w:r>
      <w:proofErr w:type="spellEnd"/>
      <w:r w:rsidRPr="00192A27">
        <w:rPr>
          <w:rFonts w:ascii="Times New Roman" w:eastAsia="Times New Roman" w:hAnsi="Times New Roman" w:cs="Times New Roman"/>
          <w:color w:val="000000" w:themeColor="text1"/>
          <w:sz w:val="24"/>
          <w:szCs w:val="24"/>
          <w:lang w:val="en-ID" w:eastAsia="en-ID"/>
        </w:rPr>
        <w:t xml:space="preserve">), dan </w:t>
      </w:r>
      <w:proofErr w:type="spellStart"/>
      <w:r w:rsidRPr="00192A27">
        <w:rPr>
          <w:rFonts w:ascii="Times New Roman" w:eastAsia="Times New Roman" w:hAnsi="Times New Roman" w:cs="Times New Roman"/>
          <w:b/>
          <w:bCs/>
          <w:color w:val="000000" w:themeColor="text1"/>
          <w:sz w:val="24"/>
          <w:szCs w:val="24"/>
          <w:lang w:val="en-ID" w:eastAsia="en-ID"/>
        </w:rPr>
        <w:t>progres</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id_progres</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sehingga</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setiap</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catatan</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histori</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terhubung</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ke</w:t>
      </w:r>
      <w:proofErr w:type="spellEnd"/>
      <w:r w:rsidRPr="00192A27">
        <w:rPr>
          <w:rFonts w:ascii="Times New Roman" w:eastAsia="Times New Roman" w:hAnsi="Times New Roman" w:cs="Times New Roman"/>
          <w:color w:val="000000" w:themeColor="text1"/>
          <w:sz w:val="24"/>
          <w:szCs w:val="24"/>
          <w:lang w:val="en-ID" w:eastAsia="en-ID"/>
        </w:rPr>
        <w:t xml:space="preserve"> </w:t>
      </w:r>
      <w:proofErr w:type="spellStart"/>
      <w:r w:rsidRPr="00192A27">
        <w:rPr>
          <w:rFonts w:ascii="Times New Roman" w:eastAsia="Times New Roman" w:hAnsi="Times New Roman" w:cs="Times New Roman"/>
          <w:color w:val="000000" w:themeColor="text1"/>
          <w:sz w:val="24"/>
          <w:szCs w:val="24"/>
          <w:lang w:val="en-ID" w:eastAsia="en-ID"/>
        </w:rPr>
        <w:t>aspirasi</w:t>
      </w:r>
      <w:proofErr w:type="spellEnd"/>
      <w:r w:rsidRPr="00192A27">
        <w:rPr>
          <w:rFonts w:ascii="Times New Roman" w:eastAsia="Times New Roman" w:hAnsi="Times New Roman" w:cs="Times New Roman"/>
          <w:color w:val="000000" w:themeColor="text1"/>
          <w:sz w:val="24"/>
          <w:szCs w:val="24"/>
          <w:lang w:val="en-ID" w:eastAsia="en-ID"/>
        </w:rPr>
        <w:t xml:space="preserve">, admin, dan </w:t>
      </w:r>
      <w:proofErr w:type="spellStart"/>
      <w:r w:rsidRPr="00192A27">
        <w:rPr>
          <w:rFonts w:ascii="Times New Roman" w:eastAsia="Times New Roman" w:hAnsi="Times New Roman" w:cs="Times New Roman"/>
          <w:color w:val="000000" w:themeColor="text1"/>
          <w:sz w:val="24"/>
          <w:szCs w:val="24"/>
          <w:lang w:val="en-ID" w:eastAsia="en-ID"/>
        </w:rPr>
        <w:t>progres</w:t>
      </w:r>
      <w:proofErr w:type="spellEnd"/>
      <w:r w:rsidRPr="00192A27">
        <w:rPr>
          <w:rFonts w:ascii="Times New Roman" w:eastAsia="Times New Roman" w:hAnsi="Times New Roman" w:cs="Times New Roman"/>
          <w:color w:val="000000" w:themeColor="text1"/>
          <w:sz w:val="24"/>
          <w:szCs w:val="24"/>
          <w:lang w:val="en-ID" w:eastAsia="en-ID"/>
        </w:rPr>
        <w:t xml:space="preserve"> yang </w:t>
      </w:r>
      <w:proofErr w:type="spellStart"/>
      <w:r w:rsidRPr="00192A27">
        <w:rPr>
          <w:rFonts w:ascii="Times New Roman" w:eastAsia="Times New Roman" w:hAnsi="Times New Roman" w:cs="Times New Roman"/>
          <w:color w:val="000000" w:themeColor="text1"/>
          <w:sz w:val="24"/>
          <w:szCs w:val="24"/>
          <w:lang w:val="en-ID" w:eastAsia="en-ID"/>
        </w:rPr>
        <w:t>bersangkutan</w:t>
      </w:r>
      <w:proofErr w:type="spellEnd"/>
      <w:r w:rsidRPr="00192A27">
        <w:rPr>
          <w:rFonts w:ascii="Times New Roman" w:eastAsia="Times New Roman" w:hAnsi="Times New Roman" w:cs="Times New Roman"/>
          <w:color w:val="000000" w:themeColor="text1"/>
          <w:sz w:val="24"/>
          <w:szCs w:val="24"/>
          <w:lang w:val="en-ID" w:eastAsia="en-ID"/>
        </w:rPr>
        <w:t>.</w:t>
      </w:r>
    </w:p>
    <w:p w14:paraId="416275B3" w14:textId="77777777" w:rsidR="00164729" w:rsidRPr="00A67B42" w:rsidRDefault="00164729" w:rsidP="00164729">
      <w:pPr>
        <w:rPr>
          <w:rFonts w:ascii="Times New Roman" w:hAnsi="Times New Roman" w:cs="Times New Roman"/>
          <w:lang w:val="en-US"/>
        </w:rPr>
      </w:pPr>
    </w:p>
    <w:p w14:paraId="4E7E5EB1" w14:textId="610388B0" w:rsidR="009A1B75" w:rsidRPr="00A67B42" w:rsidRDefault="009A1B75" w:rsidP="009A1B75">
      <w:pPr>
        <w:pStyle w:val="ListParagraph"/>
        <w:ind w:left="1080"/>
        <w:jc w:val="center"/>
        <w:rPr>
          <w:rFonts w:ascii="Times New Roman" w:hAnsi="Times New Roman" w:cs="Times New Roman"/>
          <w:b/>
          <w:bCs/>
          <w:noProof/>
          <w:sz w:val="28"/>
          <w:szCs w:val="28"/>
        </w:rPr>
      </w:pPr>
    </w:p>
    <w:p w14:paraId="5F9FA05A" w14:textId="09D7836D" w:rsidR="009A1B75" w:rsidRPr="00A67B42" w:rsidRDefault="009A1B75" w:rsidP="009A1B75">
      <w:pPr>
        <w:pStyle w:val="ListParagraph"/>
        <w:ind w:left="1080"/>
        <w:jc w:val="center"/>
        <w:rPr>
          <w:rFonts w:ascii="Times New Roman" w:hAnsi="Times New Roman" w:cs="Times New Roman"/>
          <w:b/>
          <w:bCs/>
          <w:noProof/>
          <w:sz w:val="28"/>
          <w:szCs w:val="28"/>
        </w:rPr>
      </w:pPr>
    </w:p>
    <w:p w14:paraId="2BD9A133" w14:textId="77777777" w:rsidR="009A1B75" w:rsidRPr="00A67B42" w:rsidRDefault="009A1B75" w:rsidP="009A1B75">
      <w:pPr>
        <w:pStyle w:val="ListParagraph"/>
        <w:ind w:left="1080"/>
        <w:jc w:val="center"/>
        <w:rPr>
          <w:rFonts w:ascii="Times New Roman" w:hAnsi="Times New Roman" w:cs="Times New Roman"/>
          <w:b/>
          <w:bCs/>
          <w:noProof/>
          <w:sz w:val="28"/>
          <w:szCs w:val="28"/>
        </w:rPr>
      </w:pPr>
    </w:p>
    <w:p w14:paraId="412AFB55" w14:textId="28F8BCBA" w:rsidR="009A1B75" w:rsidRPr="00A67B42" w:rsidRDefault="009A1B75" w:rsidP="009A1B75">
      <w:pPr>
        <w:pStyle w:val="ListParagraph"/>
        <w:ind w:left="1080"/>
        <w:rPr>
          <w:rFonts w:ascii="Times New Roman" w:hAnsi="Times New Roman" w:cs="Times New Roman"/>
          <w:b/>
          <w:bCs/>
          <w:noProof/>
          <w:sz w:val="28"/>
          <w:szCs w:val="28"/>
        </w:rPr>
      </w:pPr>
    </w:p>
    <w:p w14:paraId="696D0508" w14:textId="1666FF77" w:rsidR="009A1B75" w:rsidRPr="00A67B42" w:rsidRDefault="009A1B75" w:rsidP="009A1B75">
      <w:pPr>
        <w:pStyle w:val="ListParagraph"/>
        <w:ind w:left="1080"/>
        <w:rPr>
          <w:rFonts w:ascii="Times New Roman" w:hAnsi="Times New Roman" w:cs="Times New Roman"/>
          <w:b/>
          <w:bCs/>
          <w:noProof/>
          <w:sz w:val="28"/>
          <w:szCs w:val="28"/>
        </w:rPr>
      </w:pPr>
    </w:p>
    <w:p w14:paraId="08633FDE" w14:textId="6295CDA3" w:rsidR="009A1B75" w:rsidRPr="00A67B42" w:rsidRDefault="009A1B75" w:rsidP="009A1B75">
      <w:pPr>
        <w:pStyle w:val="ListParagraph"/>
        <w:ind w:left="1080"/>
        <w:rPr>
          <w:rFonts w:ascii="Times New Roman" w:hAnsi="Times New Roman" w:cs="Times New Roman"/>
          <w:b/>
          <w:bCs/>
          <w:noProof/>
          <w:sz w:val="28"/>
          <w:szCs w:val="28"/>
        </w:rPr>
      </w:pPr>
    </w:p>
    <w:p w14:paraId="27FEC394" w14:textId="73A1C4AD" w:rsidR="009A1B75" w:rsidRPr="00A67B42" w:rsidRDefault="009A1B75" w:rsidP="009A1B75">
      <w:pPr>
        <w:pStyle w:val="ListParagraph"/>
        <w:ind w:left="1080"/>
        <w:rPr>
          <w:rFonts w:ascii="Times New Roman" w:hAnsi="Times New Roman" w:cs="Times New Roman"/>
          <w:b/>
          <w:bCs/>
          <w:noProof/>
          <w:sz w:val="28"/>
          <w:szCs w:val="28"/>
        </w:rPr>
      </w:pPr>
    </w:p>
    <w:p w14:paraId="20031EBB" w14:textId="32BEA568" w:rsidR="009A1B75" w:rsidRPr="00A67B42" w:rsidRDefault="009A1B75" w:rsidP="009A1B75">
      <w:pPr>
        <w:pStyle w:val="ListParagraph"/>
        <w:ind w:left="1080"/>
        <w:rPr>
          <w:rFonts w:ascii="Times New Roman" w:hAnsi="Times New Roman" w:cs="Times New Roman"/>
          <w:b/>
          <w:bCs/>
          <w:noProof/>
          <w:sz w:val="28"/>
          <w:szCs w:val="28"/>
        </w:rPr>
      </w:pPr>
    </w:p>
    <w:p w14:paraId="56DC4678" w14:textId="5B885291" w:rsidR="009A1B75" w:rsidRPr="00A67B42" w:rsidRDefault="009A1B75" w:rsidP="009A1B75">
      <w:pPr>
        <w:pStyle w:val="ListParagraph"/>
        <w:ind w:left="1080"/>
        <w:rPr>
          <w:rFonts w:ascii="Times New Roman" w:hAnsi="Times New Roman" w:cs="Times New Roman"/>
          <w:b/>
          <w:bCs/>
          <w:noProof/>
          <w:sz w:val="28"/>
          <w:szCs w:val="28"/>
        </w:rPr>
      </w:pPr>
    </w:p>
    <w:p w14:paraId="17D470E0" w14:textId="4BFAFFF1" w:rsidR="009A1B75" w:rsidRPr="00A67B42" w:rsidRDefault="009A1B75" w:rsidP="009A1B75">
      <w:pPr>
        <w:pStyle w:val="ListParagraph"/>
        <w:ind w:left="1080"/>
        <w:rPr>
          <w:rFonts w:ascii="Times New Roman" w:hAnsi="Times New Roman" w:cs="Times New Roman"/>
          <w:b/>
          <w:bCs/>
          <w:noProof/>
          <w:sz w:val="28"/>
          <w:szCs w:val="28"/>
        </w:rPr>
      </w:pPr>
    </w:p>
    <w:p w14:paraId="77398DB9" w14:textId="75FEF5DA" w:rsidR="009A1B75" w:rsidRPr="00A67B42" w:rsidRDefault="009A1B75" w:rsidP="009A1B75">
      <w:pPr>
        <w:pStyle w:val="ListParagraph"/>
        <w:ind w:left="1080"/>
        <w:rPr>
          <w:rFonts w:ascii="Times New Roman" w:hAnsi="Times New Roman" w:cs="Times New Roman"/>
          <w:b/>
          <w:bCs/>
          <w:noProof/>
          <w:sz w:val="28"/>
          <w:szCs w:val="28"/>
        </w:rPr>
      </w:pPr>
    </w:p>
    <w:p w14:paraId="512AB1F1" w14:textId="1B3089DE" w:rsidR="009A1B75" w:rsidRPr="00A67B42" w:rsidRDefault="009A1B75" w:rsidP="009A1B75">
      <w:pPr>
        <w:pStyle w:val="ListParagraph"/>
        <w:ind w:left="1080"/>
        <w:rPr>
          <w:rFonts w:ascii="Times New Roman" w:hAnsi="Times New Roman" w:cs="Times New Roman"/>
          <w:b/>
          <w:bCs/>
          <w:noProof/>
          <w:sz w:val="28"/>
          <w:szCs w:val="28"/>
        </w:rPr>
      </w:pPr>
    </w:p>
    <w:p w14:paraId="3025C66B" w14:textId="3439B643" w:rsidR="00E74DB6" w:rsidRPr="00A67B42" w:rsidRDefault="00E74DB6" w:rsidP="009A1B75">
      <w:pPr>
        <w:pStyle w:val="ListParagraph"/>
        <w:ind w:left="1080"/>
        <w:rPr>
          <w:rFonts w:ascii="Times New Roman" w:hAnsi="Times New Roman" w:cs="Times New Roman"/>
          <w:b/>
          <w:bCs/>
          <w:noProof/>
          <w:sz w:val="28"/>
          <w:szCs w:val="28"/>
        </w:rPr>
      </w:pPr>
    </w:p>
    <w:p w14:paraId="2511F571" w14:textId="3D01C65E" w:rsidR="00E74DB6" w:rsidRPr="00A67B42" w:rsidRDefault="00E74DB6" w:rsidP="009A1B75">
      <w:pPr>
        <w:pStyle w:val="ListParagraph"/>
        <w:ind w:left="1080"/>
        <w:rPr>
          <w:rFonts w:ascii="Times New Roman" w:hAnsi="Times New Roman" w:cs="Times New Roman"/>
          <w:b/>
          <w:bCs/>
          <w:noProof/>
          <w:sz w:val="28"/>
          <w:szCs w:val="28"/>
        </w:rPr>
      </w:pPr>
    </w:p>
    <w:p w14:paraId="0823E795" w14:textId="6CCE5F19" w:rsidR="00E74DB6" w:rsidRPr="00A67B42" w:rsidRDefault="00E74DB6" w:rsidP="009A1B75">
      <w:pPr>
        <w:pStyle w:val="ListParagraph"/>
        <w:ind w:left="1080"/>
        <w:rPr>
          <w:rFonts w:ascii="Times New Roman" w:hAnsi="Times New Roman" w:cs="Times New Roman"/>
          <w:b/>
          <w:bCs/>
          <w:noProof/>
          <w:sz w:val="28"/>
          <w:szCs w:val="28"/>
        </w:rPr>
      </w:pPr>
    </w:p>
    <w:p w14:paraId="442336E5" w14:textId="15FDCFED" w:rsidR="009F51E5" w:rsidRPr="00A67B42" w:rsidRDefault="009F51E5" w:rsidP="009A1B75">
      <w:pPr>
        <w:pStyle w:val="ListParagraph"/>
        <w:ind w:left="1080"/>
        <w:rPr>
          <w:rFonts w:ascii="Times New Roman" w:hAnsi="Times New Roman" w:cs="Times New Roman"/>
          <w:b/>
          <w:bCs/>
          <w:noProof/>
          <w:sz w:val="28"/>
          <w:szCs w:val="28"/>
        </w:rPr>
      </w:pPr>
    </w:p>
    <w:p w14:paraId="451E7DAE" w14:textId="3DC85A19" w:rsidR="009F51E5" w:rsidRPr="00A67B42" w:rsidRDefault="009F51E5" w:rsidP="009A1B75">
      <w:pPr>
        <w:pStyle w:val="ListParagraph"/>
        <w:ind w:left="1080"/>
        <w:rPr>
          <w:rFonts w:ascii="Times New Roman" w:hAnsi="Times New Roman" w:cs="Times New Roman"/>
          <w:b/>
          <w:bCs/>
          <w:noProof/>
          <w:sz w:val="28"/>
          <w:szCs w:val="28"/>
        </w:rPr>
      </w:pPr>
    </w:p>
    <w:p w14:paraId="4A353B69" w14:textId="77350C2C" w:rsidR="009F51E5" w:rsidRPr="00A67B42" w:rsidRDefault="009F51E5" w:rsidP="009A1B75">
      <w:pPr>
        <w:pStyle w:val="ListParagraph"/>
        <w:ind w:left="1080"/>
        <w:rPr>
          <w:rFonts w:ascii="Times New Roman" w:hAnsi="Times New Roman" w:cs="Times New Roman"/>
          <w:b/>
          <w:bCs/>
          <w:noProof/>
          <w:sz w:val="28"/>
          <w:szCs w:val="28"/>
        </w:rPr>
      </w:pPr>
    </w:p>
    <w:p w14:paraId="4920FCCE" w14:textId="118F3864" w:rsidR="009F51E5" w:rsidRPr="00A67B42" w:rsidRDefault="009F51E5" w:rsidP="009A1B75">
      <w:pPr>
        <w:pStyle w:val="ListParagraph"/>
        <w:ind w:left="1080"/>
        <w:rPr>
          <w:rFonts w:ascii="Times New Roman" w:hAnsi="Times New Roman" w:cs="Times New Roman"/>
          <w:b/>
          <w:bCs/>
          <w:noProof/>
          <w:sz w:val="28"/>
          <w:szCs w:val="28"/>
        </w:rPr>
      </w:pPr>
    </w:p>
    <w:p w14:paraId="3E7307BB" w14:textId="5DFC5BA3" w:rsidR="009F51E5" w:rsidRPr="00A67B42" w:rsidRDefault="009F51E5" w:rsidP="009A1B75">
      <w:pPr>
        <w:pStyle w:val="ListParagraph"/>
        <w:ind w:left="1080"/>
        <w:rPr>
          <w:rFonts w:ascii="Times New Roman" w:hAnsi="Times New Roman" w:cs="Times New Roman"/>
          <w:b/>
          <w:bCs/>
          <w:noProof/>
          <w:sz w:val="28"/>
          <w:szCs w:val="28"/>
        </w:rPr>
      </w:pPr>
    </w:p>
    <w:p w14:paraId="355459BA" w14:textId="0003026D" w:rsidR="009F51E5" w:rsidRPr="00A67B42" w:rsidRDefault="009F51E5" w:rsidP="009A1B75">
      <w:pPr>
        <w:pStyle w:val="ListParagraph"/>
        <w:ind w:left="1080"/>
        <w:rPr>
          <w:rFonts w:ascii="Times New Roman" w:hAnsi="Times New Roman" w:cs="Times New Roman"/>
          <w:b/>
          <w:bCs/>
          <w:noProof/>
          <w:sz w:val="28"/>
          <w:szCs w:val="28"/>
        </w:rPr>
      </w:pPr>
    </w:p>
    <w:p w14:paraId="0E80B883" w14:textId="7B3333CF" w:rsidR="009F51E5" w:rsidRPr="00A67B42" w:rsidRDefault="009F51E5" w:rsidP="009A1B75">
      <w:pPr>
        <w:pStyle w:val="ListParagraph"/>
        <w:ind w:left="1080"/>
        <w:rPr>
          <w:rFonts w:ascii="Times New Roman" w:hAnsi="Times New Roman" w:cs="Times New Roman"/>
          <w:b/>
          <w:bCs/>
          <w:noProof/>
          <w:sz w:val="28"/>
          <w:szCs w:val="28"/>
        </w:rPr>
      </w:pPr>
    </w:p>
    <w:p w14:paraId="76577908" w14:textId="14CB0EA3" w:rsidR="009F51E5" w:rsidRPr="00A67B42" w:rsidRDefault="009F51E5" w:rsidP="009A1B75">
      <w:pPr>
        <w:pStyle w:val="ListParagraph"/>
        <w:ind w:left="1080"/>
        <w:rPr>
          <w:rFonts w:ascii="Times New Roman" w:hAnsi="Times New Roman" w:cs="Times New Roman"/>
          <w:b/>
          <w:bCs/>
          <w:noProof/>
          <w:sz w:val="28"/>
          <w:szCs w:val="28"/>
        </w:rPr>
      </w:pPr>
    </w:p>
    <w:p w14:paraId="4CFD37E4" w14:textId="2955F3E8" w:rsidR="009F51E5" w:rsidRPr="00A67B42" w:rsidRDefault="009F51E5" w:rsidP="009A1B75">
      <w:pPr>
        <w:pStyle w:val="ListParagraph"/>
        <w:ind w:left="1080"/>
        <w:rPr>
          <w:rFonts w:ascii="Times New Roman" w:hAnsi="Times New Roman" w:cs="Times New Roman"/>
          <w:b/>
          <w:bCs/>
          <w:noProof/>
          <w:sz w:val="28"/>
          <w:szCs w:val="28"/>
        </w:rPr>
      </w:pPr>
    </w:p>
    <w:p w14:paraId="14B59FAC" w14:textId="391302A5" w:rsidR="009F51E5" w:rsidRPr="00A67B42" w:rsidRDefault="009F51E5" w:rsidP="00164729">
      <w:pPr>
        <w:rPr>
          <w:rFonts w:ascii="Times New Roman" w:hAnsi="Times New Roman" w:cs="Times New Roman"/>
          <w:b/>
          <w:bCs/>
          <w:noProof/>
          <w:sz w:val="28"/>
          <w:szCs w:val="28"/>
        </w:rPr>
      </w:pPr>
    </w:p>
    <w:p w14:paraId="29593A27" w14:textId="77777777" w:rsidR="00164729" w:rsidRPr="00A67B42" w:rsidRDefault="00164729" w:rsidP="00164729">
      <w:pPr>
        <w:rPr>
          <w:rFonts w:ascii="Times New Roman" w:hAnsi="Times New Roman" w:cs="Times New Roman"/>
          <w:b/>
          <w:bCs/>
          <w:noProof/>
          <w:sz w:val="28"/>
          <w:szCs w:val="28"/>
        </w:rPr>
      </w:pPr>
    </w:p>
    <w:p w14:paraId="3EB9E65D" w14:textId="77D2B0CA" w:rsidR="00D15764" w:rsidRPr="00192A27" w:rsidRDefault="00192A27" w:rsidP="00192A27">
      <w:pPr>
        <w:pStyle w:val="Heading3"/>
        <w:ind w:firstLine="720"/>
        <w:rPr>
          <w:rFonts w:ascii="Times New Roman" w:hAnsi="Times New Roman" w:cs="Times New Roman"/>
          <w:b/>
          <w:bCs/>
          <w:noProof/>
          <w:color w:val="000000" w:themeColor="text1"/>
        </w:rPr>
      </w:pPr>
      <w:bookmarkStart w:id="103" w:name="_Toc243680912"/>
      <w:r w:rsidRPr="00192A27">
        <w:rPr>
          <w:rFonts w:ascii="Times New Roman" w:hAnsi="Times New Roman" w:cs="Times New Roman"/>
          <w:b/>
          <w:bCs/>
          <w:noProof/>
          <w:color w:val="000000" w:themeColor="text1"/>
          <w:lang w:val="en-US"/>
        </w:rPr>
        <w:t xml:space="preserve">2.2.9 </w:t>
      </w:r>
      <w:r w:rsidR="00D15764" w:rsidRPr="00192A27">
        <w:rPr>
          <w:rFonts w:ascii="Times New Roman" w:hAnsi="Times New Roman" w:cs="Times New Roman"/>
          <w:b/>
          <w:bCs/>
          <w:noProof/>
          <w:color w:val="000000" w:themeColor="text1"/>
        </w:rPr>
        <w:t>Design Struktur Menu</w:t>
      </w:r>
      <w:bookmarkEnd w:id="103"/>
    </w:p>
    <w:p w14:paraId="36F6434E" w14:textId="33285BBF" w:rsidR="00CD2F74" w:rsidRPr="00192A27" w:rsidRDefault="00CD2F74" w:rsidP="00CD2F74">
      <w:pPr>
        <w:rPr>
          <w:rFonts w:ascii="Times New Roman" w:hAnsi="Times New Roman" w:cs="Times New Roman"/>
          <w:noProof/>
          <w:color w:val="000000" w:themeColor="text1"/>
          <w:sz w:val="24"/>
          <w:szCs w:val="24"/>
        </w:rPr>
      </w:pPr>
      <w:r w:rsidRPr="00192A27">
        <w:rPr>
          <w:rFonts w:ascii="Times New Roman" w:hAnsi="Times New Roman" w:cs="Times New Roman"/>
          <w:color w:val="000000" w:themeColor="text1"/>
          <w:sz w:val="24"/>
          <w:szCs w:val="24"/>
        </w:rPr>
        <w:t>Struktur menu menggambarkan hierarki halaman yang dapat diakses oleh setiap aktor setelah login. Admin memiliki menu Dashboard, Data Siswa, Kategori, Aspirasi, Histori, dan Logout. Siswa memiliki menu Dashboard, Laporan Saya, Tambah Laporan, Histori, dan Logout.</w:t>
      </w:r>
    </w:p>
    <w:p w14:paraId="0B956606" w14:textId="72751127" w:rsidR="00D15764" w:rsidRPr="00192A27" w:rsidRDefault="00D15764" w:rsidP="00E84A68">
      <w:pPr>
        <w:rPr>
          <w:rFonts w:ascii="Times New Roman" w:hAnsi="Times New Roman" w:cs="Times New Roman"/>
          <w:b/>
          <w:bCs/>
          <w:noProof/>
          <w:color w:val="000000" w:themeColor="text1"/>
          <w:sz w:val="24"/>
          <w:szCs w:val="24"/>
        </w:rPr>
      </w:pPr>
    </w:p>
    <w:p w14:paraId="1C4A402D" w14:textId="77777777" w:rsidR="00164729" w:rsidRPr="00192A27" w:rsidRDefault="009F51E5" w:rsidP="008200F9">
      <w:pPr>
        <w:keepNext/>
        <w:jc w:val="center"/>
        <w:rPr>
          <w:rFonts w:ascii="Times New Roman" w:hAnsi="Times New Roman" w:cs="Times New Roman"/>
          <w:color w:val="000000" w:themeColor="text1"/>
          <w:sz w:val="24"/>
          <w:szCs w:val="24"/>
        </w:rPr>
      </w:pPr>
      <w:r w:rsidRPr="00192A27">
        <w:rPr>
          <w:rFonts w:ascii="Times New Roman" w:hAnsi="Times New Roman" w:cs="Times New Roman"/>
          <w:b/>
          <w:bCs/>
          <w:noProof/>
          <w:color w:val="000000" w:themeColor="text1"/>
          <w:sz w:val="24"/>
          <w:szCs w:val="24"/>
        </w:rPr>
        <w:drawing>
          <wp:inline distT="0" distB="0" distL="0" distR="0" wp14:anchorId="3DF07A29" wp14:editId="78C3061C">
            <wp:extent cx="5731510" cy="5073015"/>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truktur Menu.drawio.png"/>
                    <pic:cNvPicPr/>
                  </pic:nvPicPr>
                  <pic:blipFill>
                    <a:blip r:embed="rId55">
                      <a:extLst>
                        <a:ext uri="{28A0092B-C50C-407E-A947-70E740481C1C}">
                          <a14:useLocalDpi xmlns:a14="http://schemas.microsoft.com/office/drawing/2010/main" val="0"/>
                        </a:ext>
                      </a:extLst>
                    </a:blip>
                    <a:stretch>
                      <a:fillRect/>
                    </a:stretch>
                  </pic:blipFill>
                  <pic:spPr>
                    <a:xfrm>
                      <a:off x="0" y="0"/>
                      <a:ext cx="5731510" cy="5073015"/>
                    </a:xfrm>
                    <a:prstGeom prst="rect">
                      <a:avLst/>
                    </a:prstGeom>
                  </pic:spPr>
                </pic:pic>
              </a:graphicData>
            </a:graphic>
          </wp:inline>
        </w:drawing>
      </w:r>
    </w:p>
    <w:p w14:paraId="101FF7F6" w14:textId="441C9A62" w:rsidR="009F51E5" w:rsidRPr="00192A27" w:rsidRDefault="00164729" w:rsidP="008200F9">
      <w:pPr>
        <w:pStyle w:val="Caption"/>
        <w:jc w:val="center"/>
        <w:rPr>
          <w:rFonts w:ascii="Times New Roman" w:hAnsi="Times New Roman" w:cs="Times New Roman"/>
          <w:b/>
          <w:bCs/>
          <w:noProof/>
          <w:color w:val="000000" w:themeColor="text1"/>
          <w:sz w:val="24"/>
          <w:szCs w:val="24"/>
        </w:rPr>
      </w:pPr>
      <w:bookmarkStart w:id="104" w:name="_Toc243681062"/>
      <w:r w:rsidRPr="00192A27">
        <w:rPr>
          <w:rFonts w:ascii="Times New Roman" w:hAnsi="Times New Roman" w:cs="Times New Roman"/>
          <w:color w:val="000000" w:themeColor="text1"/>
          <w:sz w:val="24"/>
          <w:szCs w:val="24"/>
        </w:rPr>
        <w:t xml:space="preserve">Gambar 2. </w:t>
      </w:r>
      <w:r w:rsidRPr="00192A27">
        <w:rPr>
          <w:rFonts w:ascii="Times New Roman" w:hAnsi="Times New Roman" w:cs="Times New Roman"/>
          <w:color w:val="000000" w:themeColor="text1"/>
          <w:sz w:val="24"/>
          <w:szCs w:val="24"/>
        </w:rPr>
        <w:fldChar w:fldCharType="begin"/>
      </w:r>
      <w:r w:rsidRPr="00192A27">
        <w:rPr>
          <w:rFonts w:ascii="Times New Roman" w:hAnsi="Times New Roman" w:cs="Times New Roman"/>
          <w:color w:val="000000" w:themeColor="text1"/>
          <w:sz w:val="24"/>
          <w:szCs w:val="24"/>
        </w:rPr>
        <w:instrText xml:space="preserve"> SEQ Gambar_2. \* ARABIC </w:instrText>
      </w:r>
      <w:r w:rsidRPr="00192A27">
        <w:rPr>
          <w:rFonts w:ascii="Times New Roman" w:hAnsi="Times New Roman" w:cs="Times New Roman"/>
          <w:color w:val="000000" w:themeColor="text1"/>
          <w:sz w:val="24"/>
          <w:szCs w:val="24"/>
        </w:rPr>
        <w:fldChar w:fldCharType="separate"/>
      </w:r>
      <w:r w:rsidR="008200F9">
        <w:rPr>
          <w:rFonts w:ascii="Times New Roman" w:hAnsi="Times New Roman" w:cs="Times New Roman"/>
          <w:noProof/>
          <w:color w:val="000000" w:themeColor="text1"/>
          <w:sz w:val="24"/>
          <w:szCs w:val="24"/>
        </w:rPr>
        <w:t>49</w:t>
      </w:r>
      <w:r w:rsidRPr="00192A27">
        <w:rPr>
          <w:rFonts w:ascii="Times New Roman" w:hAnsi="Times New Roman" w:cs="Times New Roman"/>
          <w:color w:val="000000" w:themeColor="text1"/>
          <w:sz w:val="24"/>
          <w:szCs w:val="24"/>
        </w:rPr>
        <w:fldChar w:fldCharType="end"/>
      </w:r>
      <w:r w:rsidRPr="00192A27">
        <w:rPr>
          <w:rFonts w:ascii="Times New Roman" w:hAnsi="Times New Roman" w:cs="Times New Roman"/>
          <w:color w:val="000000" w:themeColor="text1"/>
          <w:sz w:val="24"/>
          <w:szCs w:val="24"/>
          <w:lang w:val="en-US"/>
        </w:rPr>
        <w:t xml:space="preserve"> </w:t>
      </w:r>
      <w:proofErr w:type="spellStart"/>
      <w:r w:rsidRPr="00192A27">
        <w:rPr>
          <w:rFonts w:ascii="Times New Roman" w:hAnsi="Times New Roman" w:cs="Times New Roman"/>
          <w:color w:val="000000" w:themeColor="text1"/>
          <w:sz w:val="24"/>
          <w:szCs w:val="24"/>
          <w:lang w:val="en-US"/>
        </w:rPr>
        <w:t>Desain</w:t>
      </w:r>
      <w:proofErr w:type="spellEnd"/>
      <w:r w:rsidRPr="00192A27">
        <w:rPr>
          <w:rFonts w:ascii="Times New Roman" w:hAnsi="Times New Roman" w:cs="Times New Roman"/>
          <w:color w:val="000000" w:themeColor="text1"/>
          <w:sz w:val="24"/>
          <w:szCs w:val="24"/>
          <w:lang w:val="en-US"/>
        </w:rPr>
        <w:t xml:space="preserve"> </w:t>
      </w:r>
      <w:proofErr w:type="spellStart"/>
      <w:r w:rsidRPr="00192A27">
        <w:rPr>
          <w:rFonts w:ascii="Times New Roman" w:hAnsi="Times New Roman" w:cs="Times New Roman"/>
          <w:color w:val="000000" w:themeColor="text1"/>
          <w:sz w:val="24"/>
          <w:szCs w:val="24"/>
          <w:lang w:val="en-US"/>
        </w:rPr>
        <w:t>Struktur</w:t>
      </w:r>
      <w:proofErr w:type="spellEnd"/>
      <w:r w:rsidRPr="00192A27">
        <w:rPr>
          <w:rFonts w:ascii="Times New Roman" w:hAnsi="Times New Roman" w:cs="Times New Roman"/>
          <w:color w:val="000000" w:themeColor="text1"/>
          <w:sz w:val="24"/>
          <w:szCs w:val="24"/>
          <w:lang w:val="en-US"/>
        </w:rPr>
        <w:t xml:space="preserve"> menu</w:t>
      </w:r>
      <w:bookmarkEnd w:id="104"/>
    </w:p>
    <w:p w14:paraId="16F1A8E9" w14:textId="6736F532" w:rsidR="00E84A68" w:rsidRPr="00192A27" w:rsidRDefault="00CD2F74" w:rsidP="00E84A68">
      <w:pPr>
        <w:rPr>
          <w:rFonts w:ascii="Times New Roman" w:hAnsi="Times New Roman" w:cs="Times New Roman"/>
          <w:b/>
          <w:bCs/>
          <w:noProof/>
          <w:color w:val="000000" w:themeColor="text1"/>
          <w:sz w:val="24"/>
          <w:szCs w:val="24"/>
        </w:rPr>
      </w:pPr>
      <w:r w:rsidRPr="00192A27">
        <w:rPr>
          <w:rFonts w:ascii="Times New Roman" w:hAnsi="Times New Roman" w:cs="Times New Roman"/>
          <w:color w:val="000000" w:themeColor="text1"/>
          <w:sz w:val="24"/>
          <w:szCs w:val="24"/>
        </w:rPr>
        <w:t>Struktur menu dipisahkan berdasarkan aktor sehingga tiap pengguna hanya melihat menu sesuai hak aksesnya. Dari menu Aspirasi, admin dapat membuka detail aspirasi dan memproses progres. Dari menu Laporan Saya, siswa dapat membuka detail laporannya.</w:t>
      </w:r>
    </w:p>
    <w:p w14:paraId="55BB7536" w14:textId="138C7FDF" w:rsidR="00E84A68" w:rsidRPr="00192A27" w:rsidRDefault="00E84A68" w:rsidP="00E84A68">
      <w:pPr>
        <w:rPr>
          <w:rFonts w:ascii="Times New Roman" w:hAnsi="Times New Roman" w:cs="Times New Roman"/>
          <w:b/>
          <w:bCs/>
          <w:noProof/>
          <w:color w:val="000000" w:themeColor="text1"/>
          <w:sz w:val="24"/>
          <w:szCs w:val="24"/>
        </w:rPr>
      </w:pPr>
    </w:p>
    <w:p w14:paraId="10124D08" w14:textId="3EF6B04C" w:rsidR="00E84A68" w:rsidRPr="00A67B42" w:rsidRDefault="00E84A68" w:rsidP="00E84A68">
      <w:pPr>
        <w:rPr>
          <w:rFonts w:ascii="Times New Roman" w:hAnsi="Times New Roman" w:cs="Times New Roman"/>
          <w:b/>
          <w:bCs/>
          <w:noProof/>
          <w:sz w:val="28"/>
          <w:szCs w:val="28"/>
        </w:rPr>
      </w:pPr>
    </w:p>
    <w:p w14:paraId="18D6322C" w14:textId="6C4F7E4D" w:rsidR="002E6B50" w:rsidRPr="00A67B42" w:rsidRDefault="002E6B50" w:rsidP="00E84A68">
      <w:pPr>
        <w:rPr>
          <w:rFonts w:ascii="Times New Roman" w:hAnsi="Times New Roman" w:cs="Times New Roman"/>
          <w:b/>
          <w:bCs/>
          <w:noProof/>
          <w:sz w:val="28"/>
          <w:szCs w:val="28"/>
        </w:rPr>
      </w:pPr>
    </w:p>
    <w:p w14:paraId="3FE178C1" w14:textId="442C0097" w:rsidR="00E74DB6" w:rsidRPr="00A67B42" w:rsidRDefault="00E74DB6" w:rsidP="00E84A68">
      <w:pPr>
        <w:rPr>
          <w:rFonts w:ascii="Times New Roman" w:hAnsi="Times New Roman" w:cs="Times New Roman"/>
          <w:b/>
          <w:bCs/>
          <w:noProof/>
          <w:sz w:val="28"/>
          <w:szCs w:val="28"/>
          <w:lang w:val="en-US"/>
        </w:rPr>
      </w:pPr>
    </w:p>
    <w:p w14:paraId="671F7812" w14:textId="77777777" w:rsidR="00CD2F74" w:rsidRPr="00A67B42" w:rsidRDefault="00CD2F74" w:rsidP="00E84A68">
      <w:pPr>
        <w:rPr>
          <w:rFonts w:ascii="Times New Roman" w:hAnsi="Times New Roman" w:cs="Times New Roman"/>
          <w:b/>
          <w:bCs/>
          <w:noProof/>
          <w:sz w:val="28"/>
          <w:szCs w:val="28"/>
          <w:lang w:val="en-US"/>
        </w:rPr>
      </w:pPr>
    </w:p>
    <w:p w14:paraId="57710443" w14:textId="2E6EFEDC" w:rsidR="00E84A68" w:rsidRPr="00192A27" w:rsidRDefault="00E84A68" w:rsidP="00192A27">
      <w:pPr>
        <w:pStyle w:val="Heading1"/>
        <w:jc w:val="center"/>
        <w:rPr>
          <w:rFonts w:ascii="Times New Roman" w:hAnsi="Times New Roman" w:cs="Times New Roman"/>
          <w:b/>
          <w:bCs/>
          <w:noProof/>
          <w:color w:val="000000" w:themeColor="text1"/>
        </w:rPr>
      </w:pPr>
      <w:bookmarkStart w:id="105" w:name="_Toc243680913"/>
      <w:r w:rsidRPr="00192A27">
        <w:rPr>
          <w:rFonts w:ascii="Times New Roman" w:hAnsi="Times New Roman" w:cs="Times New Roman"/>
          <w:b/>
          <w:bCs/>
          <w:noProof/>
          <w:color w:val="000000" w:themeColor="text1"/>
        </w:rPr>
        <w:t>BAB III</w:t>
      </w:r>
      <w:bookmarkEnd w:id="105"/>
    </w:p>
    <w:p w14:paraId="7334100A" w14:textId="29BA6F97" w:rsidR="00E84A68" w:rsidRPr="00192A27" w:rsidRDefault="00E84A68" w:rsidP="00192A27">
      <w:pPr>
        <w:pStyle w:val="Heading1"/>
        <w:jc w:val="center"/>
        <w:rPr>
          <w:rFonts w:ascii="Times New Roman" w:hAnsi="Times New Roman" w:cs="Times New Roman"/>
          <w:b/>
          <w:bCs/>
          <w:noProof/>
          <w:color w:val="000000" w:themeColor="text1"/>
        </w:rPr>
      </w:pPr>
      <w:bookmarkStart w:id="106" w:name="_Toc243680914"/>
      <w:r w:rsidRPr="00192A27">
        <w:rPr>
          <w:rFonts w:ascii="Times New Roman" w:hAnsi="Times New Roman" w:cs="Times New Roman"/>
          <w:b/>
          <w:bCs/>
          <w:noProof/>
          <w:color w:val="000000" w:themeColor="text1"/>
        </w:rPr>
        <w:t>IMPLEMENTASI DAN PENGUJIAN</w:t>
      </w:r>
      <w:bookmarkEnd w:id="106"/>
    </w:p>
    <w:p w14:paraId="490479E0" w14:textId="64E3FB7A" w:rsidR="002E6B50" w:rsidRPr="00192A27" w:rsidRDefault="00192A27" w:rsidP="00192A27">
      <w:pPr>
        <w:pStyle w:val="Heading2"/>
        <w:rPr>
          <w:rFonts w:ascii="Times New Roman" w:hAnsi="Times New Roman" w:cs="Times New Roman"/>
          <w:b/>
          <w:bCs/>
          <w:noProof/>
          <w:color w:val="000000" w:themeColor="text1"/>
          <w:sz w:val="28"/>
          <w:szCs w:val="28"/>
        </w:rPr>
      </w:pPr>
      <w:bookmarkStart w:id="107" w:name="_Toc243680915"/>
      <w:r w:rsidRPr="00192A27">
        <w:rPr>
          <w:rFonts w:ascii="Times New Roman" w:hAnsi="Times New Roman" w:cs="Times New Roman"/>
          <w:b/>
          <w:bCs/>
          <w:noProof/>
          <w:color w:val="000000" w:themeColor="text1"/>
          <w:sz w:val="28"/>
          <w:szCs w:val="28"/>
          <w:lang w:val="en-US"/>
        </w:rPr>
        <w:t xml:space="preserve">3.1 </w:t>
      </w:r>
      <w:r w:rsidR="00E84A68" w:rsidRPr="00192A27">
        <w:rPr>
          <w:rFonts w:ascii="Times New Roman" w:hAnsi="Times New Roman" w:cs="Times New Roman"/>
          <w:b/>
          <w:bCs/>
          <w:noProof/>
          <w:color w:val="000000" w:themeColor="text1"/>
          <w:sz w:val="28"/>
          <w:szCs w:val="28"/>
        </w:rPr>
        <w:t>Implementasi</w:t>
      </w:r>
      <w:bookmarkEnd w:id="107"/>
    </w:p>
    <w:p w14:paraId="153F5022" w14:textId="5A0473DB" w:rsidR="002E6B50" w:rsidRPr="00A67B42" w:rsidRDefault="00CD2F74" w:rsidP="002E6B50">
      <w:pPr>
        <w:rPr>
          <w:rFonts w:ascii="Times New Roman" w:hAnsi="Times New Roman" w:cs="Times New Roman"/>
          <w:b/>
          <w:bCs/>
          <w:noProof/>
          <w:sz w:val="28"/>
          <w:szCs w:val="28"/>
        </w:rPr>
      </w:pPr>
      <w:r w:rsidRPr="00A67B42">
        <w:rPr>
          <w:rFonts w:ascii="Times New Roman" w:hAnsi="Times New Roman" w:cs="Times New Roman"/>
        </w:rPr>
        <w:t>Implementasi adalah tahap mewujudkan hasil perancangan menjadi aplikasi yang dapat dijalankan. Aplikasi dibangun dengan PHP native menggunakan pola MVC sederhana yang memisahkan pengelolaan data (model), logika proses (controller), dan tampilan (view). Struktur folder aplikasi disajikan pada tabel berikut.</w:t>
      </w:r>
    </w:p>
    <w:p w14:paraId="77DD7385" w14:textId="77777777" w:rsidR="00CD2F74" w:rsidRPr="00A67B42" w:rsidRDefault="00CD2F74" w:rsidP="002E6B50">
      <w:pPr>
        <w:rPr>
          <w:rFonts w:ascii="Times New Roman" w:hAnsi="Times New Roman" w:cs="Times New Roman"/>
          <w:b/>
          <w:bCs/>
          <w:noProof/>
          <w:sz w:val="28"/>
          <w:szCs w:val="28"/>
        </w:rPr>
      </w:pPr>
    </w:p>
    <w:p w14:paraId="3603EE06" w14:textId="6941A0B5" w:rsidR="00077822" w:rsidRPr="00FC7F04" w:rsidRDefault="00FC7F04" w:rsidP="00FC7F04">
      <w:pPr>
        <w:pStyle w:val="Heading2"/>
        <w:ind w:firstLine="720"/>
        <w:rPr>
          <w:rFonts w:ascii="Times New Roman" w:hAnsi="Times New Roman" w:cs="Times New Roman"/>
          <w:b/>
          <w:bCs/>
          <w:noProof/>
          <w:color w:val="000000" w:themeColor="text1"/>
          <w:sz w:val="24"/>
          <w:szCs w:val="24"/>
        </w:rPr>
      </w:pPr>
      <w:bookmarkStart w:id="108" w:name="_Toc243680916"/>
      <w:r w:rsidRPr="00FC7F04">
        <w:rPr>
          <w:rFonts w:ascii="Times New Roman" w:hAnsi="Times New Roman" w:cs="Times New Roman"/>
          <w:b/>
          <w:bCs/>
          <w:noProof/>
          <w:color w:val="000000" w:themeColor="text1"/>
          <w:sz w:val="24"/>
          <w:szCs w:val="24"/>
          <w:lang w:val="en-US"/>
        </w:rPr>
        <w:t xml:space="preserve">3.1.1 </w:t>
      </w:r>
      <w:r w:rsidR="00E84A68" w:rsidRPr="00FC7F04">
        <w:rPr>
          <w:rFonts w:ascii="Times New Roman" w:hAnsi="Times New Roman" w:cs="Times New Roman"/>
          <w:b/>
          <w:bCs/>
          <w:noProof/>
          <w:color w:val="000000" w:themeColor="text1"/>
          <w:sz w:val="24"/>
          <w:szCs w:val="24"/>
        </w:rPr>
        <w:t>Implementasi Tabel</w:t>
      </w:r>
      <w:bookmarkEnd w:id="108"/>
    </w:p>
    <w:p w14:paraId="3E62E165" w14:textId="768F2F46" w:rsidR="00CD2F74" w:rsidRPr="00FC7F04" w:rsidRDefault="00CD2F74" w:rsidP="00CD2F74">
      <w:pPr>
        <w:rPr>
          <w:rFonts w:ascii="Times New Roman" w:hAnsi="Times New Roman" w:cs="Times New Roman"/>
          <w:b/>
          <w:bCs/>
          <w:noProof/>
          <w:color w:val="000000" w:themeColor="text1"/>
          <w:sz w:val="24"/>
          <w:szCs w:val="24"/>
        </w:rPr>
      </w:pPr>
      <w:r w:rsidRPr="00FC7F04">
        <w:rPr>
          <w:rFonts w:ascii="Times New Roman" w:hAnsi="Times New Roman" w:cs="Times New Roman"/>
          <w:color w:val="000000" w:themeColor="text1"/>
          <w:sz w:val="24"/>
          <w:szCs w:val="24"/>
        </w:rPr>
        <w:t xml:space="preserve">Database </w:t>
      </w:r>
      <w:r w:rsidRPr="00FC7F04">
        <w:rPr>
          <w:rStyle w:val="HTMLCode"/>
          <w:rFonts w:ascii="Times New Roman" w:eastAsiaTheme="minorHAnsi" w:hAnsi="Times New Roman" w:cs="Times New Roman"/>
          <w:color w:val="000000" w:themeColor="text1"/>
          <w:sz w:val="24"/>
          <w:szCs w:val="24"/>
        </w:rPr>
        <w:t>pengaduan_sekolah</w:t>
      </w:r>
      <w:r w:rsidRPr="00FC7F04">
        <w:rPr>
          <w:rFonts w:ascii="Times New Roman" w:hAnsi="Times New Roman" w:cs="Times New Roman"/>
          <w:color w:val="000000" w:themeColor="text1"/>
          <w:sz w:val="24"/>
          <w:szCs w:val="24"/>
        </w:rPr>
        <w:t xml:space="preserve"> dibuat dengan enam tabel sesuai rancangan. Struktur masing-masing tabel setelah dibuat ditampilkan pada gambar berikut.</w:t>
      </w:r>
    </w:p>
    <w:p w14:paraId="18218BD8" w14:textId="77777777" w:rsidR="00FC7F04" w:rsidRPr="00FC7F04" w:rsidRDefault="00077822" w:rsidP="008200F9">
      <w:pPr>
        <w:keepNext/>
        <w:jc w:val="center"/>
        <w:rPr>
          <w:color w:val="000000" w:themeColor="text1"/>
          <w:sz w:val="24"/>
          <w:szCs w:val="24"/>
        </w:rPr>
      </w:pPr>
      <w:r w:rsidRPr="00FC7F04">
        <w:rPr>
          <w:rFonts w:ascii="Times New Roman" w:hAnsi="Times New Roman" w:cs="Times New Roman"/>
          <w:b/>
          <w:bCs/>
          <w:noProof/>
          <w:color w:val="000000" w:themeColor="text1"/>
          <w:sz w:val="24"/>
          <w:szCs w:val="24"/>
        </w:rPr>
        <w:drawing>
          <wp:inline distT="0" distB="0" distL="0" distR="0" wp14:anchorId="62005F9C" wp14:editId="74697555">
            <wp:extent cx="5731510" cy="1388110"/>
            <wp:effectExtent l="0" t="0" r="2540" b="254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Screenshot 2026-10-20 204438.png"/>
                    <pic:cNvPicPr/>
                  </pic:nvPicPr>
                  <pic:blipFill>
                    <a:blip r:embed="rId56">
                      <a:extLst>
                        <a:ext uri="{28A0092B-C50C-407E-A947-70E740481C1C}">
                          <a14:useLocalDpi xmlns:a14="http://schemas.microsoft.com/office/drawing/2010/main" val="0"/>
                        </a:ext>
                      </a:extLst>
                    </a:blip>
                    <a:stretch>
                      <a:fillRect/>
                    </a:stretch>
                  </pic:blipFill>
                  <pic:spPr>
                    <a:xfrm>
                      <a:off x="0" y="0"/>
                      <a:ext cx="5731510" cy="1388110"/>
                    </a:xfrm>
                    <a:prstGeom prst="rect">
                      <a:avLst/>
                    </a:prstGeom>
                  </pic:spPr>
                </pic:pic>
              </a:graphicData>
            </a:graphic>
          </wp:inline>
        </w:drawing>
      </w:r>
    </w:p>
    <w:p w14:paraId="3325E1CD" w14:textId="387F9419" w:rsidR="00077822" w:rsidRPr="00FC7F04" w:rsidRDefault="00FC7F04" w:rsidP="008200F9">
      <w:pPr>
        <w:pStyle w:val="Caption"/>
        <w:jc w:val="center"/>
        <w:rPr>
          <w:rFonts w:ascii="Times New Roman" w:hAnsi="Times New Roman" w:cs="Times New Roman"/>
          <w:b/>
          <w:bCs/>
          <w:noProof/>
          <w:color w:val="000000" w:themeColor="text1"/>
          <w:sz w:val="24"/>
          <w:szCs w:val="24"/>
        </w:rPr>
      </w:pPr>
      <w:bookmarkStart w:id="109" w:name="_Toc243681101"/>
      <w:r w:rsidRPr="00FC7F04">
        <w:rPr>
          <w:color w:val="000000" w:themeColor="text1"/>
          <w:sz w:val="24"/>
          <w:szCs w:val="24"/>
        </w:rPr>
        <w:t xml:space="preserve">Gambar 3. </w:t>
      </w:r>
      <w:r w:rsidRPr="00FC7F04">
        <w:rPr>
          <w:color w:val="000000" w:themeColor="text1"/>
          <w:sz w:val="24"/>
          <w:szCs w:val="24"/>
        </w:rPr>
        <w:fldChar w:fldCharType="begin"/>
      </w:r>
      <w:r w:rsidRPr="00FC7F04">
        <w:rPr>
          <w:color w:val="000000" w:themeColor="text1"/>
          <w:sz w:val="24"/>
          <w:szCs w:val="24"/>
        </w:rPr>
        <w:instrText xml:space="preserve"> SEQ Gambar_3. \* ARABIC </w:instrText>
      </w:r>
      <w:r w:rsidRPr="00FC7F04">
        <w:rPr>
          <w:color w:val="000000" w:themeColor="text1"/>
          <w:sz w:val="24"/>
          <w:szCs w:val="24"/>
        </w:rPr>
        <w:fldChar w:fldCharType="separate"/>
      </w:r>
      <w:r w:rsidR="00BC201E">
        <w:rPr>
          <w:noProof/>
          <w:color w:val="000000" w:themeColor="text1"/>
          <w:sz w:val="24"/>
          <w:szCs w:val="24"/>
        </w:rPr>
        <w:t>1</w:t>
      </w:r>
      <w:r w:rsidRPr="00FC7F04">
        <w:rPr>
          <w:color w:val="000000" w:themeColor="text1"/>
          <w:sz w:val="24"/>
          <w:szCs w:val="24"/>
        </w:rPr>
        <w:fldChar w:fldCharType="end"/>
      </w:r>
      <w:r w:rsidRPr="00FC7F04">
        <w:rPr>
          <w:color w:val="000000" w:themeColor="text1"/>
          <w:sz w:val="24"/>
          <w:szCs w:val="24"/>
          <w:lang w:val="en-US"/>
        </w:rPr>
        <w:t xml:space="preserve"> </w:t>
      </w:r>
      <w:proofErr w:type="spellStart"/>
      <w:r w:rsidRPr="00FC7F04">
        <w:rPr>
          <w:color w:val="000000" w:themeColor="text1"/>
          <w:sz w:val="24"/>
          <w:szCs w:val="24"/>
          <w:lang w:val="en-US"/>
        </w:rPr>
        <w:t>tabel</w:t>
      </w:r>
      <w:proofErr w:type="spellEnd"/>
      <w:r w:rsidRPr="00FC7F04">
        <w:rPr>
          <w:color w:val="000000" w:themeColor="text1"/>
          <w:sz w:val="24"/>
          <w:szCs w:val="24"/>
          <w:lang w:val="en-US"/>
        </w:rPr>
        <w:t xml:space="preserve"> admin</w:t>
      </w:r>
      <w:bookmarkEnd w:id="109"/>
    </w:p>
    <w:p w14:paraId="148C95B8" w14:textId="27A7B822" w:rsidR="00077822" w:rsidRPr="00FC7F04" w:rsidRDefault="00CD2F74" w:rsidP="00077822">
      <w:pPr>
        <w:rPr>
          <w:rFonts w:ascii="Times New Roman" w:hAnsi="Times New Roman" w:cs="Times New Roman"/>
          <w:color w:val="000000" w:themeColor="text1"/>
          <w:sz w:val="24"/>
          <w:szCs w:val="24"/>
        </w:rPr>
      </w:pPr>
      <w:r w:rsidRPr="00FC7F04">
        <w:rPr>
          <w:rFonts w:ascii="Times New Roman" w:hAnsi="Times New Roman" w:cs="Times New Roman"/>
          <w:color w:val="000000" w:themeColor="text1"/>
          <w:sz w:val="24"/>
          <w:szCs w:val="24"/>
        </w:rPr>
        <w:t>Tabel admin memiliki kolom id_admin sebagai primary key serta username yang bersifat unik.</w:t>
      </w:r>
    </w:p>
    <w:p w14:paraId="684FBCA0" w14:textId="77777777" w:rsidR="00CD2F74" w:rsidRPr="00FC7F04" w:rsidRDefault="00CD2F74" w:rsidP="00077822">
      <w:pPr>
        <w:rPr>
          <w:rFonts w:ascii="Times New Roman" w:hAnsi="Times New Roman" w:cs="Times New Roman"/>
          <w:b/>
          <w:bCs/>
          <w:noProof/>
          <w:color w:val="000000" w:themeColor="text1"/>
          <w:sz w:val="24"/>
          <w:szCs w:val="24"/>
        </w:rPr>
      </w:pPr>
    </w:p>
    <w:p w14:paraId="770CD0BE" w14:textId="77777777" w:rsidR="00FC7F04" w:rsidRPr="00FC7F04" w:rsidRDefault="00077822" w:rsidP="008200F9">
      <w:pPr>
        <w:keepNext/>
        <w:jc w:val="center"/>
        <w:rPr>
          <w:color w:val="000000" w:themeColor="text1"/>
          <w:sz w:val="24"/>
          <w:szCs w:val="24"/>
        </w:rPr>
      </w:pPr>
      <w:r w:rsidRPr="00FC7F04">
        <w:rPr>
          <w:rFonts w:ascii="Times New Roman" w:hAnsi="Times New Roman" w:cs="Times New Roman"/>
          <w:b/>
          <w:bCs/>
          <w:noProof/>
          <w:color w:val="000000" w:themeColor="text1"/>
          <w:sz w:val="24"/>
          <w:szCs w:val="24"/>
        </w:rPr>
        <w:drawing>
          <wp:inline distT="0" distB="0" distL="0" distR="0" wp14:anchorId="5F99F863" wp14:editId="2DFAC353">
            <wp:extent cx="5731510" cy="1904365"/>
            <wp:effectExtent l="0" t="0" r="2540" b="63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Screenshot 2026-10-20 205340.png"/>
                    <pic:cNvPicPr/>
                  </pic:nvPicPr>
                  <pic:blipFill>
                    <a:blip r:embed="rId57">
                      <a:extLst>
                        <a:ext uri="{28A0092B-C50C-407E-A947-70E740481C1C}">
                          <a14:useLocalDpi xmlns:a14="http://schemas.microsoft.com/office/drawing/2010/main" val="0"/>
                        </a:ext>
                      </a:extLst>
                    </a:blip>
                    <a:stretch>
                      <a:fillRect/>
                    </a:stretch>
                  </pic:blipFill>
                  <pic:spPr>
                    <a:xfrm>
                      <a:off x="0" y="0"/>
                      <a:ext cx="5731510" cy="1904365"/>
                    </a:xfrm>
                    <a:prstGeom prst="rect">
                      <a:avLst/>
                    </a:prstGeom>
                  </pic:spPr>
                </pic:pic>
              </a:graphicData>
            </a:graphic>
          </wp:inline>
        </w:drawing>
      </w:r>
    </w:p>
    <w:p w14:paraId="0C916EAB" w14:textId="1A6117EF" w:rsidR="00077822" w:rsidRPr="00FC7F04" w:rsidRDefault="00FC7F04" w:rsidP="008200F9">
      <w:pPr>
        <w:pStyle w:val="Caption"/>
        <w:jc w:val="center"/>
        <w:rPr>
          <w:rFonts w:ascii="Times New Roman" w:hAnsi="Times New Roman" w:cs="Times New Roman"/>
          <w:b/>
          <w:bCs/>
          <w:noProof/>
          <w:color w:val="000000" w:themeColor="text1"/>
          <w:sz w:val="24"/>
          <w:szCs w:val="24"/>
        </w:rPr>
      </w:pPr>
      <w:bookmarkStart w:id="110" w:name="_Toc243681102"/>
      <w:r w:rsidRPr="00FC7F04">
        <w:rPr>
          <w:color w:val="000000" w:themeColor="text1"/>
          <w:sz w:val="24"/>
          <w:szCs w:val="24"/>
        </w:rPr>
        <w:t xml:space="preserve">Gambar 3. </w:t>
      </w:r>
      <w:r w:rsidRPr="00FC7F04">
        <w:rPr>
          <w:color w:val="000000" w:themeColor="text1"/>
          <w:sz w:val="24"/>
          <w:szCs w:val="24"/>
        </w:rPr>
        <w:fldChar w:fldCharType="begin"/>
      </w:r>
      <w:r w:rsidRPr="00FC7F04">
        <w:rPr>
          <w:color w:val="000000" w:themeColor="text1"/>
          <w:sz w:val="24"/>
          <w:szCs w:val="24"/>
        </w:rPr>
        <w:instrText xml:space="preserve"> SEQ Gambar_3. \* ARABIC </w:instrText>
      </w:r>
      <w:r w:rsidRPr="00FC7F04">
        <w:rPr>
          <w:color w:val="000000" w:themeColor="text1"/>
          <w:sz w:val="24"/>
          <w:szCs w:val="24"/>
        </w:rPr>
        <w:fldChar w:fldCharType="separate"/>
      </w:r>
      <w:r w:rsidR="00BC201E">
        <w:rPr>
          <w:noProof/>
          <w:color w:val="000000" w:themeColor="text1"/>
          <w:sz w:val="24"/>
          <w:szCs w:val="24"/>
        </w:rPr>
        <w:t>2</w:t>
      </w:r>
      <w:r w:rsidRPr="00FC7F04">
        <w:rPr>
          <w:color w:val="000000" w:themeColor="text1"/>
          <w:sz w:val="24"/>
          <w:szCs w:val="24"/>
        </w:rPr>
        <w:fldChar w:fldCharType="end"/>
      </w:r>
      <w:r w:rsidRPr="00FC7F04">
        <w:rPr>
          <w:color w:val="000000" w:themeColor="text1"/>
          <w:sz w:val="24"/>
          <w:szCs w:val="24"/>
          <w:lang w:val="en-US"/>
        </w:rPr>
        <w:t xml:space="preserve"> </w:t>
      </w:r>
      <w:proofErr w:type="spellStart"/>
      <w:r w:rsidRPr="00FC7F04">
        <w:rPr>
          <w:color w:val="000000" w:themeColor="text1"/>
          <w:sz w:val="24"/>
          <w:szCs w:val="24"/>
          <w:lang w:val="en-US"/>
        </w:rPr>
        <w:t>tabel</w:t>
      </w:r>
      <w:proofErr w:type="spellEnd"/>
      <w:r w:rsidRPr="00FC7F04">
        <w:rPr>
          <w:color w:val="000000" w:themeColor="text1"/>
          <w:sz w:val="24"/>
          <w:szCs w:val="24"/>
          <w:lang w:val="en-US"/>
        </w:rPr>
        <w:t xml:space="preserve"> </w:t>
      </w:r>
      <w:proofErr w:type="spellStart"/>
      <w:r w:rsidRPr="00FC7F04">
        <w:rPr>
          <w:color w:val="000000" w:themeColor="text1"/>
          <w:sz w:val="24"/>
          <w:szCs w:val="24"/>
          <w:lang w:val="en-US"/>
        </w:rPr>
        <w:t>siswa</w:t>
      </w:r>
      <w:bookmarkEnd w:id="110"/>
      <w:proofErr w:type="spellEnd"/>
    </w:p>
    <w:p w14:paraId="7814B540" w14:textId="6A97EF8B" w:rsidR="00077822" w:rsidRPr="00FC7F04" w:rsidRDefault="00CD2F74" w:rsidP="00077822">
      <w:pPr>
        <w:rPr>
          <w:rFonts w:ascii="Times New Roman" w:hAnsi="Times New Roman" w:cs="Times New Roman"/>
          <w:b/>
          <w:bCs/>
          <w:noProof/>
          <w:color w:val="000000" w:themeColor="text1"/>
          <w:sz w:val="24"/>
          <w:szCs w:val="24"/>
        </w:rPr>
      </w:pPr>
      <w:r w:rsidRPr="00FC7F04">
        <w:rPr>
          <w:rFonts w:ascii="Times New Roman" w:hAnsi="Times New Roman" w:cs="Times New Roman"/>
          <w:color w:val="000000" w:themeColor="text1"/>
          <w:sz w:val="24"/>
          <w:szCs w:val="24"/>
        </w:rPr>
        <w:t>Tabel siswa memiliki primary key id_siswa dan kolom nis yang bersifat unik.</w:t>
      </w:r>
    </w:p>
    <w:p w14:paraId="1962B769" w14:textId="01662BD3" w:rsidR="00077822" w:rsidRPr="00FC7F04" w:rsidRDefault="00077822" w:rsidP="00077822">
      <w:pPr>
        <w:rPr>
          <w:rFonts w:ascii="Times New Roman" w:hAnsi="Times New Roman" w:cs="Times New Roman"/>
          <w:b/>
          <w:bCs/>
          <w:noProof/>
          <w:color w:val="000000" w:themeColor="text1"/>
          <w:sz w:val="24"/>
          <w:szCs w:val="24"/>
        </w:rPr>
      </w:pPr>
    </w:p>
    <w:p w14:paraId="47ABF840" w14:textId="2B5F7B5F" w:rsidR="00077822" w:rsidRPr="00FC7F04" w:rsidRDefault="00077822" w:rsidP="00077822">
      <w:pPr>
        <w:rPr>
          <w:rFonts w:ascii="Times New Roman" w:hAnsi="Times New Roman" w:cs="Times New Roman"/>
          <w:b/>
          <w:bCs/>
          <w:noProof/>
          <w:color w:val="000000" w:themeColor="text1"/>
          <w:sz w:val="24"/>
          <w:szCs w:val="24"/>
        </w:rPr>
      </w:pPr>
    </w:p>
    <w:p w14:paraId="090CC73A" w14:textId="4A43BC22" w:rsidR="00077822" w:rsidRPr="00FC7F04" w:rsidRDefault="00077822" w:rsidP="00077822">
      <w:pPr>
        <w:rPr>
          <w:rFonts w:ascii="Times New Roman" w:hAnsi="Times New Roman" w:cs="Times New Roman"/>
          <w:b/>
          <w:bCs/>
          <w:noProof/>
          <w:color w:val="000000" w:themeColor="text1"/>
          <w:sz w:val="24"/>
          <w:szCs w:val="24"/>
        </w:rPr>
      </w:pPr>
    </w:p>
    <w:p w14:paraId="239549CE" w14:textId="313D3B6E" w:rsidR="00077822" w:rsidRPr="00FC7F04" w:rsidRDefault="00077822" w:rsidP="00077822">
      <w:pPr>
        <w:rPr>
          <w:rFonts w:ascii="Times New Roman" w:hAnsi="Times New Roman" w:cs="Times New Roman"/>
          <w:b/>
          <w:bCs/>
          <w:noProof/>
          <w:color w:val="000000" w:themeColor="text1"/>
          <w:sz w:val="24"/>
          <w:szCs w:val="24"/>
        </w:rPr>
      </w:pPr>
    </w:p>
    <w:p w14:paraId="565B4B93" w14:textId="77777777" w:rsidR="00FC7F04" w:rsidRPr="00FC7F04" w:rsidRDefault="00077822" w:rsidP="008200F9">
      <w:pPr>
        <w:keepNext/>
        <w:jc w:val="center"/>
        <w:rPr>
          <w:color w:val="000000" w:themeColor="text1"/>
          <w:sz w:val="24"/>
          <w:szCs w:val="24"/>
        </w:rPr>
      </w:pPr>
      <w:r w:rsidRPr="00FC7F04">
        <w:rPr>
          <w:rFonts w:ascii="Times New Roman" w:hAnsi="Times New Roman" w:cs="Times New Roman"/>
          <w:b/>
          <w:bCs/>
          <w:noProof/>
          <w:color w:val="000000" w:themeColor="text1"/>
          <w:sz w:val="24"/>
          <w:szCs w:val="24"/>
        </w:rPr>
        <w:drawing>
          <wp:inline distT="0" distB="0" distL="0" distR="0" wp14:anchorId="03D0A8D7" wp14:editId="6B7E38B7">
            <wp:extent cx="5731510" cy="1971040"/>
            <wp:effectExtent l="0" t="0" r="254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Screenshot 2026-10-20 205355.png"/>
                    <pic:cNvPicPr/>
                  </pic:nvPicPr>
                  <pic:blipFill>
                    <a:blip r:embed="rId58">
                      <a:extLst>
                        <a:ext uri="{28A0092B-C50C-407E-A947-70E740481C1C}">
                          <a14:useLocalDpi xmlns:a14="http://schemas.microsoft.com/office/drawing/2010/main" val="0"/>
                        </a:ext>
                      </a:extLst>
                    </a:blip>
                    <a:stretch>
                      <a:fillRect/>
                    </a:stretch>
                  </pic:blipFill>
                  <pic:spPr>
                    <a:xfrm>
                      <a:off x="0" y="0"/>
                      <a:ext cx="5731510" cy="1971040"/>
                    </a:xfrm>
                    <a:prstGeom prst="rect">
                      <a:avLst/>
                    </a:prstGeom>
                  </pic:spPr>
                </pic:pic>
              </a:graphicData>
            </a:graphic>
          </wp:inline>
        </w:drawing>
      </w:r>
    </w:p>
    <w:p w14:paraId="151DAB67" w14:textId="427A1474" w:rsidR="00077822" w:rsidRPr="00FC7F04" w:rsidRDefault="00FC7F04" w:rsidP="008200F9">
      <w:pPr>
        <w:pStyle w:val="Caption"/>
        <w:jc w:val="center"/>
        <w:rPr>
          <w:rFonts w:ascii="Times New Roman" w:hAnsi="Times New Roman" w:cs="Times New Roman"/>
          <w:b/>
          <w:bCs/>
          <w:noProof/>
          <w:color w:val="000000" w:themeColor="text1"/>
          <w:sz w:val="24"/>
          <w:szCs w:val="24"/>
        </w:rPr>
      </w:pPr>
      <w:bookmarkStart w:id="111" w:name="_Toc243681103"/>
      <w:r w:rsidRPr="00FC7F04">
        <w:rPr>
          <w:color w:val="000000" w:themeColor="text1"/>
          <w:sz w:val="24"/>
          <w:szCs w:val="24"/>
        </w:rPr>
        <w:t xml:space="preserve">Gambar 3. </w:t>
      </w:r>
      <w:r w:rsidRPr="00FC7F04">
        <w:rPr>
          <w:color w:val="000000" w:themeColor="text1"/>
          <w:sz w:val="24"/>
          <w:szCs w:val="24"/>
        </w:rPr>
        <w:fldChar w:fldCharType="begin"/>
      </w:r>
      <w:r w:rsidRPr="00FC7F04">
        <w:rPr>
          <w:color w:val="000000" w:themeColor="text1"/>
          <w:sz w:val="24"/>
          <w:szCs w:val="24"/>
        </w:rPr>
        <w:instrText xml:space="preserve"> SEQ Gambar_3. \* ARABIC </w:instrText>
      </w:r>
      <w:r w:rsidRPr="00FC7F04">
        <w:rPr>
          <w:color w:val="000000" w:themeColor="text1"/>
          <w:sz w:val="24"/>
          <w:szCs w:val="24"/>
        </w:rPr>
        <w:fldChar w:fldCharType="separate"/>
      </w:r>
      <w:r w:rsidR="00BC201E">
        <w:rPr>
          <w:noProof/>
          <w:color w:val="000000" w:themeColor="text1"/>
          <w:sz w:val="24"/>
          <w:szCs w:val="24"/>
        </w:rPr>
        <w:t>3</w:t>
      </w:r>
      <w:r w:rsidRPr="00FC7F04">
        <w:rPr>
          <w:color w:val="000000" w:themeColor="text1"/>
          <w:sz w:val="24"/>
          <w:szCs w:val="24"/>
        </w:rPr>
        <w:fldChar w:fldCharType="end"/>
      </w:r>
      <w:r w:rsidRPr="00FC7F04">
        <w:rPr>
          <w:color w:val="000000" w:themeColor="text1"/>
          <w:sz w:val="24"/>
          <w:szCs w:val="24"/>
          <w:lang w:val="en-US"/>
        </w:rPr>
        <w:t xml:space="preserve"> </w:t>
      </w:r>
      <w:proofErr w:type="spellStart"/>
      <w:r w:rsidRPr="00FC7F04">
        <w:rPr>
          <w:color w:val="000000" w:themeColor="text1"/>
          <w:sz w:val="24"/>
          <w:szCs w:val="24"/>
          <w:lang w:val="en-US"/>
        </w:rPr>
        <w:t>tabel</w:t>
      </w:r>
      <w:proofErr w:type="spellEnd"/>
      <w:r w:rsidRPr="00FC7F04">
        <w:rPr>
          <w:color w:val="000000" w:themeColor="text1"/>
          <w:sz w:val="24"/>
          <w:szCs w:val="24"/>
          <w:lang w:val="en-US"/>
        </w:rPr>
        <w:t xml:space="preserve"> </w:t>
      </w:r>
      <w:proofErr w:type="spellStart"/>
      <w:r w:rsidRPr="00FC7F04">
        <w:rPr>
          <w:color w:val="000000" w:themeColor="text1"/>
          <w:sz w:val="24"/>
          <w:szCs w:val="24"/>
          <w:lang w:val="en-US"/>
        </w:rPr>
        <w:t>progres</w:t>
      </w:r>
      <w:bookmarkEnd w:id="111"/>
      <w:proofErr w:type="spellEnd"/>
    </w:p>
    <w:p w14:paraId="333431E6" w14:textId="7AC85366" w:rsidR="00077822" w:rsidRPr="00FC7F04" w:rsidRDefault="00DB41E0" w:rsidP="00077822">
      <w:pPr>
        <w:rPr>
          <w:rFonts w:ascii="Times New Roman" w:hAnsi="Times New Roman" w:cs="Times New Roman"/>
          <w:b/>
          <w:bCs/>
          <w:noProof/>
          <w:color w:val="000000" w:themeColor="text1"/>
          <w:sz w:val="24"/>
          <w:szCs w:val="24"/>
        </w:rPr>
      </w:pPr>
      <w:r w:rsidRPr="00FC7F04">
        <w:rPr>
          <w:rFonts w:ascii="Times New Roman" w:hAnsi="Times New Roman" w:cs="Times New Roman"/>
          <w:color w:val="000000" w:themeColor="text1"/>
          <w:sz w:val="24"/>
          <w:szCs w:val="24"/>
        </w:rPr>
        <w:t>Kolom status_progres bertipe ENUM sehingga hanya menerima nilai menunggu, dikerjakan, selesai, atau ditolak.</w:t>
      </w:r>
    </w:p>
    <w:p w14:paraId="5411592F" w14:textId="38975304" w:rsidR="00077822" w:rsidRPr="00FC7F04" w:rsidRDefault="00077822" w:rsidP="00077822">
      <w:pPr>
        <w:rPr>
          <w:rFonts w:ascii="Times New Roman" w:hAnsi="Times New Roman" w:cs="Times New Roman"/>
          <w:b/>
          <w:bCs/>
          <w:noProof/>
          <w:color w:val="000000" w:themeColor="text1"/>
          <w:sz w:val="24"/>
          <w:szCs w:val="24"/>
        </w:rPr>
      </w:pPr>
    </w:p>
    <w:p w14:paraId="6B8EAED8" w14:textId="77777777" w:rsidR="00FC7F04" w:rsidRPr="00FC7F04" w:rsidRDefault="00077822" w:rsidP="008200F9">
      <w:pPr>
        <w:keepNext/>
        <w:jc w:val="center"/>
        <w:rPr>
          <w:color w:val="000000" w:themeColor="text1"/>
          <w:sz w:val="24"/>
          <w:szCs w:val="24"/>
        </w:rPr>
      </w:pPr>
      <w:r w:rsidRPr="00FC7F04">
        <w:rPr>
          <w:rFonts w:ascii="Times New Roman" w:hAnsi="Times New Roman" w:cs="Times New Roman"/>
          <w:b/>
          <w:bCs/>
          <w:noProof/>
          <w:color w:val="000000" w:themeColor="text1"/>
          <w:sz w:val="24"/>
          <w:szCs w:val="24"/>
        </w:rPr>
        <w:drawing>
          <wp:inline distT="0" distB="0" distL="0" distR="0" wp14:anchorId="7AD19159" wp14:editId="3E75C5A8">
            <wp:extent cx="5731510" cy="744855"/>
            <wp:effectExtent l="0" t="0" r="254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Screenshot 2026-10-20 205650.png"/>
                    <pic:cNvPicPr/>
                  </pic:nvPicPr>
                  <pic:blipFill>
                    <a:blip r:embed="rId59">
                      <a:extLst>
                        <a:ext uri="{28A0092B-C50C-407E-A947-70E740481C1C}">
                          <a14:useLocalDpi xmlns:a14="http://schemas.microsoft.com/office/drawing/2010/main" val="0"/>
                        </a:ext>
                      </a:extLst>
                    </a:blip>
                    <a:stretch>
                      <a:fillRect/>
                    </a:stretch>
                  </pic:blipFill>
                  <pic:spPr>
                    <a:xfrm>
                      <a:off x="0" y="0"/>
                      <a:ext cx="5731510" cy="744855"/>
                    </a:xfrm>
                    <a:prstGeom prst="rect">
                      <a:avLst/>
                    </a:prstGeom>
                  </pic:spPr>
                </pic:pic>
              </a:graphicData>
            </a:graphic>
          </wp:inline>
        </w:drawing>
      </w:r>
    </w:p>
    <w:p w14:paraId="20588C5C" w14:textId="042F41BD" w:rsidR="00077822" w:rsidRPr="00FC7F04" w:rsidRDefault="00FC7F04" w:rsidP="008200F9">
      <w:pPr>
        <w:pStyle w:val="Caption"/>
        <w:jc w:val="center"/>
        <w:rPr>
          <w:rFonts w:ascii="Times New Roman" w:hAnsi="Times New Roman" w:cs="Times New Roman"/>
          <w:b/>
          <w:bCs/>
          <w:noProof/>
          <w:color w:val="000000" w:themeColor="text1"/>
          <w:sz w:val="24"/>
          <w:szCs w:val="24"/>
        </w:rPr>
      </w:pPr>
      <w:bookmarkStart w:id="112" w:name="_Toc243681104"/>
      <w:r w:rsidRPr="00FC7F04">
        <w:rPr>
          <w:color w:val="000000" w:themeColor="text1"/>
          <w:sz w:val="24"/>
          <w:szCs w:val="24"/>
        </w:rPr>
        <w:t xml:space="preserve">Gambar 3. </w:t>
      </w:r>
      <w:r w:rsidRPr="00FC7F04">
        <w:rPr>
          <w:color w:val="000000" w:themeColor="text1"/>
          <w:sz w:val="24"/>
          <w:szCs w:val="24"/>
        </w:rPr>
        <w:fldChar w:fldCharType="begin"/>
      </w:r>
      <w:r w:rsidRPr="00FC7F04">
        <w:rPr>
          <w:color w:val="000000" w:themeColor="text1"/>
          <w:sz w:val="24"/>
          <w:szCs w:val="24"/>
        </w:rPr>
        <w:instrText xml:space="preserve"> SEQ Gambar_3. \* ARABIC </w:instrText>
      </w:r>
      <w:r w:rsidRPr="00FC7F04">
        <w:rPr>
          <w:color w:val="000000" w:themeColor="text1"/>
          <w:sz w:val="24"/>
          <w:szCs w:val="24"/>
        </w:rPr>
        <w:fldChar w:fldCharType="separate"/>
      </w:r>
      <w:r w:rsidR="00BC201E">
        <w:rPr>
          <w:noProof/>
          <w:color w:val="000000" w:themeColor="text1"/>
          <w:sz w:val="24"/>
          <w:szCs w:val="24"/>
        </w:rPr>
        <w:t>4</w:t>
      </w:r>
      <w:r w:rsidRPr="00FC7F04">
        <w:rPr>
          <w:color w:val="000000" w:themeColor="text1"/>
          <w:sz w:val="24"/>
          <w:szCs w:val="24"/>
        </w:rPr>
        <w:fldChar w:fldCharType="end"/>
      </w:r>
      <w:r w:rsidRPr="00FC7F04">
        <w:rPr>
          <w:color w:val="000000" w:themeColor="text1"/>
          <w:sz w:val="24"/>
          <w:szCs w:val="24"/>
          <w:lang w:val="en-US"/>
        </w:rPr>
        <w:t xml:space="preserve"> </w:t>
      </w:r>
      <w:proofErr w:type="spellStart"/>
      <w:r w:rsidRPr="00FC7F04">
        <w:rPr>
          <w:color w:val="000000" w:themeColor="text1"/>
          <w:sz w:val="24"/>
          <w:szCs w:val="24"/>
          <w:lang w:val="en-US"/>
        </w:rPr>
        <w:t>tabel</w:t>
      </w:r>
      <w:proofErr w:type="spellEnd"/>
      <w:r w:rsidRPr="00FC7F04">
        <w:rPr>
          <w:color w:val="000000" w:themeColor="text1"/>
          <w:sz w:val="24"/>
          <w:szCs w:val="24"/>
          <w:lang w:val="en-US"/>
        </w:rPr>
        <w:t xml:space="preserve"> </w:t>
      </w:r>
      <w:proofErr w:type="spellStart"/>
      <w:r w:rsidRPr="00FC7F04">
        <w:rPr>
          <w:color w:val="000000" w:themeColor="text1"/>
          <w:sz w:val="24"/>
          <w:szCs w:val="24"/>
          <w:lang w:val="en-US"/>
        </w:rPr>
        <w:t>kategori</w:t>
      </w:r>
      <w:bookmarkEnd w:id="112"/>
      <w:proofErr w:type="spellEnd"/>
    </w:p>
    <w:p w14:paraId="48F342F9" w14:textId="33B31A43" w:rsidR="00077822" w:rsidRPr="00FC7F04" w:rsidRDefault="00DB41E0" w:rsidP="00077822">
      <w:pPr>
        <w:rPr>
          <w:rFonts w:ascii="Times New Roman" w:hAnsi="Times New Roman" w:cs="Times New Roman"/>
          <w:b/>
          <w:bCs/>
          <w:noProof/>
          <w:color w:val="000000" w:themeColor="text1"/>
          <w:sz w:val="24"/>
          <w:szCs w:val="24"/>
        </w:rPr>
      </w:pPr>
      <w:r w:rsidRPr="00FC7F04">
        <w:rPr>
          <w:rFonts w:ascii="Times New Roman" w:hAnsi="Times New Roman" w:cs="Times New Roman"/>
          <w:color w:val="000000" w:themeColor="text1"/>
          <w:sz w:val="24"/>
          <w:szCs w:val="24"/>
        </w:rPr>
        <w:t>Tabel kategori menyimpan jenis pengaduan dengan primary key id_kategori.</w:t>
      </w:r>
    </w:p>
    <w:p w14:paraId="09A85BE8" w14:textId="472C8C8E" w:rsidR="00077822" w:rsidRPr="00FC7F04" w:rsidRDefault="00077822" w:rsidP="00077822">
      <w:pPr>
        <w:rPr>
          <w:rFonts w:ascii="Times New Roman" w:hAnsi="Times New Roman" w:cs="Times New Roman"/>
          <w:b/>
          <w:bCs/>
          <w:noProof/>
          <w:color w:val="000000" w:themeColor="text1"/>
          <w:sz w:val="24"/>
          <w:szCs w:val="24"/>
        </w:rPr>
      </w:pPr>
    </w:p>
    <w:p w14:paraId="13190B37" w14:textId="7FD0C380" w:rsidR="00077822" w:rsidRDefault="00077822" w:rsidP="00077822">
      <w:pPr>
        <w:rPr>
          <w:rFonts w:ascii="Times New Roman" w:hAnsi="Times New Roman" w:cs="Times New Roman"/>
          <w:b/>
          <w:bCs/>
          <w:noProof/>
          <w:color w:val="000000" w:themeColor="text1"/>
          <w:sz w:val="24"/>
          <w:szCs w:val="24"/>
        </w:rPr>
      </w:pPr>
    </w:p>
    <w:p w14:paraId="06E90C4D" w14:textId="77777777" w:rsidR="00FC7F04" w:rsidRPr="00FC7F04" w:rsidRDefault="00FC7F04" w:rsidP="00077822">
      <w:pPr>
        <w:rPr>
          <w:rFonts w:ascii="Times New Roman" w:hAnsi="Times New Roman" w:cs="Times New Roman"/>
          <w:b/>
          <w:bCs/>
          <w:noProof/>
          <w:color w:val="000000" w:themeColor="text1"/>
          <w:sz w:val="24"/>
          <w:szCs w:val="24"/>
        </w:rPr>
      </w:pPr>
    </w:p>
    <w:p w14:paraId="5CEB9459" w14:textId="77777777" w:rsidR="00FC7F04" w:rsidRPr="00FC7F04" w:rsidRDefault="00077822" w:rsidP="008200F9">
      <w:pPr>
        <w:keepNext/>
        <w:jc w:val="center"/>
        <w:rPr>
          <w:color w:val="000000" w:themeColor="text1"/>
          <w:sz w:val="24"/>
          <w:szCs w:val="24"/>
        </w:rPr>
      </w:pPr>
      <w:r w:rsidRPr="00FC7F04">
        <w:rPr>
          <w:rFonts w:ascii="Times New Roman" w:hAnsi="Times New Roman" w:cs="Times New Roman"/>
          <w:b/>
          <w:bCs/>
          <w:noProof/>
          <w:color w:val="000000" w:themeColor="text1"/>
          <w:sz w:val="24"/>
          <w:szCs w:val="24"/>
        </w:rPr>
        <w:drawing>
          <wp:inline distT="0" distB="0" distL="0" distR="0" wp14:anchorId="50B2F717" wp14:editId="73214606">
            <wp:extent cx="5731510" cy="2522220"/>
            <wp:effectExtent l="0" t="0" r="254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31510" cy="2522220"/>
                    </a:xfrm>
                    <a:prstGeom prst="rect">
                      <a:avLst/>
                    </a:prstGeom>
                  </pic:spPr>
                </pic:pic>
              </a:graphicData>
            </a:graphic>
          </wp:inline>
        </w:drawing>
      </w:r>
    </w:p>
    <w:p w14:paraId="3F7C1C57" w14:textId="360A2477" w:rsidR="00077822" w:rsidRPr="00FC7F04" w:rsidRDefault="00FC7F04" w:rsidP="008200F9">
      <w:pPr>
        <w:pStyle w:val="Caption"/>
        <w:jc w:val="center"/>
        <w:rPr>
          <w:rFonts w:ascii="Times New Roman" w:hAnsi="Times New Roman" w:cs="Times New Roman"/>
          <w:b/>
          <w:bCs/>
          <w:noProof/>
          <w:color w:val="000000" w:themeColor="text1"/>
          <w:sz w:val="24"/>
          <w:szCs w:val="24"/>
        </w:rPr>
      </w:pPr>
      <w:bookmarkStart w:id="113" w:name="_Toc243681105"/>
      <w:r w:rsidRPr="00FC7F04">
        <w:rPr>
          <w:color w:val="000000" w:themeColor="text1"/>
          <w:sz w:val="24"/>
          <w:szCs w:val="24"/>
        </w:rPr>
        <w:t xml:space="preserve">Gambar 3. </w:t>
      </w:r>
      <w:r w:rsidRPr="00FC7F04">
        <w:rPr>
          <w:color w:val="000000" w:themeColor="text1"/>
          <w:sz w:val="24"/>
          <w:szCs w:val="24"/>
        </w:rPr>
        <w:fldChar w:fldCharType="begin"/>
      </w:r>
      <w:r w:rsidRPr="00FC7F04">
        <w:rPr>
          <w:color w:val="000000" w:themeColor="text1"/>
          <w:sz w:val="24"/>
          <w:szCs w:val="24"/>
        </w:rPr>
        <w:instrText xml:space="preserve"> SEQ Gambar_3. \* ARABIC </w:instrText>
      </w:r>
      <w:r w:rsidRPr="00FC7F04">
        <w:rPr>
          <w:color w:val="000000" w:themeColor="text1"/>
          <w:sz w:val="24"/>
          <w:szCs w:val="24"/>
        </w:rPr>
        <w:fldChar w:fldCharType="separate"/>
      </w:r>
      <w:r w:rsidR="00BC201E">
        <w:rPr>
          <w:noProof/>
          <w:color w:val="000000" w:themeColor="text1"/>
          <w:sz w:val="24"/>
          <w:szCs w:val="24"/>
        </w:rPr>
        <w:t>5</w:t>
      </w:r>
      <w:r w:rsidRPr="00FC7F04">
        <w:rPr>
          <w:color w:val="000000" w:themeColor="text1"/>
          <w:sz w:val="24"/>
          <w:szCs w:val="24"/>
        </w:rPr>
        <w:fldChar w:fldCharType="end"/>
      </w:r>
      <w:r w:rsidRPr="00FC7F04">
        <w:rPr>
          <w:color w:val="000000" w:themeColor="text1"/>
          <w:sz w:val="24"/>
          <w:szCs w:val="24"/>
          <w:lang w:val="en-US"/>
        </w:rPr>
        <w:t xml:space="preserve"> </w:t>
      </w:r>
      <w:proofErr w:type="spellStart"/>
      <w:r w:rsidRPr="00FC7F04">
        <w:rPr>
          <w:color w:val="000000" w:themeColor="text1"/>
          <w:sz w:val="24"/>
          <w:szCs w:val="24"/>
          <w:lang w:val="en-US"/>
        </w:rPr>
        <w:t>tabel</w:t>
      </w:r>
      <w:proofErr w:type="spellEnd"/>
      <w:r w:rsidRPr="00FC7F04">
        <w:rPr>
          <w:color w:val="000000" w:themeColor="text1"/>
          <w:sz w:val="24"/>
          <w:szCs w:val="24"/>
          <w:lang w:val="en-US"/>
        </w:rPr>
        <w:t xml:space="preserve"> </w:t>
      </w:r>
      <w:proofErr w:type="spellStart"/>
      <w:r w:rsidRPr="00FC7F04">
        <w:rPr>
          <w:color w:val="000000" w:themeColor="text1"/>
          <w:sz w:val="24"/>
          <w:szCs w:val="24"/>
          <w:lang w:val="en-US"/>
        </w:rPr>
        <w:t>aspirasi</w:t>
      </w:r>
      <w:bookmarkEnd w:id="113"/>
      <w:proofErr w:type="spellEnd"/>
    </w:p>
    <w:p w14:paraId="256CDB95" w14:textId="7E0ECEE3" w:rsidR="00077822" w:rsidRPr="00FC7F04" w:rsidRDefault="00DB41E0" w:rsidP="00077822">
      <w:pPr>
        <w:rPr>
          <w:rFonts w:ascii="Times New Roman" w:hAnsi="Times New Roman" w:cs="Times New Roman"/>
          <w:color w:val="000000" w:themeColor="text1"/>
          <w:sz w:val="24"/>
          <w:szCs w:val="24"/>
        </w:rPr>
      </w:pPr>
      <w:r w:rsidRPr="00FC7F04">
        <w:rPr>
          <w:rFonts w:ascii="Times New Roman" w:hAnsi="Times New Roman" w:cs="Times New Roman"/>
          <w:color w:val="000000" w:themeColor="text1"/>
          <w:sz w:val="24"/>
          <w:szCs w:val="24"/>
        </w:rPr>
        <w:t>Tabel aspirasi memiliki foreign key id_siswa dan id_kategori yang terhubung ke tabel siswa dan kategori.</w:t>
      </w:r>
    </w:p>
    <w:p w14:paraId="3D71386B" w14:textId="77777777" w:rsidR="00DB41E0" w:rsidRPr="00FC7F04" w:rsidRDefault="00DB41E0" w:rsidP="00077822">
      <w:pPr>
        <w:rPr>
          <w:rFonts w:ascii="Times New Roman" w:hAnsi="Times New Roman" w:cs="Times New Roman"/>
          <w:b/>
          <w:bCs/>
          <w:noProof/>
          <w:color w:val="000000" w:themeColor="text1"/>
          <w:sz w:val="24"/>
          <w:szCs w:val="24"/>
        </w:rPr>
      </w:pPr>
    </w:p>
    <w:p w14:paraId="53B7744F" w14:textId="5E8859A0" w:rsidR="00077822" w:rsidRPr="00FC7F04" w:rsidRDefault="00077822" w:rsidP="00077822">
      <w:pPr>
        <w:rPr>
          <w:rFonts w:ascii="Times New Roman" w:hAnsi="Times New Roman" w:cs="Times New Roman"/>
          <w:b/>
          <w:bCs/>
          <w:noProof/>
          <w:color w:val="000000" w:themeColor="text1"/>
          <w:sz w:val="24"/>
          <w:szCs w:val="24"/>
        </w:rPr>
      </w:pPr>
    </w:p>
    <w:p w14:paraId="2FE33C4C" w14:textId="3B8CFC09" w:rsidR="00077822" w:rsidRPr="00FC7F04" w:rsidRDefault="00077822" w:rsidP="00077822">
      <w:pPr>
        <w:rPr>
          <w:rFonts w:ascii="Times New Roman" w:hAnsi="Times New Roman" w:cs="Times New Roman"/>
          <w:b/>
          <w:bCs/>
          <w:noProof/>
          <w:color w:val="000000" w:themeColor="text1"/>
          <w:sz w:val="24"/>
          <w:szCs w:val="24"/>
        </w:rPr>
      </w:pPr>
    </w:p>
    <w:p w14:paraId="2B695BD8" w14:textId="77777777" w:rsidR="00FC7F04" w:rsidRPr="00FC7F04" w:rsidRDefault="00077822" w:rsidP="008200F9">
      <w:pPr>
        <w:keepNext/>
        <w:jc w:val="center"/>
        <w:rPr>
          <w:color w:val="000000" w:themeColor="text1"/>
          <w:sz w:val="24"/>
          <w:szCs w:val="24"/>
        </w:rPr>
      </w:pPr>
      <w:r w:rsidRPr="00FC7F04">
        <w:rPr>
          <w:rFonts w:ascii="Times New Roman" w:hAnsi="Times New Roman" w:cs="Times New Roman"/>
          <w:b/>
          <w:bCs/>
          <w:noProof/>
          <w:color w:val="000000" w:themeColor="text1"/>
          <w:sz w:val="24"/>
          <w:szCs w:val="24"/>
        </w:rPr>
        <w:drawing>
          <wp:inline distT="0" distB="0" distL="0" distR="0" wp14:anchorId="3702EE2E" wp14:editId="0FA25623">
            <wp:extent cx="5731510" cy="1373505"/>
            <wp:effectExtent l="0" t="0" r="254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31510" cy="1373505"/>
                    </a:xfrm>
                    <a:prstGeom prst="rect">
                      <a:avLst/>
                    </a:prstGeom>
                  </pic:spPr>
                </pic:pic>
              </a:graphicData>
            </a:graphic>
          </wp:inline>
        </w:drawing>
      </w:r>
    </w:p>
    <w:p w14:paraId="574048C6" w14:textId="71F3AFF6" w:rsidR="00077822" w:rsidRPr="00FC7F04" w:rsidRDefault="00FC7F04" w:rsidP="008200F9">
      <w:pPr>
        <w:pStyle w:val="Caption"/>
        <w:jc w:val="center"/>
        <w:rPr>
          <w:rFonts w:ascii="Times New Roman" w:hAnsi="Times New Roman" w:cs="Times New Roman"/>
          <w:b/>
          <w:bCs/>
          <w:noProof/>
          <w:color w:val="000000" w:themeColor="text1"/>
          <w:sz w:val="24"/>
          <w:szCs w:val="24"/>
        </w:rPr>
      </w:pPr>
      <w:bookmarkStart w:id="114" w:name="_Toc243681106"/>
      <w:r w:rsidRPr="00FC7F04">
        <w:rPr>
          <w:color w:val="000000" w:themeColor="text1"/>
          <w:sz w:val="24"/>
          <w:szCs w:val="24"/>
        </w:rPr>
        <w:t xml:space="preserve">Gambar 3. </w:t>
      </w:r>
      <w:r w:rsidRPr="00FC7F04">
        <w:rPr>
          <w:color w:val="000000" w:themeColor="text1"/>
          <w:sz w:val="24"/>
          <w:szCs w:val="24"/>
        </w:rPr>
        <w:fldChar w:fldCharType="begin"/>
      </w:r>
      <w:r w:rsidRPr="00FC7F04">
        <w:rPr>
          <w:color w:val="000000" w:themeColor="text1"/>
          <w:sz w:val="24"/>
          <w:szCs w:val="24"/>
        </w:rPr>
        <w:instrText xml:space="preserve"> SEQ Gambar_3. \* ARABIC </w:instrText>
      </w:r>
      <w:r w:rsidRPr="00FC7F04">
        <w:rPr>
          <w:color w:val="000000" w:themeColor="text1"/>
          <w:sz w:val="24"/>
          <w:szCs w:val="24"/>
        </w:rPr>
        <w:fldChar w:fldCharType="separate"/>
      </w:r>
      <w:r w:rsidR="00BC201E">
        <w:rPr>
          <w:noProof/>
          <w:color w:val="000000" w:themeColor="text1"/>
          <w:sz w:val="24"/>
          <w:szCs w:val="24"/>
        </w:rPr>
        <w:t>6</w:t>
      </w:r>
      <w:r w:rsidRPr="00FC7F04">
        <w:rPr>
          <w:color w:val="000000" w:themeColor="text1"/>
          <w:sz w:val="24"/>
          <w:szCs w:val="24"/>
        </w:rPr>
        <w:fldChar w:fldCharType="end"/>
      </w:r>
      <w:r w:rsidRPr="00FC7F04">
        <w:rPr>
          <w:color w:val="000000" w:themeColor="text1"/>
          <w:sz w:val="24"/>
          <w:szCs w:val="24"/>
          <w:lang w:val="en-US"/>
        </w:rPr>
        <w:t xml:space="preserve"> </w:t>
      </w:r>
      <w:proofErr w:type="spellStart"/>
      <w:r w:rsidRPr="00FC7F04">
        <w:rPr>
          <w:color w:val="000000" w:themeColor="text1"/>
          <w:sz w:val="24"/>
          <w:szCs w:val="24"/>
          <w:lang w:val="en-US"/>
        </w:rPr>
        <w:t>tabel</w:t>
      </w:r>
      <w:proofErr w:type="spellEnd"/>
      <w:r w:rsidRPr="00FC7F04">
        <w:rPr>
          <w:color w:val="000000" w:themeColor="text1"/>
          <w:sz w:val="24"/>
          <w:szCs w:val="24"/>
          <w:lang w:val="en-US"/>
        </w:rPr>
        <w:t xml:space="preserve"> </w:t>
      </w:r>
      <w:proofErr w:type="spellStart"/>
      <w:r w:rsidRPr="00FC7F04">
        <w:rPr>
          <w:color w:val="000000" w:themeColor="text1"/>
          <w:sz w:val="24"/>
          <w:szCs w:val="24"/>
          <w:lang w:val="en-US"/>
        </w:rPr>
        <w:t>histori</w:t>
      </w:r>
      <w:bookmarkEnd w:id="114"/>
      <w:proofErr w:type="spellEnd"/>
    </w:p>
    <w:p w14:paraId="3FDA0437" w14:textId="6DF25DFE" w:rsidR="00DB41E0" w:rsidRPr="00FC7F04" w:rsidRDefault="00DB41E0" w:rsidP="00077822">
      <w:pPr>
        <w:rPr>
          <w:rFonts w:ascii="Times New Roman" w:hAnsi="Times New Roman" w:cs="Times New Roman"/>
          <w:color w:val="000000" w:themeColor="text1"/>
          <w:sz w:val="24"/>
          <w:szCs w:val="24"/>
        </w:rPr>
      </w:pPr>
      <w:r w:rsidRPr="00FC7F04">
        <w:rPr>
          <w:rFonts w:ascii="Times New Roman" w:hAnsi="Times New Roman" w:cs="Times New Roman"/>
          <w:color w:val="000000" w:themeColor="text1"/>
          <w:sz w:val="24"/>
          <w:szCs w:val="24"/>
        </w:rPr>
        <w:t>Tabel histori memiliki tiga foreign key yang mengacu ke aspirasi, admin, dan progres.</w:t>
      </w:r>
    </w:p>
    <w:p w14:paraId="060CC3FA" w14:textId="358990C2" w:rsidR="00DB41E0" w:rsidRDefault="00DB41E0" w:rsidP="00077822">
      <w:pPr>
        <w:rPr>
          <w:rFonts w:ascii="Times New Roman" w:hAnsi="Times New Roman" w:cs="Times New Roman"/>
          <w:b/>
          <w:bCs/>
          <w:noProof/>
          <w:sz w:val="28"/>
          <w:szCs w:val="28"/>
        </w:rPr>
      </w:pPr>
    </w:p>
    <w:p w14:paraId="79833173" w14:textId="390CF3DA" w:rsidR="00FC7F04" w:rsidRDefault="00FC7F04" w:rsidP="00077822">
      <w:pPr>
        <w:rPr>
          <w:rFonts w:ascii="Times New Roman" w:hAnsi="Times New Roman" w:cs="Times New Roman"/>
          <w:b/>
          <w:bCs/>
          <w:noProof/>
          <w:sz w:val="28"/>
          <w:szCs w:val="28"/>
        </w:rPr>
      </w:pPr>
    </w:p>
    <w:p w14:paraId="40F3BB67" w14:textId="616923A6" w:rsidR="00FC7F04" w:rsidRDefault="00FC7F04" w:rsidP="00077822">
      <w:pPr>
        <w:rPr>
          <w:rFonts w:ascii="Times New Roman" w:hAnsi="Times New Roman" w:cs="Times New Roman"/>
          <w:b/>
          <w:bCs/>
          <w:noProof/>
          <w:sz w:val="28"/>
          <w:szCs w:val="28"/>
        </w:rPr>
      </w:pPr>
    </w:p>
    <w:p w14:paraId="19899137" w14:textId="4D94B2C3" w:rsidR="00FC7F04" w:rsidRDefault="00FC7F04" w:rsidP="00077822">
      <w:pPr>
        <w:rPr>
          <w:rFonts w:ascii="Times New Roman" w:hAnsi="Times New Roman" w:cs="Times New Roman"/>
          <w:b/>
          <w:bCs/>
          <w:noProof/>
          <w:sz w:val="28"/>
          <w:szCs w:val="28"/>
        </w:rPr>
      </w:pPr>
    </w:p>
    <w:p w14:paraId="5C9ABD21" w14:textId="3756701C" w:rsidR="00FC7F04" w:rsidRDefault="00FC7F04" w:rsidP="00077822">
      <w:pPr>
        <w:rPr>
          <w:rFonts w:ascii="Times New Roman" w:hAnsi="Times New Roman" w:cs="Times New Roman"/>
          <w:b/>
          <w:bCs/>
          <w:noProof/>
          <w:sz w:val="28"/>
          <w:szCs w:val="28"/>
        </w:rPr>
      </w:pPr>
    </w:p>
    <w:p w14:paraId="0A17A2D7" w14:textId="47CEBC37" w:rsidR="00FC7F04" w:rsidRDefault="00FC7F04" w:rsidP="00077822">
      <w:pPr>
        <w:rPr>
          <w:rFonts w:ascii="Times New Roman" w:hAnsi="Times New Roman" w:cs="Times New Roman"/>
          <w:b/>
          <w:bCs/>
          <w:noProof/>
          <w:sz w:val="28"/>
          <w:szCs w:val="28"/>
        </w:rPr>
      </w:pPr>
    </w:p>
    <w:p w14:paraId="611766F7" w14:textId="59D5FB87" w:rsidR="00FC7F04" w:rsidRDefault="00FC7F04" w:rsidP="00077822">
      <w:pPr>
        <w:rPr>
          <w:rFonts w:ascii="Times New Roman" w:hAnsi="Times New Roman" w:cs="Times New Roman"/>
          <w:b/>
          <w:bCs/>
          <w:noProof/>
          <w:sz w:val="28"/>
          <w:szCs w:val="28"/>
        </w:rPr>
      </w:pPr>
    </w:p>
    <w:p w14:paraId="7739A0A4" w14:textId="77777777" w:rsidR="00FC7F04" w:rsidRPr="00A67B42" w:rsidRDefault="00FC7F04" w:rsidP="00077822">
      <w:pPr>
        <w:rPr>
          <w:rFonts w:ascii="Times New Roman" w:hAnsi="Times New Roman" w:cs="Times New Roman"/>
          <w:b/>
          <w:bCs/>
          <w:noProof/>
          <w:sz w:val="28"/>
          <w:szCs w:val="28"/>
        </w:rPr>
      </w:pPr>
    </w:p>
    <w:p w14:paraId="2CEE1DDB" w14:textId="2B5AF62C" w:rsidR="00E84A68" w:rsidRPr="00FC7F04" w:rsidRDefault="00FC7F04" w:rsidP="00FC7F04">
      <w:pPr>
        <w:pStyle w:val="Heading3"/>
        <w:ind w:firstLine="720"/>
        <w:rPr>
          <w:rFonts w:ascii="Times New Roman" w:hAnsi="Times New Roman" w:cs="Times New Roman"/>
          <w:b/>
          <w:bCs/>
          <w:noProof/>
          <w:color w:val="000000" w:themeColor="text1"/>
        </w:rPr>
      </w:pPr>
      <w:bookmarkStart w:id="115" w:name="_Toc243680917"/>
      <w:r>
        <w:rPr>
          <w:rFonts w:ascii="Times New Roman" w:hAnsi="Times New Roman" w:cs="Times New Roman"/>
          <w:b/>
          <w:bCs/>
          <w:noProof/>
          <w:color w:val="000000" w:themeColor="text1"/>
          <w:lang w:val="en-US"/>
        </w:rPr>
        <w:t xml:space="preserve">3.1.2 </w:t>
      </w:r>
      <w:r w:rsidR="00E84A68" w:rsidRPr="00FC7F04">
        <w:rPr>
          <w:rFonts w:ascii="Times New Roman" w:hAnsi="Times New Roman" w:cs="Times New Roman"/>
          <w:b/>
          <w:bCs/>
          <w:noProof/>
          <w:color w:val="000000" w:themeColor="text1"/>
        </w:rPr>
        <w:t>Implementasi Design Relasi Database</w:t>
      </w:r>
      <w:bookmarkEnd w:id="115"/>
    </w:p>
    <w:p w14:paraId="158FA90C" w14:textId="46F8C435" w:rsidR="00DB41E0" w:rsidRPr="00FC7F04" w:rsidRDefault="00DB41E0" w:rsidP="00DB41E0">
      <w:pPr>
        <w:rPr>
          <w:rFonts w:ascii="Times New Roman" w:hAnsi="Times New Roman" w:cs="Times New Roman"/>
          <w:b/>
          <w:bCs/>
          <w:noProof/>
          <w:sz w:val="32"/>
          <w:szCs w:val="32"/>
        </w:rPr>
      </w:pPr>
      <w:r w:rsidRPr="00FC7F04">
        <w:rPr>
          <w:rFonts w:ascii="Times New Roman" w:hAnsi="Times New Roman" w:cs="Times New Roman"/>
          <w:sz w:val="24"/>
          <w:szCs w:val="24"/>
        </w:rPr>
        <w:t>Relasi antar tabel yang telah dirancang diterapkan pada database melalui foreign key. Hasilnya terlihat pada tampilan relasi berikut.</w:t>
      </w:r>
    </w:p>
    <w:p w14:paraId="1F551617" w14:textId="77777777" w:rsidR="00FC7F04" w:rsidRDefault="00E74DB6" w:rsidP="008200F9">
      <w:pPr>
        <w:keepNext/>
        <w:jc w:val="center"/>
      </w:pPr>
      <w:r w:rsidRPr="00FC7F04">
        <w:rPr>
          <w:rFonts w:ascii="Times New Roman" w:hAnsi="Times New Roman" w:cs="Times New Roman"/>
          <w:b/>
          <w:bCs/>
          <w:noProof/>
          <w:sz w:val="32"/>
          <w:szCs w:val="32"/>
        </w:rPr>
        <w:drawing>
          <wp:inline distT="0" distB="0" distL="0" distR="0" wp14:anchorId="420E33CF" wp14:editId="37244E9B">
            <wp:extent cx="5731510" cy="2939415"/>
            <wp:effectExtent l="0" t="0" r="254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Screenshot 2026-10-18 230157.png"/>
                    <pic:cNvPicPr/>
                  </pic:nvPicPr>
                  <pic:blipFill>
                    <a:blip r:embed="rId62">
                      <a:extLst>
                        <a:ext uri="{28A0092B-C50C-407E-A947-70E740481C1C}">
                          <a14:useLocalDpi xmlns:a14="http://schemas.microsoft.com/office/drawing/2010/main" val="0"/>
                        </a:ext>
                      </a:extLst>
                    </a:blip>
                    <a:stretch>
                      <a:fillRect/>
                    </a:stretch>
                  </pic:blipFill>
                  <pic:spPr>
                    <a:xfrm>
                      <a:off x="0" y="0"/>
                      <a:ext cx="5731510" cy="2939415"/>
                    </a:xfrm>
                    <a:prstGeom prst="rect">
                      <a:avLst/>
                    </a:prstGeom>
                  </pic:spPr>
                </pic:pic>
              </a:graphicData>
            </a:graphic>
          </wp:inline>
        </w:drawing>
      </w:r>
    </w:p>
    <w:p w14:paraId="50FC19AB" w14:textId="4A86F213" w:rsidR="00E74DB6" w:rsidRPr="00FC7F04" w:rsidRDefault="00FC7F04" w:rsidP="008200F9">
      <w:pPr>
        <w:pStyle w:val="Caption"/>
        <w:jc w:val="center"/>
        <w:rPr>
          <w:rFonts w:ascii="Times New Roman" w:hAnsi="Times New Roman" w:cs="Times New Roman"/>
          <w:b/>
          <w:bCs/>
          <w:noProof/>
          <w:color w:val="000000" w:themeColor="text1"/>
          <w:sz w:val="44"/>
          <w:szCs w:val="44"/>
        </w:rPr>
      </w:pPr>
      <w:bookmarkStart w:id="116" w:name="_Toc243681107"/>
      <w:r w:rsidRPr="00FC7F04">
        <w:rPr>
          <w:rFonts w:ascii="Times New Roman" w:hAnsi="Times New Roman" w:cs="Times New Roman"/>
          <w:color w:val="000000" w:themeColor="text1"/>
          <w:sz w:val="24"/>
          <w:szCs w:val="24"/>
        </w:rPr>
        <w:t xml:space="preserve">Gambar 3. </w:t>
      </w:r>
      <w:r w:rsidRPr="00FC7F04">
        <w:rPr>
          <w:rFonts w:ascii="Times New Roman" w:hAnsi="Times New Roman" w:cs="Times New Roman"/>
          <w:color w:val="000000" w:themeColor="text1"/>
          <w:sz w:val="24"/>
          <w:szCs w:val="24"/>
        </w:rPr>
        <w:fldChar w:fldCharType="begin"/>
      </w:r>
      <w:r w:rsidRPr="00FC7F04">
        <w:rPr>
          <w:rFonts w:ascii="Times New Roman" w:hAnsi="Times New Roman" w:cs="Times New Roman"/>
          <w:color w:val="000000" w:themeColor="text1"/>
          <w:sz w:val="24"/>
          <w:szCs w:val="24"/>
        </w:rPr>
        <w:instrText xml:space="preserve"> SEQ Gambar_3. \* ARABIC </w:instrText>
      </w:r>
      <w:r w:rsidRPr="00FC7F04">
        <w:rPr>
          <w:rFonts w:ascii="Times New Roman" w:hAnsi="Times New Roman" w:cs="Times New Roman"/>
          <w:color w:val="000000" w:themeColor="text1"/>
          <w:sz w:val="24"/>
          <w:szCs w:val="24"/>
        </w:rPr>
        <w:fldChar w:fldCharType="separate"/>
      </w:r>
      <w:r w:rsidR="00BC201E">
        <w:rPr>
          <w:rFonts w:ascii="Times New Roman" w:hAnsi="Times New Roman" w:cs="Times New Roman"/>
          <w:noProof/>
          <w:color w:val="000000" w:themeColor="text1"/>
          <w:sz w:val="24"/>
          <w:szCs w:val="24"/>
        </w:rPr>
        <w:t>7</w:t>
      </w:r>
      <w:r w:rsidRPr="00FC7F04">
        <w:rPr>
          <w:rFonts w:ascii="Times New Roman" w:hAnsi="Times New Roman" w:cs="Times New Roman"/>
          <w:color w:val="000000" w:themeColor="text1"/>
          <w:sz w:val="24"/>
          <w:szCs w:val="24"/>
        </w:rPr>
        <w:fldChar w:fldCharType="end"/>
      </w:r>
      <w:r w:rsidRPr="00FC7F04">
        <w:rPr>
          <w:rFonts w:ascii="Times New Roman" w:hAnsi="Times New Roman" w:cs="Times New Roman"/>
          <w:color w:val="000000" w:themeColor="text1"/>
          <w:sz w:val="24"/>
          <w:szCs w:val="24"/>
          <w:lang w:val="en-US"/>
        </w:rPr>
        <w:t xml:space="preserve"> </w:t>
      </w:r>
      <w:proofErr w:type="spellStart"/>
      <w:r w:rsidRPr="00FC7F04">
        <w:rPr>
          <w:rFonts w:ascii="Times New Roman" w:hAnsi="Times New Roman" w:cs="Times New Roman"/>
          <w:color w:val="000000" w:themeColor="text1"/>
          <w:sz w:val="24"/>
          <w:szCs w:val="24"/>
          <w:lang w:val="en-US"/>
        </w:rPr>
        <w:t>Relasi</w:t>
      </w:r>
      <w:proofErr w:type="spellEnd"/>
      <w:r w:rsidRPr="00FC7F04">
        <w:rPr>
          <w:rFonts w:ascii="Times New Roman" w:hAnsi="Times New Roman" w:cs="Times New Roman"/>
          <w:color w:val="000000" w:themeColor="text1"/>
          <w:sz w:val="24"/>
          <w:szCs w:val="24"/>
          <w:lang w:val="en-US"/>
        </w:rPr>
        <w:t xml:space="preserve"> database</w:t>
      </w:r>
      <w:bookmarkEnd w:id="116"/>
    </w:p>
    <w:p w14:paraId="47B457C4" w14:textId="0EB594CF" w:rsidR="00E74DB6" w:rsidRPr="00FC7F04" w:rsidRDefault="00DB41E0" w:rsidP="00E74DB6">
      <w:pPr>
        <w:rPr>
          <w:rFonts w:ascii="Times New Roman" w:hAnsi="Times New Roman" w:cs="Times New Roman"/>
          <w:b/>
          <w:bCs/>
          <w:noProof/>
          <w:sz w:val="32"/>
          <w:szCs w:val="32"/>
        </w:rPr>
      </w:pPr>
      <w:r w:rsidRPr="00FC7F04">
        <w:rPr>
          <w:rFonts w:ascii="Times New Roman" w:hAnsi="Times New Roman" w:cs="Times New Roman"/>
          <w:sz w:val="24"/>
          <w:szCs w:val="24"/>
        </w:rPr>
        <w:t>Gambar menunjukkan enam tabel yang saling terhubung sesuai rancangan pada Tabel 25. Relasi ini menjaga konsistensi data, misalnya siswa yang sudah memiliki aspirasi tidak dapat dihapus begitu saja.</w:t>
      </w:r>
    </w:p>
    <w:p w14:paraId="1E4E1931" w14:textId="35293E53" w:rsidR="00E74DB6" w:rsidRPr="00FC7F04" w:rsidRDefault="00E74DB6" w:rsidP="00E74DB6">
      <w:pPr>
        <w:rPr>
          <w:rFonts w:ascii="Times New Roman" w:hAnsi="Times New Roman" w:cs="Times New Roman"/>
          <w:b/>
          <w:bCs/>
          <w:noProof/>
          <w:sz w:val="32"/>
          <w:szCs w:val="32"/>
        </w:rPr>
      </w:pPr>
    </w:p>
    <w:p w14:paraId="0A48C19C" w14:textId="24382DC7" w:rsidR="00E74DB6" w:rsidRPr="00A67B42" w:rsidRDefault="00E74DB6" w:rsidP="00E74DB6">
      <w:pPr>
        <w:rPr>
          <w:rFonts w:ascii="Times New Roman" w:hAnsi="Times New Roman" w:cs="Times New Roman"/>
          <w:b/>
          <w:bCs/>
          <w:noProof/>
          <w:sz w:val="28"/>
          <w:szCs w:val="28"/>
        </w:rPr>
      </w:pPr>
    </w:p>
    <w:p w14:paraId="1A40F64C" w14:textId="493594A1" w:rsidR="00E74DB6" w:rsidRPr="00A67B42" w:rsidRDefault="00E74DB6" w:rsidP="00E74DB6">
      <w:pPr>
        <w:rPr>
          <w:rFonts w:ascii="Times New Roman" w:hAnsi="Times New Roman" w:cs="Times New Roman"/>
          <w:b/>
          <w:bCs/>
          <w:noProof/>
          <w:sz w:val="28"/>
          <w:szCs w:val="28"/>
        </w:rPr>
      </w:pPr>
    </w:p>
    <w:p w14:paraId="2793C838" w14:textId="6B74DD1D" w:rsidR="00E74DB6" w:rsidRPr="00A67B42" w:rsidRDefault="00E74DB6" w:rsidP="00E74DB6">
      <w:pPr>
        <w:rPr>
          <w:rFonts w:ascii="Times New Roman" w:hAnsi="Times New Roman" w:cs="Times New Roman"/>
          <w:b/>
          <w:bCs/>
          <w:noProof/>
          <w:sz w:val="28"/>
          <w:szCs w:val="28"/>
        </w:rPr>
      </w:pPr>
    </w:p>
    <w:p w14:paraId="7D539A64" w14:textId="0B56EE16" w:rsidR="00E74DB6" w:rsidRPr="00A67B42" w:rsidRDefault="00E74DB6" w:rsidP="00E74DB6">
      <w:pPr>
        <w:rPr>
          <w:rFonts w:ascii="Times New Roman" w:hAnsi="Times New Roman" w:cs="Times New Roman"/>
          <w:b/>
          <w:bCs/>
          <w:noProof/>
          <w:sz w:val="28"/>
          <w:szCs w:val="28"/>
        </w:rPr>
      </w:pPr>
    </w:p>
    <w:p w14:paraId="604ECD7A" w14:textId="4E320F35" w:rsidR="00DB41E0" w:rsidRDefault="00DB41E0" w:rsidP="00E74DB6">
      <w:pPr>
        <w:rPr>
          <w:rFonts w:ascii="Times New Roman" w:hAnsi="Times New Roman" w:cs="Times New Roman"/>
          <w:b/>
          <w:bCs/>
          <w:noProof/>
          <w:sz w:val="28"/>
          <w:szCs w:val="28"/>
        </w:rPr>
      </w:pPr>
    </w:p>
    <w:p w14:paraId="717E389F" w14:textId="124F19D6" w:rsidR="00FC7F04" w:rsidRDefault="00FC7F04" w:rsidP="00E74DB6">
      <w:pPr>
        <w:rPr>
          <w:rFonts w:ascii="Times New Roman" w:hAnsi="Times New Roman" w:cs="Times New Roman"/>
          <w:b/>
          <w:bCs/>
          <w:noProof/>
          <w:sz w:val="28"/>
          <w:szCs w:val="28"/>
        </w:rPr>
      </w:pPr>
    </w:p>
    <w:p w14:paraId="7F9ED3C5" w14:textId="0B2F3324" w:rsidR="00FC7F04" w:rsidRDefault="00FC7F04" w:rsidP="00E74DB6">
      <w:pPr>
        <w:rPr>
          <w:rFonts w:ascii="Times New Roman" w:hAnsi="Times New Roman" w:cs="Times New Roman"/>
          <w:b/>
          <w:bCs/>
          <w:noProof/>
          <w:sz w:val="28"/>
          <w:szCs w:val="28"/>
        </w:rPr>
      </w:pPr>
    </w:p>
    <w:p w14:paraId="2CC9A83F" w14:textId="4F484D41" w:rsidR="00FC7F04" w:rsidRDefault="00FC7F04" w:rsidP="00E74DB6">
      <w:pPr>
        <w:rPr>
          <w:rFonts w:ascii="Times New Roman" w:hAnsi="Times New Roman" w:cs="Times New Roman"/>
          <w:b/>
          <w:bCs/>
          <w:noProof/>
          <w:sz w:val="28"/>
          <w:szCs w:val="28"/>
        </w:rPr>
      </w:pPr>
    </w:p>
    <w:p w14:paraId="23C8A4AF" w14:textId="6362A0E5" w:rsidR="00FC7F04" w:rsidRDefault="00FC7F04" w:rsidP="00E74DB6">
      <w:pPr>
        <w:rPr>
          <w:rFonts w:ascii="Times New Roman" w:hAnsi="Times New Roman" w:cs="Times New Roman"/>
          <w:b/>
          <w:bCs/>
          <w:noProof/>
          <w:sz w:val="28"/>
          <w:szCs w:val="28"/>
        </w:rPr>
      </w:pPr>
    </w:p>
    <w:p w14:paraId="59C34A6E" w14:textId="340B449D" w:rsidR="00FC7F04" w:rsidRDefault="00FC7F04" w:rsidP="00E74DB6">
      <w:pPr>
        <w:rPr>
          <w:rFonts w:ascii="Times New Roman" w:hAnsi="Times New Roman" w:cs="Times New Roman"/>
          <w:b/>
          <w:bCs/>
          <w:noProof/>
          <w:sz w:val="28"/>
          <w:szCs w:val="28"/>
        </w:rPr>
      </w:pPr>
    </w:p>
    <w:p w14:paraId="2F540F08" w14:textId="46D17122" w:rsidR="00FC7F04" w:rsidRDefault="00FC7F04" w:rsidP="00E74DB6">
      <w:pPr>
        <w:rPr>
          <w:rFonts w:ascii="Times New Roman" w:hAnsi="Times New Roman" w:cs="Times New Roman"/>
          <w:b/>
          <w:bCs/>
          <w:noProof/>
          <w:sz w:val="28"/>
          <w:szCs w:val="28"/>
        </w:rPr>
      </w:pPr>
    </w:p>
    <w:p w14:paraId="6BEE0D46" w14:textId="77777777" w:rsidR="00FC7F04" w:rsidRPr="00A67B42" w:rsidRDefault="00FC7F04" w:rsidP="00E74DB6">
      <w:pPr>
        <w:rPr>
          <w:rFonts w:ascii="Times New Roman" w:hAnsi="Times New Roman" w:cs="Times New Roman"/>
          <w:b/>
          <w:bCs/>
          <w:noProof/>
          <w:sz w:val="28"/>
          <w:szCs w:val="28"/>
        </w:rPr>
      </w:pPr>
    </w:p>
    <w:p w14:paraId="2E2E02B9" w14:textId="3C86817B" w:rsidR="00E84A68" w:rsidRPr="00A67B42" w:rsidRDefault="00E84A68" w:rsidP="00487377">
      <w:pPr>
        <w:pStyle w:val="ListParagraph"/>
        <w:numPr>
          <w:ilvl w:val="2"/>
          <w:numId w:val="10"/>
        </w:numPr>
        <w:rPr>
          <w:rFonts w:ascii="Times New Roman" w:hAnsi="Times New Roman" w:cs="Times New Roman"/>
          <w:b/>
          <w:bCs/>
          <w:noProof/>
          <w:sz w:val="28"/>
          <w:szCs w:val="28"/>
        </w:rPr>
      </w:pPr>
      <w:r w:rsidRPr="00A67B42">
        <w:rPr>
          <w:rFonts w:ascii="Times New Roman" w:hAnsi="Times New Roman" w:cs="Times New Roman"/>
          <w:b/>
          <w:bCs/>
          <w:noProof/>
          <w:sz w:val="28"/>
          <w:szCs w:val="28"/>
        </w:rPr>
        <w:t>Implementasi Antarmuka</w:t>
      </w:r>
    </w:p>
    <w:p w14:paraId="0F221ABC" w14:textId="64D384C8" w:rsidR="00E74DB6" w:rsidRPr="00BC201E" w:rsidRDefault="00164729" w:rsidP="00E74DB6">
      <w:pPr>
        <w:rPr>
          <w:rFonts w:ascii="Times New Roman" w:hAnsi="Times New Roman" w:cs="Times New Roman"/>
          <w:color w:val="000000" w:themeColor="text1"/>
          <w:sz w:val="24"/>
          <w:szCs w:val="24"/>
        </w:rPr>
      </w:pPr>
      <w:r w:rsidRPr="00BC201E">
        <w:rPr>
          <w:rFonts w:ascii="Times New Roman" w:hAnsi="Times New Roman" w:cs="Times New Roman"/>
          <w:color w:val="000000" w:themeColor="text1"/>
          <w:sz w:val="24"/>
          <w:szCs w:val="24"/>
        </w:rPr>
        <w:t>Implementasi antarmuka adalah tampilan akhir aplikasi yang dibuat berdasarkan rancangan pada subbab Perancangan Antarmuka. Setiap halaman ditampilkan dalam bentuk tangkapan layar (screenshot) beserta penjelasannya.</w:t>
      </w:r>
    </w:p>
    <w:p w14:paraId="2199D75B" w14:textId="77777777" w:rsidR="00164729" w:rsidRPr="00BC201E" w:rsidRDefault="00164729" w:rsidP="00E74DB6">
      <w:pPr>
        <w:rPr>
          <w:rFonts w:ascii="Times New Roman" w:hAnsi="Times New Roman" w:cs="Times New Roman"/>
          <w:b/>
          <w:bCs/>
          <w:noProof/>
          <w:color w:val="000000" w:themeColor="text1"/>
          <w:sz w:val="24"/>
          <w:szCs w:val="24"/>
        </w:rPr>
      </w:pPr>
    </w:p>
    <w:p w14:paraId="112450D9" w14:textId="77777777" w:rsidR="00FC7F04" w:rsidRPr="00BC201E" w:rsidRDefault="00E74DB6" w:rsidP="008200F9">
      <w:pPr>
        <w:keepNext/>
        <w:jc w:val="center"/>
        <w:rPr>
          <w:rFonts w:ascii="Times New Roman" w:hAnsi="Times New Roman" w:cs="Times New Roman"/>
          <w:color w:val="000000" w:themeColor="text1"/>
          <w:sz w:val="24"/>
          <w:szCs w:val="24"/>
        </w:rPr>
      </w:pPr>
      <w:r w:rsidRPr="00BC201E">
        <w:rPr>
          <w:rFonts w:ascii="Times New Roman" w:hAnsi="Times New Roman" w:cs="Times New Roman"/>
          <w:b/>
          <w:bCs/>
          <w:noProof/>
          <w:color w:val="000000" w:themeColor="text1"/>
          <w:sz w:val="24"/>
          <w:szCs w:val="24"/>
        </w:rPr>
        <w:drawing>
          <wp:inline distT="0" distB="0" distL="0" distR="0" wp14:anchorId="4B2EFB37" wp14:editId="6E3ADD76">
            <wp:extent cx="5731510" cy="3186430"/>
            <wp:effectExtent l="0" t="0" r="254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Screenshot 2026-10-20 191106.png"/>
                    <pic:cNvPicPr/>
                  </pic:nvPicPr>
                  <pic:blipFill>
                    <a:blip r:embed="rId63">
                      <a:extLst>
                        <a:ext uri="{28A0092B-C50C-407E-A947-70E740481C1C}">
                          <a14:useLocalDpi xmlns:a14="http://schemas.microsoft.com/office/drawing/2010/main" val="0"/>
                        </a:ext>
                      </a:extLst>
                    </a:blip>
                    <a:stretch>
                      <a:fillRect/>
                    </a:stretch>
                  </pic:blipFill>
                  <pic:spPr>
                    <a:xfrm>
                      <a:off x="0" y="0"/>
                      <a:ext cx="5731510" cy="3186430"/>
                    </a:xfrm>
                    <a:prstGeom prst="rect">
                      <a:avLst/>
                    </a:prstGeom>
                  </pic:spPr>
                </pic:pic>
              </a:graphicData>
            </a:graphic>
          </wp:inline>
        </w:drawing>
      </w:r>
    </w:p>
    <w:p w14:paraId="5FF15E5E" w14:textId="4E55A3FF" w:rsidR="00E74DB6" w:rsidRPr="00BC201E" w:rsidRDefault="00FC7F04" w:rsidP="008200F9">
      <w:pPr>
        <w:pStyle w:val="Caption"/>
        <w:jc w:val="center"/>
        <w:rPr>
          <w:rFonts w:ascii="Times New Roman" w:hAnsi="Times New Roman" w:cs="Times New Roman"/>
          <w:color w:val="000000" w:themeColor="text1"/>
          <w:sz w:val="24"/>
          <w:szCs w:val="24"/>
        </w:rPr>
      </w:pPr>
      <w:bookmarkStart w:id="117" w:name="_Toc243681108"/>
      <w:r w:rsidRPr="00BC201E">
        <w:rPr>
          <w:rFonts w:ascii="Times New Roman" w:hAnsi="Times New Roman" w:cs="Times New Roman"/>
          <w:color w:val="000000" w:themeColor="text1"/>
          <w:sz w:val="24"/>
          <w:szCs w:val="24"/>
        </w:rPr>
        <w:t xml:space="preserve">Gambar 3. </w:t>
      </w:r>
      <w:r w:rsidRPr="00BC201E">
        <w:rPr>
          <w:rFonts w:ascii="Times New Roman" w:hAnsi="Times New Roman" w:cs="Times New Roman"/>
          <w:color w:val="000000" w:themeColor="text1"/>
          <w:sz w:val="24"/>
          <w:szCs w:val="24"/>
        </w:rPr>
        <w:fldChar w:fldCharType="begin"/>
      </w:r>
      <w:r w:rsidRPr="00BC201E">
        <w:rPr>
          <w:rFonts w:ascii="Times New Roman" w:hAnsi="Times New Roman" w:cs="Times New Roman"/>
          <w:color w:val="000000" w:themeColor="text1"/>
          <w:sz w:val="24"/>
          <w:szCs w:val="24"/>
        </w:rPr>
        <w:instrText xml:space="preserve"> SEQ Gambar_3. \* ARABIC </w:instrText>
      </w:r>
      <w:r w:rsidRPr="00BC201E">
        <w:rPr>
          <w:rFonts w:ascii="Times New Roman" w:hAnsi="Times New Roman" w:cs="Times New Roman"/>
          <w:color w:val="000000" w:themeColor="text1"/>
          <w:sz w:val="24"/>
          <w:szCs w:val="24"/>
        </w:rPr>
        <w:fldChar w:fldCharType="separate"/>
      </w:r>
      <w:r w:rsidR="00BC201E" w:rsidRPr="00BC201E">
        <w:rPr>
          <w:rFonts w:ascii="Times New Roman" w:hAnsi="Times New Roman" w:cs="Times New Roman"/>
          <w:noProof/>
          <w:color w:val="000000" w:themeColor="text1"/>
          <w:sz w:val="24"/>
          <w:szCs w:val="24"/>
        </w:rPr>
        <w:t>8</w:t>
      </w:r>
      <w:r w:rsidRPr="00BC201E">
        <w:rPr>
          <w:rFonts w:ascii="Times New Roman" w:hAnsi="Times New Roman" w:cs="Times New Roman"/>
          <w:color w:val="000000" w:themeColor="text1"/>
          <w:sz w:val="24"/>
          <w:szCs w:val="24"/>
        </w:rPr>
        <w:fldChar w:fldCharType="end"/>
      </w:r>
      <w:r w:rsidRPr="00BC201E">
        <w:rPr>
          <w:rFonts w:ascii="Times New Roman" w:hAnsi="Times New Roman" w:cs="Times New Roman"/>
          <w:color w:val="000000" w:themeColor="text1"/>
          <w:sz w:val="24"/>
          <w:szCs w:val="24"/>
          <w:lang w:val="en-US"/>
        </w:rPr>
        <w:t xml:space="preserve"> </w:t>
      </w:r>
      <w:proofErr w:type="spellStart"/>
      <w:r w:rsidRPr="00BC201E">
        <w:rPr>
          <w:rFonts w:ascii="Times New Roman" w:hAnsi="Times New Roman" w:cs="Times New Roman"/>
          <w:color w:val="000000" w:themeColor="text1"/>
          <w:sz w:val="24"/>
          <w:szCs w:val="24"/>
          <w:lang w:val="en-US"/>
        </w:rPr>
        <w:t>Halaman</w:t>
      </w:r>
      <w:proofErr w:type="spellEnd"/>
      <w:r w:rsidRPr="00BC201E">
        <w:rPr>
          <w:rFonts w:ascii="Times New Roman" w:hAnsi="Times New Roman" w:cs="Times New Roman"/>
          <w:color w:val="000000" w:themeColor="text1"/>
          <w:sz w:val="24"/>
          <w:szCs w:val="24"/>
          <w:lang w:val="en-US"/>
        </w:rPr>
        <w:t xml:space="preserve"> login</w:t>
      </w:r>
      <w:bookmarkEnd w:id="117"/>
    </w:p>
    <w:p w14:paraId="3A10FD80" w14:textId="7681FDA8" w:rsidR="00E74DB6" w:rsidRPr="00BC201E" w:rsidRDefault="00651F59" w:rsidP="00E74DB6">
      <w:pPr>
        <w:rPr>
          <w:rFonts w:ascii="Times New Roman" w:hAnsi="Times New Roman" w:cs="Times New Roman"/>
          <w:color w:val="000000" w:themeColor="text1"/>
          <w:sz w:val="24"/>
          <w:szCs w:val="24"/>
          <w:lang w:val="en-US"/>
        </w:rPr>
      </w:pPr>
      <w:r w:rsidRPr="00BC201E">
        <w:rPr>
          <w:rFonts w:ascii="Times New Roman" w:hAnsi="Times New Roman" w:cs="Times New Roman"/>
          <w:color w:val="000000" w:themeColor="text1"/>
          <w:sz w:val="24"/>
          <w:szCs w:val="24"/>
        </w:rPr>
        <w:t xml:space="preserve">Halaman login adalah pintu masuk sistem. Terdapat logo PS, judul “Pengaduan Sekolah”, kolom </w:t>
      </w:r>
      <w:r w:rsidRPr="00BC201E">
        <w:rPr>
          <w:rStyle w:val="Emphasis"/>
          <w:rFonts w:ascii="Times New Roman" w:hAnsi="Times New Roman" w:cs="Times New Roman"/>
          <w:color w:val="000000" w:themeColor="text1"/>
          <w:sz w:val="24"/>
          <w:szCs w:val="24"/>
        </w:rPr>
        <w:t>Username</w:t>
      </w:r>
      <w:r w:rsidRPr="00BC201E">
        <w:rPr>
          <w:rFonts w:ascii="Times New Roman" w:hAnsi="Times New Roman" w:cs="Times New Roman"/>
          <w:color w:val="000000" w:themeColor="text1"/>
          <w:sz w:val="24"/>
          <w:szCs w:val="24"/>
        </w:rPr>
        <w:t xml:space="preserve"> dan </w:t>
      </w:r>
      <w:r w:rsidRPr="00BC201E">
        <w:rPr>
          <w:rStyle w:val="Emphasis"/>
          <w:rFonts w:ascii="Times New Roman" w:hAnsi="Times New Roman" w:cs="Times New Roman"/>
          <w:color w:val="000000" w:themeColor="text1"/>
          <w:sz w:val="24"/>
          <w:szCs w:val="24"/>
        </w:rPr>
        <w:t>Password</w:t>
      </w:r>
      <w:r w:rsidRPr="00BC201E">
        <w:rPr>
          <w:rFonts w:ascii="Times New Roman" w:hAnsi="Times New Roman" w:cs="Times New Roman"/>
          <w:color w:val="000000" w:themeColor="text1"/>
          <w:sz w:val="24"/>
          <w:szCs w:val="24"/>
        </w:rPr>
        <w:t xml:space="preserve">, serta tombol </w:t>
      </w:r>
      <w:r w:rsidRPr="00BC201E">
        <w:rPr>
          <w:rStyle w:val="Emphasis"/>
          <w:rFonts w:ascii="Times New Roman" w:hAnsi="Times New Roman" w:cs="Times New Roman"/>
          <w:color w:val="000000" w:themeColor="text1"/>
          <w:sz w:val="24"/>
          <w:szCs w:val="24"/>
        </w:rPr>
        <w:t>Login</w:t>
      </w:r>
      <w:r w:rsidRPr="00BC201E">
        <w:rPr>
          <w:rFonts w:ascii="Times New Roman" w:hAnsi="Times New Roman" w:cs="Times New Roman"/>
          <w:color w:val="000000" w:themeColor="text1"/>
          <w:sz w:val="24"/>
          <w:szCs w:val="24"/>
        </w:rPr>
        <w:t>. Setelah data diisi dan tombol ditekan, sistem memvalidasi akun lalu mengarahkan pengguna ke dashboard sesuai perannya.</w:t>
      </w:r>
    </w:p>
    <w:p w14:paraId="73ED176E" w14:textId="69A8CB79" w:rsidR="00651F59" w:rsidRPr="00BC201E" w:rsidRDefault="00651F59" w:rsidP="00E74DB6">
      <w:pPr>
        <w:rPr>
          <w:rFonts w:ascii="Times New Roman" w:hAnsi="Times New Roman" w:cs="Times New Roman"/>
          <w:color w:val="000000" w:themeColor="text1"/>
          <w:sz w:val="24"/>
          <w:szCs w:val="24"/>
          <w:lang w:val="en-US"/>
        </w:rPr>
      </w:pPr>
    </w:p>
    <w:p w14:paraId="0B92CC2F" w14:textId="19AFD7C8" w:rsidR="00651F59" w:rsidRPr="00BC201E" w:rsidRDefault="00651F59" w:rsidP="00E74DB6">
      <w:pPr>
        <w:rPr>
          <w:rFonts w:ascii="Times New Roman" w:hAnsi="Times New Roman" w:cs="Times New Roman"/>
          <w:color w:val="000000" w:themeColor="text1"/>
          <w:sz w:val="24"/>
          <w:szCs w:val="24"/>
          <w:lang w:val="en-US"/>
        </w:rPr>
      </w:pPr>
    </w:p>
    <w:p w14:paraId="09F5C9AF" w14:textId="73E9F020" w:rsidR="00651F59" w:rsidRPr="00BC201E" w:rsidRDefault="00651F59" w:rsidP="00E74DB6">
      <w:pPr>
        <w:rPr>
          <w:rFonts w:ascii="Times New Roman" w:hAnsi="Times New Roman" w:cs="Times New Roman"/>
          <w:color w:val="000000" w:themeColor="text1"/>
          <w:sz w:val="24"/>
          <w:szCs w:val="24"/>
          <w:lang w:val="en-US"/>
        </w:rPr>
      </w:pPr>
    </w:p>
    <w:p w14:paraId="70ADFB13" w14:textId="5D86070E" w:rsidR="00E2198B" w:rsidRPr="00BC201E" w:rsidRDefault="00E2198B" w:rsidP="00E74DB6">
      <w:pPr>
        <w:rPr>
          <w:rFonts w:ascii="Times New Roman" w:hAnsi="Times New Roman" w:cs="Times New Roman"/>
          <w:color w:val="000000" w:themeColor="text1"/>
          <w:sz w:val="24"/>
          <w:szCs w:val="24"/>
          <w:lang w:val="en-US"/>
        </w:rPr>
      </w:pPr>
    </w:p>
    <w:p w14:paraId="79C9875D" w14:textId="435AEE79" w:rsidR="00E2198B" w:rsidRPr="00BC201E" w:rsidRDefault="00E2198B" w:rsidP="00E74DB6">
      <w:pPr>
        <w:rPr>
          <w:rFonts w:ascii="Times New Roman" w:hAnsi="Times New Roman" w:cs="Times New Roman"/>
          <w:color w:val="000000" w:themeColor="text1"/>
          <w:sz w:val="24"/>
          <w:szCs w:val="24"/>
          <w:lang w:val="en-US"/>
        </w:rPr>
      </w:pPr>
    </w:p>
    <w:p w14:paraId="127B832F" w14:textId="276452C8" w:rsidR="00E2198B" w:rsidRPr="00BC201E" w:rsidRDefault="00E2198B" w:rsidP="00E74DB6">
      <w:pPr>
        <w:rPr>
          <w:rFonts w:ascii="Times New Roman" w:hAnsi="Times New Roman" w:cs="Times New Roman"/>
          <w:color w:val="000000" w:themeColor="text1"/>
          <w:sz w:val="24"/>
          <w:szCs w:val="24"/>
          <w:lang w:val="en-US"/>
        </w:rPr>
      </w:pPr>
    </w:p>
    <w:p w14:paraId="4EC878AE" w14:textId="7BCA839F" w:rsidR="00E2198B" w:rsidRPr="00BC201E" w:rsidRDefault="00E2198B" w:rsidP="00E74DB6">
      <w:pPr>
        <w:rPr>
          <w:rFonts w:ascii="Times New Roman" w:hAnsi="Times New Roman" w:cs="Times New Roman"/>
          <w:color w:val="000000" w:themeColor="text1"/>
          <w:sz w:val="24"/>
          <w:szCs w:val="24"/>
          <w:lang w:val="en-US"/>
        </w:rPr>
      </w:pPr>
    </w:p>
    <w:p w14:paraId="232877DB" w14:textId="628AC13B" w:rsidR="00E2198B" w:rsidRPr="00BC201E" w:rsidRDefault="00E2198B" w:rsidP="00E74DB6">
      <w:pPr>
        <w:rPr>
          <w:rFonts w:ascii="Times New Roman" w:hAnsi="Times New Roman" w:cs="Times New Roman"/>
          <w:color w:val="000000" w:themeColor="text1"/>
          <w:sz w:val="24"/>
          <w:szCs w:val="24"/>
          <w:lang w:val="en-US"/>
        </w:rPr>
      </w:pPr>
    </w:p>
    <w:p w14:paraId="0023E8E0" w14:textId="7CA99730" w:rsidR="00E2198B" w:rsidRPr="00BC201E" w:rsidRDefault="00E2198B" w:rsidP="00E74DB6">
      <w:pPr>
        <w:rPr>
          <w:rFonts w:ascii="Times New Roman" w:hAnsi="Times New Roman" w:cs="Times New Roman"/>
          <w:color w:val="000000" w:themeColor="text1"/>
          <w:sz w:val="24"/>
          <w:szCs w:val="24"/>
          <w:lang w:val="en-US"/>
        </w:rPr>
      </w:pPr>
    </w:p>
    <w:p w14:paraId="111A0706" w14:textId="2E8C3956" w:rsidR="00E2198B" w:rsidRPr="00BC201E" w:rsidRDefault="00E2198B" w:rsidP="00E74DB6">
      <w:pPr>
        <w:rPr>
          <w:rFonts w:ascii="Times New Roman" w:hAnsi="Times New Roman" w:cs="Times New Roman"/>
          <w:color w:val="000000" w:themeColor="text1"/>
          <w:sz w:val="24"/>
          <w:szCs w:val="24"/>
          <w:lang w:val="en-US"/>
        </w:rPr>
      </w:pPr>
    </w:p>
    <w:p w14:paraId="54806F02" w14:textId="5E2F869A" w:rsidR="00E2198B" w:rsidRPr="00BC201E" w:rsidRDefault="00E2198B" w:rsidP="00E74DB6">
      <w:pPr>
        <w:rPr>
          <w:rFonts w:ascii="Times New Roman" w:hAnsi="Times New Roman" w:cs="Times New Roman"/>
          <w:color w:val="000000" w:themeColor="text1"/>
          <w:sz w:val="24"/>
          <w:szCs w:val="24"/>
          <w:lang w:val="en-US"/>
        </w:rPr>
      </w:pPr>
    </w:p>
    <w:p w14:paraId="604BAAD8" w14:textId="51E605B2" w:rsidR="00E2198B" w:rsidRPr="00BC201E" w:rsidRDefault="00E2198B" w:rsidP="00E74DB6">
      <w:pPr>
        <w:rPr>
          <w:rFonts w:ascii="Times New Roman" w:hAnsi="Times New Roman" w:cs="Times New Roman"/>
          <w:color w:val="000000" w:themeColor="text1"/>
          <w:sz w:val="24"/>
          <w:szCs w:val="24"/>
          <w:lang w:val="en-US"/>
        </w:rPr>
      </w:pPr>
    </w:p>
    <w:p w14:paraId="7BB817D9" w14:textId="77777777" w:rsidR="00FC7F04" w:rsidRPr="00BC201E" w:rsidRDefault="00E2198B" w:rsidP="008200F9">
      <w:pPr>
        <w:keepNext/>
        <w:jc w:val="center"/>
        <w:rPr>
          <w:rFonts w:ascii="Times New Roman" w:hAnsi="Times New Roman" w:cs="Times New Roman"/>
          <w:color w:val="000000" w:themeColor="text1"/>
          <w:sz w:val="24"/>
          <w:szCs w:val="24"/>
        </w:rPr>
      </w:pPr>
      <w:r w:rsidRPr="00BC201E">
        <w:rPr>
          <w:rFonts w:ascii="Times New Roman" w:hAnsi="Times New Roman" w:cs="Times New Roman"/>
          <w:color w:val="000000" w:themeColor="text1"/>
          <w:sz w:val="24"/>
          <w:szCs w:val="24"/>
          <w:lang w:val="en-US"/>
        </w:rPr>
        <w:drawing>
          <wp:inline distT="0" distB="0" distL="0" distR="0" wp14:anchorId="59B300AF" wp14:editId="3DCC1E21">
            <wp:extent cx="5731510" cy="2668270"/>
            <wp:effectExtent l="0" t="0" r="254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31510" cy="2668270"/>
                    </a:xfrm>
                    <a:prstGeom prst="rect">
                      <a:avLst/>
                    </a:prstGeom>
                  </pic:spPr>
                </pic:pic>
              </a:graphicData>
            </a:graphic>
          </wp:inline>
        </w:drawing>
      </w:r>
    </w:p>
    <w:p w14:paraId="72DD89E0" w14:textId="1C1B156E" w:rsidR="00E2198B" w:rsidRPr="00BC201E" w:rsidRDefault="00FC7F04" w:rsidP="008200F9">
      <w:pPr>
        <w:pStyle w:val="Caption"/>
        <w:jc w:val="center"/>
        <w:rPr>
          <w:rFonts w:ascii="Times New Roman" w:hAnsi="Times New Roman" w:cs="Times New Roman"/>
          <w:color w:val="000000" w:themeColor="text1"/>
          <w:sz w:val="24"/>
          <w:szCs w:val="24"/>
        </w:rPr>
      </w:pPr>
      <w:bookmarkStart w:id="118" w:name="_Toc243681109"/>
      <w:r w:rsidRPr="00BC201E">
        <w:rPr>
          <w:rFonts w:ascii="Times New Roman" w:hAnsi="Times New Roman" w:cs="Times New Roman"/>
          <w:color w:val="000000" w:themeColor="text1"/>
          <w:sz w:val="24"/>
          <w:szCs w:val="24"/>
        </w:rPr>
        <w:t xml:space="preserve">Gambar 3. </w:t>
      </w:r>
      <w:r w:rsidRPr="00BC201E">
        <w:rPr>
          <w:rFonts w:ascii="Times New Roman" w:hAnsi="Times New Roman" w:cs="Times New Roman"/>
          <w:color w:val="000000" w:themeColor="text1"/>
          <w:sz w:val="24"/>
          <w:szCs w:val="24"/>
        </w:rPr>
        <w:fldChar w:fldCharType="begin"/>
      </w:r>
      <w:r w:rsidRPr="00BC201E">
        <w:rPr>
          <w:rFonts w:ascii="Times New Roman" w:hAnsi="Times New Roman" w:cs="Times New Roman"/>
          <w:color w:val="000000" w:themeColor="text1"/>
          <w:sz w:val="24"/>
          <w:szCs w:val="24"/>
        </w:rPr>
        <w:instrText xml:space="preserve"> SEQ Gambar_3. \* ARABIC </w:instrText>
      </w:r>
      <w:r w:rsidRPr="00BC201E">
        <w:rPr>
          <w:rFonts w:ascii="Times New Roman" w:hAnsi="Times New Roman" w:cs="Times New Roman"/>
          <w:color w:val="000000" w:themeColor="text1"/>
          <w:sz w:val="24"/>
          <w:szCs w:val="24"/>
        </w:rPr>
        <w:fldChar w:fldCharType="separate"/>
      </w:r>
      <w:r w:rsidR="00BC201E" w:rsidRPr="00BC201E">
        <w:rPr>
          <w:rFonts w:ascii="Times New Roman" w:hAnsi="Times New Roman" w:cs="Times New Roman"/>
          <w:noProof/>
          <w:color w:val="000000" w:themeColor="text1"/>
          <w:sz w:val="24"/>
          <w:szCs w:val="24"/>
        </w:rPr>
        <w:t>9</w:t>
      </w:r>
      <w:r w:rsidRPr="00BC201E">
        <w:rPr>
          <w:rFonts w:ascii="Times New Roman" w:hAnsi="Times New Roman" w:cs="Times New Roman"/>
          <w:color w:val="000000" w:themeColor="text1"/>
          <w:sz w:val="24"/>
          <w:szCs w:val="24"/>
        </w:rPr>
        <w:fldChar w:fldCharType="end"/>
      </w:r>
      <w:r w:rsidRPr="00BC201E">
        <w:rPr>
          <w:rFonts w:ascii="Times New Roman" w:hAnsi="Times New Roman" w:cs="Times New Roman"/>
          <w:color w:val="000000" w:themeColor="text1"/>
          <w:sz w:val="24"/>
          <w:szCs w:val="24"/>
          <w:lang w:val="en-US"/>
        </w:rPr>
        <w:t xml:space="preserve"> Dashboard admin</w:t>
      </w:r>
      <w:bookmarkEnd w:id="118"/>
    </w:p>
    <w:p w14:paraId="184F33D4" w14:textId="77777777" w:rsidR="00E2198B" w:rsidRPr="00BC201E" w:rsidRDefault="00E2198B" w:rsidP="00E2198B">
      <w:pPr>
        <w:spacing w:before="100" w:beforeAutospacing="1" w:after="100" w:afterAutospacing="1" w:line="240" w:lineRule="auto"/>
        <w:rPr>
          <w:rFonts w:ascii="Times New Roman" w:eastAsia="Times New Roman" w:hAnsi="Times New Roman" w:cs="Times New Roman"/>
          <w:color w:val="000000" w:themeColor="text1"/>
          <w:sz w:val="24"/>
          <w:szCs w:val="24"/>
          <w:lang w:val="en-ID" w:eastAsia="en-ID"/>
        </w:rPr>
      </w:pPr>
      <w:r w:rsidRPr="00BC201E">
        <w:rPr>
          <w:rFonts w:ascii="Times New Roman" w:eastAsia="Times New Roman" w:hAnsi="Times New Roman" w:cs="Times New Roman"/>
          <w:color w:val="000000" w:themeColor="text1"/>
          <w:sz w:val="24"/>
          <w:szCs w:val="24"/>
          <w:lang w:val="en-ID" w:eastAsia="en-ID"/>
        </w:rPr>
        <w:t xml:space="preserve">Dashboard admin </w:t>
      </w:r>
      <w:proofErr w:type="spellStart"/>
      <w:r w:rsidRPr="00BC201E">
        <w:rPr>
          <w:rFonts w:ascii="Times New Roman" w:eastAsia="Times New Roman" w:hAnsi="Times New Roman" w:cs="Times New Roman"/>
          <w:color w:val="000000" w:themeColor="text1"/>
          <w:sz w:val="24"/>
          <w:szCs w:val="24"/>
          <w:lang w:val="en-ID" w:eastAsia="en-ID"/>
        </w:rPr>
        <w:t>adalah</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halaman</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awal</w:t>
      </w:r>
      <w:proofErr w:type="spellEnd"/>
      <w:r w:rsidRPr="00BC201E">
        <w:rPr>
          <w:rFonts w:ascii="Times New Roman" w:eastAsia="Times New Roman" w:hAnsi="Times New Roman" w:cs="Times New Roman"/>
          <w:color w:val="000000" w:themeColor="text1"/>
          <w:sz w:val="24"/>
          <w:szCs w:val="24"/>
          <w:lang w:val="en-ID" w:eastAsia="en-ID"/>
        </w:rPr>
        <w:t xml:space="preserve"> yang </w:t>
      </w:r>
      <w:proofErr w:type="spellStart"/>
      <w:r w:rsidRPr="00BC201E">
        <w:rPr>
          <w:rFonts w:ascii="Times New Roman" w:eastAsia="Times New Roman" w:hAnsi="Times New Roman" w:cs="Times New Roman"/>
          <w:color w:val="000000" w:themeColor="text1"/>
          <w:sz w:val="24"/>
          <w:szCs w:val="24"/>
          <w:lang w:val="en-ID" w:eastAsia="en-ID"/>
        </w:rPr>
        <w:t>tampil</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setelah</w:t>
      </w:r>
      <w:proofErr w:type="spellEnd"/>
      <w:r w:rsidRPr="00BC201E">
        <w:rPr>
          <w:rFonts w:ascii="Times New Roman" w:eastAsia="Times New Roman" w:hAnsi="Times New Roman" w:cs="Times New Roman"/>
          <w:color w:val="000000" w:themeColor="text1"/>
          <w:sz w:val="24"/>
          <w:szCs w:val="24"/>
          <w:lang w:val="en-ID" w:eastAsia="en-ID"/>
        </w:rPr>
        <w:t xml:space="preserve"> admin </w:t>
      </w:r>
      <w:proofErr w:type="spellStart"/>
      <w:r w:rsidRPr="00BC201E">
        <w:rPr>
          <w:rFonts w:ascii="Times New Roman" w:eastAsia="Times New Roman" w:hAnsi="Times New Roman" w:cs="Times New Roman"/>
          <w:color w:val="000000" w:themeColor="text1"/>
          <w:sz w:val="24"/>
          <w:szCs w:val="24"/>
          <w:lang w:val="en-ID" w:eastAsia="en-ID"/>
        </w:rPr>
        <w:t>berhasil</w:t>
      </w:r>
      <w:proofErr w:type="spellEnd"/>
      <w:r w:rsidRPr="00BC201E">
        <w:rPr>
          <w:rFonts w:ascii="Times New Roman" w:eastAsia="Times New Roman" w:hAnsi="Times New Roman" w:cs="Times New Roman"/>
          <w:color w:val="000000" w:themeColor="text1"/>
          <w:sz w:val="24"/>
          <w:szCs w:val="24"/>
          <w:lang w:val="en-ID" w:eastAsia="en-ID"/>
        </w:rPr>
        <w:t xml:space="preserve"> login. Di </w:t>
      </w:r>
      <w:proofErr w:type="spellStart"/>
      <w:r w:rsidRPr="00BC201E">
        <w:rPr>
          <w:rFonts w:ascii="Times New Roman" w:eastAsia="Times New Roman" w:hAnsi="Times New Roman" w:cs="Times New Roman"/>
          <w:color w:val="000000" w:themeColor="text1"/>
          <w:sz w:val="24"/>
          <w:szCs w:val="24"/>
          <w:lang w:val="en-ID" w:eastAsia="en-ID"/>
        </w:rPr>
        <w:t>sisi</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kiri</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terdapat</w:t>
      </w:r>
      <w:proofErr w:type="spellEnd"/>
      <w:r w:rsidRPr="00BC201E">
        <w:rPr>
          <w:rFonts w:ascii="Times New Roman" w:eastAsia="Times New Roman" w:hAnsi="Times New Roman" w:cs="Times New Roman"/>
          <w:color w:val="000000" w:themeColor="text1"/>
          <w:sz w:val="24"/>
          <w:szCs w:val="24"/>
          <w:lang w:val="en-ID" w:eastAsia="en-ID"/>
        </w:rPr>
        <w:t xml:space="preserve"> </w:t>
      </w:r>
      <w:r w:rsidRPr="00BC201E">
        <w:rPr>
          <w:rFonts w:ascii="Times New Roman" w:eastAsia="Times New Roman" w:hAnsi="Times New Roman" w:cs="Times New Roman"/>
          <w:i/>
          <w:iCs/>
          <w:color w:val="000000" w:themeColor="text1"/>
          <w:sz w:val="24"/>
          <w:szCs w:val="24"/>
          <w:lang w:val="en-ID" w:eastAsia="en-ID"/>
        </w:rPr>
        <w:t>sidebar</w:t>
      </w:r>
      <w:r w:rsidRPr="00BC201E">
        <w:rPr>
          <w:rFonts w:ascii="Times New Roman" w:eastAsia="Times New Roman" w:hAnsi="Times New Roman" w:cs="Times New Roman"/>
          <w:color w:val="000000" w:themeColor="text1"/>
          <w:sz w:val="24"/>
          <w:szCs w:val="24"/>
          <w:lang w:val="en-ID" w:eastAsia="en-ID"/>
        </w:rPr>
        <w:t xml:space="preserve"> menu admin yang </w:t>
      </w:r>
      <w:proofErr w:type="spellStart"/>
      <w:r w:rsidRPr="00BC201E">
        <w:rPr>
          <w:rFonts w:ascii="Times New Roman" w:eastAsia="Times New Roman" w:hAnsi="Times New Roman" w:cs="Times New Roman"/>
          <w:color w:val="000000" w:themeColor="text1"/>
          <w:sz w:val="24"/>
          <w:szCs w:val="24"/>
          <w:lang w:val="en-ID" w:eastAsia="en-ID"/>
        </w:rPr>
        <w:t>berisi</w:t>
      </w:r>
      <w:proofErr w:type="spellEnd"/>
      <w:r w:rsidRPr="00BC201E">
        <w:rPr>
          <w:rFonts w:ascii="Times New Roman" w:eastAsia="Times New Roman" w:hAnsi="Times New Roman" w:cs="Times New Roman"/>
          <w:color w:val="000000" w:themeColor="text1"/>
          <w:sz w:val="24"/>
          <w:szCs w:val="24"/>
          <w:lang w:val="en-ID" w:eastAsia="en-ID"/>
        </w:rPr>
        <w:t xml:space="preserve"> Dashboard, Data </w:t>
      </w:r>
      <w:proofErr w:type="spellStart"/>
      <w:r w:rsidRPr="00BC201E">
        <w:rPr>
          <w:rFonts w:ascii="Times New Roman" w:eastAsia="Times New Roman" w:hAnsi="Times New Roman" w:cs="Times New Roman"/>
          <w:color w:val="000000" w:themeColor="text1"/>
          <w:sz w:val="24"/>
          <w:szCs w:val="24"/>
          <w:lang w:val="en-ID" w:eastAsia="en-ID"/>
        </w:rPr>
        <w:t>Siswa</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Kategori</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Aspirasi</w:t>
      </w:r>
      <w:proofErr w:type="spellEnd"/>
      <w:r w:rsidRPr="00BC201E">
        <w:rPr>
          <w:rFonts w:ascii="Times New Roman" w:eastAsia="Times New Roman" w:hAnsi="Times New Roman" w:cs="Times New Roman"/>
          <w:color w:val="000000" w:themeColor="text1"/>
          <w:sz w:val="24"/>
          <w:szCs w:val="24"/>
          <w:lang w:val="en-ID" w:eastAsia="en-ID"/>
        </w:rPr>
        <w:t xml:space="preserve">, dan </w:t>
      </w:r>
      <w:proofErr w:type="spellStart"/>
      <w:r w:rsidRPr="00BC201E">
        <w:rPr>
          <w:rFonts w:ascii="Times New Roman" w:eastAsia="Times New Roman" w:hAnsi="Times New Roman" w:cs="Times New Roman"/>
          <w:color w:val="000000" w:themeColor="text1"/>
          <w:sz w:val="24"/>
          <w:szCs w:val="24"/>
          <w:lang w:val="en-ID" w:eastAsia="en-ID"/>
        </w:rPr>
        <w:t>Histori</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serta</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tombol</w:t>
      </w:r>
      <w:proofErr w:type="spellEnd"/>
      <w:r w:rsidRPr="00BC201E">
        <w:rPr>
          <w:rFonts w:ascii="Times New Roman" w:eastAsia="Times New Roman" w:hAnsi="Times New Roman" w:cs="Times New Roman"/>
          <w:color w:val="000000" w:themeColor="text1"/>
          <w:sz w:val="24"/>
          <w:szCs w:val="24"/>
          <w:lang w:val="en-ID" w:eastAsia="en-ID"/>
        </w:rPr>
        <w:t xml:space="preserve"> Logout di </w:t>
      </w:r>
      <w:proofErr w:type="spellStart"/>
      <w:r w:rsidRPr="00BC201E">
        <w:rPr>
          <w:rFonts w:ascii="Times New Roman" w:eastAsia="Times New Roman" w:hAnsi="Times New Roman" w:cs="Times New Roman"/>
          <w:color w:val="000000" w:themeColor="text1"/>
          <w:sz w:val="24"/>
          <w:szCs w:val="24"/>
          <w:lang w:val="en-ID" w:eastAsia="en-ID"/>
        </w:rPr>
        <w:t>bagian</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bawah</w:t>
      </w:r>
      <w:proofErr w:type="spellEnd"/>
      <w:r w:rsidRPr="00BC201E">
        <w:rPr>
          <w:rFonts w:ascii="Times New Roman" w:eastAsia="Times New Roman" w:hAnsi="Times New Roman" w:cs="Times New Roman"/>
          <w:color w:val="000000" w:themeColor="text1"/>
          <w:sz w:val="24"/>
          <w:szCs w:val="24"/>
          <w:lang w:val="en-ID" w:eastAsia="en-ID"/>
        </w:rPr>
        <w:t xml:space="preserve">. Di </w:t>
      </w:r>
      <w:proofErr w:type="spellStart"/>
      <w:r w:rsidRPr="00BC201E">
        <w:rPr>
          <w:rFonts w:ascii="Times New Roman" w:eastAsia="Times New Roman" w:hAnsi="Times New Roman" w:cs="Times New Roman"/>
          <w:color w:val="000000" w:themeColor="text1"/>
          <w:sz w:val="24"/>
          <w:szCs w:val="24"/>
          <w:lang w:val="en-ID" w:eastAsia="en-ID"/>
        </w:rPr>
        <w:t>bagian</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atas</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terdapat</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nama</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akun</w:t>
      </w:r>
      <w:proofErr w:type="spellEnd"/>
      <w:r w:rsidRPr="00BC201E">
        <w:rPr>
          <w:rFonts w:ascii="Times New Roman" w:eastAsia="Times New Roman" w:hAnsi="Times New Roman" w:cs="Times New Roman"/>
          <w:color w:val="000000" w:themeColor="text1"/>
          <w:sz w:val="24"/>
          <w:szCs w:val="24"/>
          <w:lang w:val="en-ID" w:eastAsia="en-ID"/>
        </w:rPr>
        <w:t xml:space="preserve"> admin yang </w:t>
      </w:r>
      <w:proofErr w:type="spellStart"/>
      <w:r w:rsidRPr="00BC201E">
        <w:rPr>
          <w:rFonts w:ascii="Times New Roman" w:eastAsia="Times New Roman" w:hAnsi="Times New Roman" w:cs="Times New Roman"/>
          <w:color w:val="000000" w:themeColor="text1"/>
          <w:sz w:val="24"/>
          <w:szCs w:val="24"/>
          <w:lang w:val="en-ID" w:eastAsia="en-ID"/>
        </w:rPr>
        <w:t>sedang</w:t>
      </w:r>
      <w:proofErr w:type="spellEnd"/>
      <w:r w:rsidRPr="00BC201E">
        <w:rPr>
          <w:rFonts w:ascii="Times New Roman" w:eastAsia="Times New Roman" w:hAnsi="Times New Roman" w:cs="Times New Roman"/>
          <w:color w:val="000000" w:themeColor="text1"/>
          <w:sz w:val="24"/>
          <w:szCs w:val="24"/>
          <w:lang w:val="en-ID" w:eastAsia="en-ID"/>
        </w:rPr>
        <w:t xml:space="preserve"> login.</w:t>
      </w:r>
    </w:p>
    <w:p w14:paraId="31840E67" w14:textId="77777777" w:rsidR="00E2198B" w:rsidRPr="00BC201E" w:rsidRDefault="00E2198B" w:rsidP="00E2198B">
      <w:pPr>
        <w:spacing w:before="100" w:beforeAutospacing="1" w:after="100" w:afterAutospacing="1" w:line="240" w:lineRule="auto"/>
        <w:rPr>
          <w:rFonts w:ascii="Times New Roman" w:eastAsia="Times New Roman" w:hAnsi="Times New Roman" w:cs="Times New Roman"/>
          <w:color w:val="000000" w:themeColor="text1"/>
          <w:sz w:val="24"/>
          <w:szCs w:val="24"/>
          <w:lang w:val="en-ID" w:eastAsia="en-ID"/>
        </w:rPr>
      </w:pPr>
      <w:proofErr w:type="spellStart"/>
      <w:r w:rsidRPr="00BC201E">
        <w:rPr>
          <w:rFonts w:ascii="Times New Roman" w:eastAsia="Times New Roman" w:hAnsi="Times New Roman" w:cs="Times New Roman"/>
          <w:color w:val="000000" w:themeColor="text1"/>
          <w:sz w:val="24"/>
          <w:szCs w:val="24"/>
          <w:lang w:val="en-ID" w:eastAsia="en-ID"/>
        </w:rPr>
        <w:t>Bagian</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utama</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halaman</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berisi</w:t>
      </w:r>
      <w:proofErr w:type="spellEnd"/>
      <w:r w:rsidRPr="00BC201E">
        <w:rPr>
          <w:rFonts w:ascii="Times New Roman" w:eastAsia="Times New Roman" w:hAnsi="Times New Roman" w:cs="Times New Roman"/>
          <w:color w:val="000000" w:themeColor="text1"/>
          <w:sz w:val="24"/>
          <w:szCs w:val="24"/>
          <w:lang w:val="en-ID" w:eastAsia="en-ID"/>
        </w:rPr>
        <w:t>:</w:t>
      </w:r>
    </w:p>
    <w:p w14:paraId="32295CB6" w14:textId="77777777" w:rsidR="00E2198B" w:rsidRPr="00BC201E" w:rsidRDefault="00E2198B" w:rsidP="00487377">
      <w:pPr>
        <w:numPr>
          <w:ilvl w:val="0"/>
          <w:numId w:val="32"/>
        </w:numPr>
        <w:spacing w:before="100" w:beforeAutospacing="1" w:after="100" w:afterAutospacing="1" w:line="240" w:lineRule="auto"/>
        <w:rPr>
          <w:rFonts w:ascii="Times New Roman" w:eastAsia="Times New Roman" w:hAnsi="Times New Roman" w:cs="Times New Roman"/>
          <w:color w:val="000000" w:themeColor="text1"/>
          <w:sz w:val="24"/>
          <w:szCs w:val="24"/>
          <w:lang w:val="en-ID" w:eastAsia="en-ID"/>
        </w:rPr>
      </w:pPr>
      <w:r w:rsidRPr="00BC201E">
        <w:rPr>
          <w:rFonts w:ascii="Times New Roman" w:eastAsia="Times New Roman" w:hAnsi="Times New Roman" w:cs="Times New Roman"/>
          <w:b/>
          <w:bCs/>
          <w:color w:val="000000" w:themeColor="text1"/>
          <w:sz w:val="24"/>
          <w:szCs w:val="24"/>
          <w:lang w:val="en-ID" w:eastAsia="en-ID"/>
        </w:rPr>
        <w:t xml:space="preserve">Banner </w:t>
      </w:r>
      <w:proofErr w:type="spellStart"/>
      <w:r w:rsidRPr="00BC201E">
        <w:rPr>
          <w:rFonts w:ascii="Times New Roman" w:eastAsia="Times New Roman" w:hAnsi="Times New Roman" w:cs="Times New Roman"/>
          <w:b/>
          <w:bCs/>
          <w:color w:val="000000" w:themeColor="text1"/>
          <w:sz w:val="24"/>
          <w:szCs w:val="24"/>
          <w:lang w:val="en-ID" w:eastAsia="en-ID"/>
        </w:rPr>
        <w:t>sambutan</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Selamat</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Datang</w:t>
      </w:r>
      <w:proofErr w:type="spellEnd"/>
      <w:r w:rsidRPr="00BC201E">
        <w:rPr>
          <w:rFonts w:ascii="Times New Roman" w:eastAsia="Times New Roman" w:hAnsi="Times New Roman" w:cs="Times New Roman"/>
          <w:color w:val="000000" w:themeColor="text1"/>
          <w:sz w:val="24"/>
          <w:szCs w:val="24"/>
          <w:lang w:val="en-ID" w:eastAsia="en-ID"/>
        </w:rPr>
        <w:t xml:space="preserve">, Admin </w:t>
      </w:r>
      <w:proofErr w:type="spellStart"/>
      <w:r w:rsidRPr="00BC201E">
        <w:rPr>
          <w:rFonts w:ascii="Times New Roman" w:eastAsia="Times New Roman" w:hAnsi="Times New Roman" w:cs="Times New Roman"/>
          <w:color w:val="000000" w:themeColor="text1"/>
          <w:sz w:val="24"/>
          <w:szCs w:val="24"/>
          <w:lang w:val="en-ID" w:eastAsia="en-ID"/>
        </w:rPr>
        <w:t>Sarana</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sebagai</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penanda</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bahwa</w:t>
      </w:r>
      <w:proofErr w:type="spellEnd"/>
      <w:r w:rsidRPr="00BC201E">
        <w:rPr>
          <w:rFonts w:ascii="Times New Roman" w:eastAsia="Times New Roman" w:hAnsi="Times New Roman" w:cs="Times New Roman"/>
          <w:color w:val="000000" w:themeColor="text1"/>
          <w:sz w:val="24"/>
          <w:szCs w:val="24"/>
          <w:lang w:val="en-ID" w:eastAsia="en-ID"/>
        </w:rPr>
        <w:t xml:space="preserve"> admin </w:t>
      </w:r>
      <w:proofErr w:type="spellStart"/>
      <w:r w:rsidRPr="00BC201E">
        <w:rPr>
          <w:rFonts w:ascii="Times New Roman" w:eastAsia="Times New Roman" w:hAnsi="Times New Roman" w:cs="Times New Roman"/>
          <w:color w:val="000000" w:themeColor="text1"/>
          <w:sz w:val="24"/>
          <w:szCs w:val="24"/>
          <w:lang w:val="en-ID" w:eastAsia="en-ID"/>
        </w:rPr>
        <w:t>telah</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berhasil</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masuk</w:t>
      </w:r>
      <w:proofErr w:type="spellEnd"/>
      <w:r w:rsidRPr="00BC201E">
        <w:rPr>
          <w:rFonts w:ascii="Times New Roman" w:eastAsia="Times New Roman" w:hAnsi="Times New Roman" w:cs="Times New Roman"/>
          <w:color w:val="000000" w:themeColor="text1"/>
          <w:sz w:val="24"/>
          <w:szCs w:val="24"/>
          <w:lang w:val="en-ID" w:eastAsia="en-ID"/>
        </w:rPr>
        <w:t>.</w:t>
      </w:r>
    </w:p>
    <w:p w14:paraId="77D67D0B" w14:textId="77777777" w:rsidR="00E2198B" w:rsidRPr="00BC201E" w:rsidRDefault="00E2198B" w:rsidP="00487377">
      <w:pPr>
        <w:numPr>
          <w:ilvl w:val="0"/>
          <w:numId w:val="32"/>
        </w:numPr>
        <w:spacing w:before="100" w:beforeAutospacing="1" w:after="100" w:afterAutospacing="1" w:line="240" w:lineRule="auto"/>
        <w:rPr>
          <w:rFonts w:ascii="Times New Roman" w:eastAsia="Times New Roman" w:hAnsi="Times New Roman" w:cs="Times New Roman"/>
          <w:color w:val="000000" w:themeColor="text1"/>
          <w:sz w:val="24"/>
          <w:szCs w:val="24"/>
          <w:lang w:val="en-ID" w:eastAsia="en-ID"/>
        </w:rPr>
      </w:pPr>
      <w:r w:rsidRPr="00BC201E">
        <w:rPr>
          <w:rFonts w:ascii="Times New Roman" w:eastAsia="Times New Roman" w:hAnsi="Times New Roman" w:cs="Times New Roman"/>
          <w:b/>
          <w:bCs/>
          <w:color w:val="000000" w:themeColor="text1"/>
          <w:sz w:val="24"/>
          <w:szCs w:val="24"/>
          <w:lang w:val="en-ID" w:eastAsia="en-ID"/>
        </w:rPr>
        <w:t>Menu Utama</w:t>
      </w:r>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berupa</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empat</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kartu</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pintasan</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yaitu</w:t>
      </w:r>
      <w:proofErr w:type="spellEnd"/>
      <w:r w:rsidRPr="00BC201E">
        <w:rPr>
          <w:rFonts w:ascii="Times New Roman" w:eastAsia="Times New Roman" w:hAnsi="Times New Roman" w:cs="Times New Roman"/>
          <w:color w:val="000000" w:themeColor="text1"/>
          <w:sz w:val="24"/>
          <w:szCs w:val="24"/>
          <w:lang w:val="en-ID" w:eastAsia="en-ID"/>
        </w:rPr>
        <w:t xml:space="preserve"> Data </w:t>
      </w:r>
      <w:proofErr w:type="spellStart"/>
      <w:r w:rsidRPr="00BC201E">
        <w:rPr>
          <w:rFonts w:ascii="Times New Roman" w:eastAsia="Times New Roman" w:hAnsi="Times New Roman" w:cs="Times New Roman"/>
          <w:color w:val="000000" w:themeColor="text1"/>
          <w:sz w:val="24"/>
          <w:szCs w:val="24"/>
          <w:lang w:val="en-ID" w:eastAsia="en-ID"/>
        </w:rPr>
        <w:t>Siswa</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Kategori</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Aspirasi</w:t>
      </w:r>
      <w:proofErr w:type="spellEnd"/>
      <w:r w:rsidRPr="00BC201E">
        <w:rPr>
          <w:rFonts w:ascii="Times New Roman" w:eastAsia="Times New Roman" w:hAnsi="Times New Roman" w:cs="Times New Roman"/>
          <w:color w:val="000000" w:themeColor="text1"/>
          <w:sz w:val="24"/>
          <w:szCs w:val="24"/>
          <w:lang w:val="en-ID" w:eastAsia="en-ID"/>
        </w:rPr>
        <w:t xml:space="preserve">, dan </w:t>
      </w:r>
      <w:proofErr w:type="spellStart"/>
      <w:r w:rsidRPr="00BC201E">
        <w:rPr>
          <w:rFonts w:ascii="Times New Roman" w:eastAsia="Times New Roman" w:hAnsi="Times New Roman" w:cs="Times New Roman"/>
          <w:color w:val="000000" w:themeColor="text1"/>
          <w:sz w:val="24"/>
          <w:szCs w:val="24"/>
          <w:lang w:val="en-ID" w:eastAsia="en-ID"/>
        </w:rPr>
        <w:t>Histori</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Setiap</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kartu</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dilengkapi</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keterangan</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singkat</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fungsinya</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sehingga</w:t>
      </w:r>
      <w:proofErr w:type="spellEnd"/>
      <w:r w:rsidRPr="00BC201E">
        <w:rPr>
          <w:rFonts w:ascii="Times New Roman" w:eastAsia="Times New Roman" w:hAnsi="Times New Roman" w:cs="Times New Roman"/>
          <w:color w:val="000000" w:themeColor="text1"/>
          <w:sz w:val="24"/>
          <w:szCs w:val="24"/>
          <w:lang w:val="en-ID" w:eastAsia="en-ID"/>
        </w:rPr>
        <w:t xml:space="preserve"> admin </w:t>
      </w:r>
      <w:proofErr w:type="spellStart"/>
      <w:r w:rsidRPr="00BC201E">
        <w:rPr>
          <w:rFonts w:ascii="Times New Roman" w:eastAsia="Times New Roman" w:hAnsi="Times New Roman" w:cs="Times New Roman"/>
          <w:color w:val="000000" w:themeColor="text1"/>
          <w:sz w:val="24"/>
          <w:szCs w:val="24"/>
          <w:lang w:val="en-ID" w:eastAsia="en-ID"/>
        </w:rPr>
        <w:t>dapat</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langsung</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berpindah</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ke</w:t>
      </w:r>
      <w:proofErr w:type="spellEnd"/>
      <w:r w:rsidRPr="00BC201E">
        <w:rPr>
          <w:rFonts w:ascii="Times New Roman" w:eastAsia="Times New Roman" w:hAnsi="Times New Roman" w:cs="Times New Roman"/>
          <w:color w:val="000000" w:themeColor="text1"/>
          <w:sz w:val="24"/>
          <w:szCs w:val="24"/>
          <w:lang w:val="en-ID" w:eastAsia="en-ID"/>
        </w:rPr>
        <w:t xml:space="preserve"> menu yang </w:t>
      </w:r>
      <w:proofErr w:type="spellStart"/>
      <w:r w:rsidRPr="00BC201E">
        <w:rPr>
          <w:rFonts w:ascii="Times New Roman" w:eastAsia="Times New Roman" w:hAnsi="Times New Roman" w:cs="Times New Roman"/>
          <w:color w:val="000000" w:themeColor="text1"/>
          <w:sz w:val="24"/>
          <w:szCs w:val="24"/>
          <w:lang w:val="en-ID" w:eastAsia="en-ID"/>
        </w:rPr>
        <w:t>diinginkan</w:t>
      </w:r>
      <w:proofErr w:type="spellEnd"/>
      <w:r w:rsidRPr="00BC201E">
        <w:rPr>
          <w:rFonts w:ascii="Times New Roman" w:eastAsia="Times New Roman" w:hAnsi="Times New Roman" w:cs="Times New Roman"/>
          <w:color w:val="000000" w:themeColor="text1"/>
          <w:sz w:val="24"/>
          <w:szCs w:val="24"/>
          <w:lang w:val="en-ID" w:eastAsia="en-ID"/>
        </w:rPr>
        <w:t>.</w:t>
      </w:r>
    </w:p>
    <w:p w14:paraId="7A880169" w14:textId="77777777" w:rsidR="00E2198B" w:rsidRPr="00BC201E" w:rsidRDefault="00E2198B" w:rsidP="00487377">
      <w:pPr>
        <w:numPr>
          <w:ilvl w:val="0"/>
          <w:numId w:val="32"/>
        </w:numPr>
        <w:spacing w:before="100" w:beforeAutospacing="1" w:after="100" w:afterAutospacing="1" w:line="240" w:lineRule="auto"/>
        <w:rPr>
          <w:rFonts w:ascii="Times New Roman" w:eastAsia="Times New Roman" w:hAnsi="Times New Roman" w:cs="Times New Roman"/>
          <w:color w:val="000000" w:themeColor="text1"/>
          <w:sz w:val="24"/>
          <w:szCs w:val="24"/>
          <w:lang w:val="en-ID" w:eastAsia="en-ID"/>
        </w:rPr>
      </w:pPr>
      <w:proofErr w:type="spellStart"/>
      <w:r w:rsidRPr="00BC201E">
        <w:rPr>
          <w:rFonts w:ascii="Times New Roman" w:eastAsia="Times New Roman" w:hAnsi="Times New Roman" w:cs="Times New Roman"/>
          <w:b/>
          <w:bCs/>
          <w:color w:val="000000" w:themeColor="text1"/>
          <w:sz w:val="24"/>
          <w:szCs w:val="24"/>
          <w:lang w:val="en-ID" w:eastAsia="en-ID"/>
        </w:rPr>
        <w:t>Informasi</w:t>
      </w:r>
      <w:proofErr w:type="spellEnd"/>
      <w:r w:rsidRPr="00BC201E">
        <w:rPr>
          <w:rFonts w:ascii="Times New Roman" w:eastAsia="Times New Roman" w:hAnsi="Times New Roman" w:cs="Times New Roman"/>
          <w:b/>
          <w:bCs/>
          <w:color w:val="000000" w:themeColor="text1"/>
          <w:sz w:val="24"/>
          <w:szCs w:val="24"/>
          <w:lang w:val="en-ID" w:eastAsia="en-ID"/>
        </w:rPr>
        <w:t xml:space="preserve"> Admin</w:t>
      </w:r>
      <w:r w:rsidRPr="00BC201E">
        <w:rPr>
          <w:rFonts w:ascii="Times New Roman" w:eastAsia="Times New Roman" w:hAnsi="Times New Roman" w:cs="Times New Roman"/>
          <w:color w:val="000000" w:themeColor="text1"/>
          <w:sz w:val="24"/>
          <w:szCs w:val="24"/>
          <w:lang w:val="en-ID" w:eastAsia="en-ID"/>
        </w:rPr>
        <w:t xml:space="preserve"> yang </w:t>
      </w:r>
      <w:proofErr w:type="spellStart"/>
      <w:r w:rsidRPr="00BC201E">
        <w:rPr>
          <w:rFonts w:ascii="Times New Roman" w:eastAsia="Times New Roman" w:hAnsi="Times New Roman" w:cs="Times New Roman"/>
          <w:color w:val="000000" w:themeColor="text1"/>
          <w:sz w:val="24"/>
          <w:szCs w:val="24"/>
          <w:lang w:val="en-ID" w:eastAsia="en-ID"/>
        </w:rPr>
        <w:t>menampilkan</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informasi</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akun</w:t>
      </w:r>
      <w:proofErr w:type="spellEnd"/>
      <w:r w:rsidRPr="00BC201E">
        <w:rPr>
          <w:rFonts w:ascii="Times New Roman" w:eastAsia="Times New Roman" w:hAnsi="Times New Roman" w:cs="Times New Roman"/>
          <w:color w:val="000000" w:themeColor="text1"/>
          <w:sz w:val="24"/>
          <w:szCs w:val="24"/>
          <w:lang w:val="en-ID" w:eastAsia="en-ID"/>
        </w:rPr>
        <w:t xml:space="preserve"> yang </w:t>
      </w:r>
      <w:proofErr w:type="spellStart"/>
      <w:r w:rsidRPr="00BC201E">
        <w:rPr>
          <w:rFonts w:ascii="Times New Roman" w:eastAsia="Times New Roman" w:hAnsi="Times New Roman" w:cs="Times New Roman"/>
          <w:color w:val="000000" w:themeColor="text1"/>
          <w:sz w:val="24"/>
          <w:szCs w:val="24"/>
          <w:lang w:val="en-ID" w:eastAsia="en-ID"/>
        </w:rPr>
        <w:t>sedang</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digunakan</w:t>
      </w:r>
      <w:proofErr w:type="spellEnd"/>
      <w:r w:rsidRPr="00BC201E">
        <w:rPr>
          <w:rFonts w:ascii="Times New Roman" w:eastAsia="Times New Roman" w:hAnsi="Times New Roman" w:cs="Times New Roman"/>
          <w:color w:val="000000" w:themeColor="text1"/>
          <w:sz w:val="24"/>
          <w:szCs w:val="24"/>
          <w:lang w:val="en-ID" w:eastAsia="en-ID"/>
        </w:rPr>
        <w:t>.</w:t>
      </w:r>
    </w:p>
    <w:p w14:paraId="69A2C1B5" w14:textId="77777777" w:rsidR="00E2198B" w:rsidRPr="00BC201E" w:rsidRDefault="00E2198B" w:rsidP="00E2198B">
      <w:pPr>
        <w:rPr>
          <w:rFonts w:ascii="Times New Roman" w:hAnsi="Times New Roman" w:cs="Times New Roman"/>
          <w:color w:val="000000" w:themeColor="text1"/>
          <w:sz w:val="24"/>
          <w:szCs w:val="24"/>
          <w:lang w:val="en-US"/>
        </w:rPr>
      </w:pPr>
    </w:p>
    <w:p w14:paraId="13A575F8" w14:textId="4DAB5DC8" w:rsidR="00E2198B" w:rsidRPr="00BC201E" w:rsidRDefault="00E2198B" w:rsidP="00E74DB6">
      <w:pPr>
        <w:rPr>
          <w:rFonts w:ascii="Times New Roman" w:hAnsi="Times New Roman" w:cs="Times New Roman"/>
          <w:color w:val="000000" w:themeColor="text1"/>
          <w:sz w:val="24"/>
          <w:szCs w:val="24"/>
          <w:lang w:val="en-US"/>
        </w:rPr>
      </w:pPr>
    </w:p>
    <w:p w14:paraId="4239AA12" w14:textId="393E3F9E" w:rsidR="00E2198B" w:rsidRPr="00BC201E" w:rsidRDefault="00E2198B" w:rsidP="00E74DB6">
      <w:pPr>
        <w:rPr>
          <w:rFonts w:ascii="Times New Roman" w:hAnsi="Times New Roman" w:cs="Times New Roman"/>
          <w:color w:val="000000" w:themeColor="text1"/>
          <w:sz w:val="24"/>
          <w:szCs w:val="24"/>
          <w:lang w:val="en-US"/>
        </w:rPr>
      </w:pPr>
    </w:p>
    <w:p w14:paraId="241B6A64" w14:textId="4ACD3793" w:rsidR="00E2198B" w:rsidRPr="00BC201E" w:rsidRDefault="00E2198B" w:rsidP="00E74DB6">
      <w:pPr>
        <w:rPr>
          <w:rFonts w:ascii="Times New Roman" w:hAnsi="Times New Roman" w:cs="Times New Roman"/>
          <w:color w:val="000000" w:themeColor="text1"/>
          <w:sz w:val="24"/>
          <w:szCs w:val="24"/>
          <w:lang w:val="en-US"/>
        </w:rPr>
      </w:pPr>
    </w:p>
    <w:p w14:paraId="3DD9D38D" w14:textId="68959732" w:rsidR="00E2198B" w:rsidRPr="00BC201E" w:rsidRDefault="00E2198B" w:rsidP="00E74DB6">
      <w:pPr>
        <w:rPr>
          <w:rFonts w:ascii="Times New Roman" w:hAnsi="Times New Roman" w:cs="Times New Roman"/>
          <w:color w:val="000000" w:themeColor="text1"/>
          <w:sz w:val="24"/>
          <w:szCs w:val="24"/>
          <w:lang w:val="en-US"/>
        </w:rPr>
      </w:pPr>
    </w:p>
    <w:p w14:paraId="4DD6443C" w14:textId="3004A14B" w:rsidR="00E2198B" w:rsidRPr="00BC201E" w:rsidRDefault="00E2198B" w:rsidP="00E74DB6">
      <w:pPr>
        <w:rPr>
          <w:rFonts w:ascii="Times New Roman" w:hAnsi="Times New Roman" w:cs="Times New Roman"/>
          <w:color w:val="000000" w:themeColor="text1"/>
          <w:sz w:val="24"/>
          <w:szCs w:val="24"/>
          <w:lang w:val="en-US"/>
        </w:rPr>
      </w:pPr>
    </w:p>
    <w:p w14:paraId="3CF99FB2" w14:textId="017F28F4" w:rsidR="00E2198B" w:rsidRPr="00BC201E" w:rsidRDefault="00E2198B" w:rsidP="00E74DB6">
      <w:pPr>
        <w:rPr>
          <w:rFonts w:ascii="Times New Roman" w:hAnsi="Times New Roman" w:cs="Times New Roman"/>
          <w:color w:val="000000" w:themeColor="text1"/>
          <w:sz w:val="24"/>
          <w:szCs w:val="24"/>
          <w:lang w:val="en-US"/>
        </w:rPr>
      </w:pPr>
    </w:p>
    <w:p w14:paraId="0652B81D" w14:textId="2E6DEF1A" w:rsidR="00E2198B" w:rsidRPr="00BC201E" w:rsidRDefault="00E2198B" w:rsidP="00E74DB6">
      <w:pPr>
        <w:rPr>
          <w:rFonts w:ascii="Times New Roman" w:hAnsi="Times New Roman" w:cs="Times New Roman"/>
          <w:color w:val="000000" w:themeColor="text1"/>
          <w:sz w:val="24"/>
          <w:szCs w:val="24"/>
          <w:lang w:val="en-US"/>
        </w:rPr>
      </w:pPr>
    </w:p>
    <w:p w14:paraId="4A7A911E" w14:textId="77777777" w:rsidR="00E2198B" w:rsidRPr="00BC201E" w:rsidRDefault="00E2198B" w:rsidP="00E74DB6">
      <w:pPr>
        <w:rPr>
          <w:rFonts w:ascii="Times New Roman" w:hAnsi="Times New Roman" w:cs="Times New Roman"/>
          <w:color w:val="000000" w:themeColor="text1"/>
          <w:sz w:val="24"/>
          <w:szCs w:val="24"/>
          <w:lang w:val="en-US"/>
        </w:rPr>
      </w:pPr>
    </w:p>
    <w:p w14:paraId="178AE0CF" w14:textId="6443205F" w:rsidR="00E2198B" w:rsidRPr="00BC201E" w:rsidRDefault="00E2198B" w:rsidP="00E74DB6">
      <w:pPr>
        <w:rPr>
          <w:rFonts w:ascii="Times New Roman" w:hAnsi="Times New Roman" w:cs="Times New Roman"/>
          <w:color w:val="000000" w:themeColor="text1"/>
          <w:sz w:val="24"/>
          <w:szCs w:val="24"/>
          <w:lang w:val="en-US"/>
        </w:rPr>
      </w:pPr>
    </w:p>
    <w:p w14:paraId="7E3DC6E8" w14:textId="77777777" w:rsidR="00E2198B" w:rsidRPr="00BC201E" w:rsidRDefault="00E2198B" w:rsidP="00E74DB6">
      <w:pPr>
        <w:rPr>
          <w:rFonts w:ascii="Times New Roman" w:hAnsi="Times New Roman" w:cs="Times New Roman"/>
          <w:color w:val="000000" w:themeColor="text1"/>
          <w:sz w:val="24"/>
          <w:szCs w:val="24"/>
          <w:lang w:val="en-US"/>
        </w:rPr>
      </w:pPr>
    </w:p>
    <w:p w14:paraId="38717CAE" w14:textId="77777777" w:rsidR="00FC7F04" w:rsidRPr="00BC201E" w:rsidRDefault="00E74DB6" w:rsidP="00B748BF">
      <w:pPr>
        <w:keepNext/>
        <w:jc w:val="center"/>
        <w:rPr>
          <w:rFonts w:ascii="Times New Roman" w:hAnsi="Times New Roman" w:cs="Times New Roman"/>
          <w:color w:val="000000" w:themeColor="text1"/>
          <w:sz w:val="24"/>
          <w:szCs w:val="24"/>
        </w:rPr>
      </w:pPr>
      <w:r w:rsidRPr="00BC201E">
        <w:rPr>
          <w:rFonts w:ascii="Times New Roman" w:hAnsi="Times New Roman" w:cs="Times New Roman"/>
          <w:b/>
          <w:bCs/>
          <w:noProof/>
          <w:color w:val="000000" w:themeColor="text1"/>
          <w:sz w:val="24"/>
          <w:szCs w:val="24"/>
        </w:rPr>
        <w:drawing>
          <wp:inline distT="0" distB="0" distL="0" distR="0" wp14:anchorId="64C33A31" wp14:editId="586D6511">
            <wp:extent cx="5731510" cy="2689225"/>
            <wp:effectExtent l="0" t="0" r="254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Screenshot 2026-10-20 191600.png"/>
                    <pic:cNvPicPr/>
                  </pic:nvPicPr>
                  <pic:blipFill>
                    <a:blip r:embed="rId65">
                      <a:extLst>
                        <a:ext uri="{28A0092B-C50C-407E-A947-70E740481C1C}">
                          <a14:useLocalDpi xmlns:a14="http://schemas.microsoft.com/office/drawing/2010/main" val="0"/>
                        </a:ext>
                      </a:extLst>
                    </a:blip>
                    <a:stretch>
                      <a:fillRect/>
                    </a:stretch>
                  </pic:blipFill>
                  <pic:spPr>
                    <a:xfrm>
                      <a:off x="0" y="0"/>
                      <a:ext cx="5731510" cy="2689225"/>
                    </a:xfrm>
                    <a:prstGeom prst="rect">
                      <a:avLst/>
                    </a:prstGeom>
                  </pic:spPr>
                </pic:pic>
              </a:graphicData>
            </a:graphic>
          </wp:inline>
        </w:drawing>
      </w:r>
    </w:p>
    <w:p w14:paraId="2BB72A27" w14:textId="181C2FCD" w:rsidR="00651F59" w:rsidRPr="00BC201E" w:rsidRDefault="00FC7F04" w:rsidP="00B748BF">
      <w:pPr>
        <w:pStyle w:val="Caption"/>
        <w:jc w:val="center"/>
        <w:rPr>
          <w:rFonts w:ascii="Times New Roman" w:hAnsi="Times New Roman" w:cs="Times New Roman"/>
          <w:color w:val="000000" w:themeColor="text1"/>
          <w:sz w:val="24"/>
          <w:szCs w:val="24"/>
        </w:rPr>
      </w:pPr>
      <w:bookmarkStart w:id="119" w:name="_Toc243681110"/>
      <w:r w:rsidRPr="00BC201E">
        <w:rPr>
          <w:rFonts w:ascii="Times New Roman" w:hAnsi="Times New Roman" w:cs="Times New Roman"/>
          <w:color w:val="000000" w:themeColor="text1"/>
          <w:sz w:val="24"/>
          <w:szCs w:val="24"/>
        </w:rPr>
        <w:t xml:space="preserve">Gambar 3. </w:t>
      </w:r>
      <w:r w:rsidRPr="00BC201E">
        <w:rPr>
          <w:rFonts w:ascii="Times New Roman" w:hAnsi="Times New Roman" w:cs="Times New Roman"/>
          <w:color w:val="000000" w:themeColor="text1"/>
          <w:sz w:val="24"/>
          <w:szCs w:val="24"/>
        </w:rPr>
        <w:fldChar w:fldCharType="begin"/>
      </w:r>
      <w:r w:rsidRPr="00BC201E">
        <w:rPr>
          <w:rFonts w:ascii="Times New Roman" w:hAnsi="Times New Roman" w:cs="Times New Roman"/>
          <w:color w:val="000000" w:themeColor="text1"/>
          <w:sz w:val="24"/>
          <w:szCs w:val="24"/>
        </w:rPr>
        <w:instrText xml:space="preserve"> SEQ Gambar_3. \* ARABIC </w:instrText>
      </w:r>
      <w:r w:rsidRPr="00BC201E">
        <w:rPr>
          <w:rFonts w:ascii="Times New Roman" w:hAnsi="Times New Roman" w:cs="Times New Roman"/>
          <w:color w:val="000000" w:themeColor="text1"/>
          <w:sz w:val="24"/>
          <w:szCs w:val="24"/>
        </w:rPr>
        <w:fldChar w:fldCharType="separate"/>
      </w:r>
      <w:r w:rsidR="00BC201E" w:rsidRPr="00BC201E">
        <w:rPr>
          <w:rFonts w:ascii="Times New Roman" w:hAnsi="Times New Roman" w:cs="Times New Roman"/>
          <w:noProof/>
          <w:color w:val="000000" w:themeColor="text1"/>
          <w:sz w:val="24"/>
          <w:szCs w:val="24"/>
        </w:rPr>
        <w:t>10</w:t>
      </w:r>
      <w:r w:rsidRPr="00BC201E">
        <w:rPr>
          <w:rFonts w:ascii="Times New Roman" w:hAnsi="Times New Roman" w:cs="Times New Roman"/>
          <w:color w:val="000000" w:themeColor="text1"/>
          <w:sz w:val="24"/>
          <w:szCs w:val="24"/>
        </w:rPr>
        <w:fldChar w:fldCharType="end"/>
      </w:r>
      <w:r w:rsidRPr="00BC201E">
        <w:rPr>
          <w:rFonts w:ascii="Times New Roman" w:hAnsi="Times New Roman" w:cs="Times New Roman"/>
          <w:color w:val="000000" w:themeColor="text1"/>
          <w:sz w:val="24"/>
          <w:szCs w:val="24"/>
          <w:lang w:val="en-US"/>
        </w:rPr>
        <w:t xml:space="preserve"> </w:t>
      </w:r>
      <w:proofErr w:type="spellStart"/>
      <w:r w:rsidRPr="00BC201E">
        <w:rPr>
          <w:rFonts w:ascii="Times New Roman" w:hAnsi="Times New Roman" w:cs="Times New Roman"/>
          <w:color w:val="000000" w:themeColor="text1"/>
          <w:sz w:val="24"/>
          <w:szCs w:val="24"/>
          <w:lang w:val="en-US"/>
        </w:rPr>
        <w:t>Halaman</w:t>
      </w:r>
      <w:proofErr w:type="spellEnd"/>
      <w:r w:rsidRPr="00BC201E">
        <w:rPr>
          <w:rFonts w:ascii="Times New Roman" w:hAnsi="Times New Roman" w:cs="Times New Roman"/>
          <w:color w:val="000000" w:themeColor="text1"/>
          <w:sz w:val="24"/>
          <w:szCs w:val="24"/>
          <w:lang w:val="en-US"/>
        </w:rPr>
        <w:t xml:space="preserve"> data </w:t>
      </w:r>
      <w:proofErr w:type="spellStart"/>
      <w:r w:rsidRPr="00BC201E">
        <w:rPr>
          <w:rFonts w:ascii="Times New Roman" w:hAnsi="Times New Roman" w:cs="Times New Roman"/>
          <w:color w:val="000000" w:themeColor="text1"/>
          <w:sz w:val="24"/>
          <w:szCs w:val="24"/>
          <w:lang w:val="en-US"/>
        </w:rPr>
        <w:t>siswa</w:t>
      </w:r>
      <w:bookmarkEnd w:id="119"/>
      <w:proofErr w:type="spellEnd"/>
    </w:p>
    <w:p w14:paraId="09B72498" w14:textId="54F76DB3" w:rsidR="00651F59" w:rsidRPr="00BC201E" w:rsidRDefault="00651F59" w:rsidP="00651F59">
      <w:pPr>
        <w:rPr>
          <w:rFonts w:ascii="Times New Roman" w:hAnsi="Times New Roman" w:cs="Times New Roman"/>
          <w:color w:val="000000" w:themeColor="text1"/>
          <w:sz w:val="24"/>
          <w:szCs w:val="24"/>
          <w:lang w:val="en-US"/>
        </w:rPr>
      </w:pPr>
      <w:r w:rsidRPr="00BC201E">
        <w:rPr>
          <w:rFonts w:ascii="Times New Roman" w:hAnsi="Times New Roman" w:cs="Times New Roman"/>
          <w:color w:val="000000" w:themeColor="text1"/>
          <w:sz w:val="24"/>
          <w:szCs w:val="24"/>
        </w:rPr>
        <w:t xml:space="preserve">Halaman ini menampilkan daftar siswa dalam bentuk tabel yang berisi nomor, NIS, nama siswa, kelas, username, dan kolom aksi (edit dan hapus). Di bagian atas tersedia tombol </w:t>
      </w:r>
      <w:r w:rsidRPr="00BC201E">
        <w:rPr>
          <w:rStyle w:val="Strong"/>
          <w:rFonts w:ascii="Times New Roman" w:hAnsi="Times New Roman" w:cs="Times New Roman"/>
          <w:color w:val="000000" w:themeColor="text1"/>
          <w:sz w:val="24"/>
          <w:szCs w:val="24"/>
        </w:rPr>
        <w:t>+ Tambah Siswa</w:t>
      </w:r>
      <w:r w:rsidRPr="00BC201E">
        <w:rPr>
          <w:rFonts w:ascii="Times New Roman" w:hAnsi="Times New Roman" w:cs="Times New Roman"/>
          <w:color w:val="000000" w:themeColor="text1"/>
          <w:sz w:val="24"/>
          <w:szCs w:val="24"/>
        </w:rPr>
        <w:t xml:space="preserve"> serta kolom pencarian. Di sisi kiri terdapat </w:t>
      </w:r>
      <w:r w:rsidRPr="00BC201E">
        <w:rPr>
          <w:rStyle w:val="Emphasis"/>
          <w:rFonts w:ascii="Times New Roman" w:hAnsi="Times New Roman" w:cs="Times New Roman"/>
          <w:color w:val="000000" w:themeColor="text1"/>
          <w:sz w:val="24"/>
          <w:szCs w:val="24"/>
        </w:rPr>
        <w:t>sidebar</w:t>
      </w:r>
      <w:r w:rsidRPr="00BC201E">
        <w:rPr>
          <w:rFonts w:ascii="Times New Roman" w:hAnsi="Times New Roman" w:cs="Times New Roman"/>
          <w:color w:val="000000" w:themeColor="text1"/>
          <w:sz w:val="24"/>
          <w:szCs w:val="24"/>
        </w:rPr>
        <w:t xml:space="preserve"> menu admin (Dashboard, Data Siswa, Kategori, Aspirasi, Histori) dan tombol Logout.</w:t>
      </w:r>
    </w:p>
    <w:p w14:paraId="6C559544" w14:textId="3C70C295" w:rsidR="00E74DB6" w:rsidRPr="00BC201E" w:rsidRDefault="00E74DB6" w:rsidP="00E74DB6">
      <w:pPr>
        <w:rPr>
          <w:rFonts w:ascii="Times New Roman" w:hAnsi="Times New Roman" w:cs="Times New Roman"/>
          <w:b/>
          <w:bCs/>
          <w:noProof/>
          <w:color w:val="000000" w:themeColor="text1"/>
          <w:sz w:val="24"/>
          <w:szCs w:val="24"/>
        </w:rPr>
      </w:pPr>
    </w:p>
    <w:p w14:paraId="4CE5A678" w14:textId="2FE55B79" w:rsidR="0033303F" w:rsidRPr="00BC201E" w:rsidRDefault="0033303F" w:rsidP="00E74DB6">
      <w:pPr>
        <w:rPr>
          <w:rFonts w:ascii="Times New Roman" w:hAnsi="Times New Roman" w:cs="Times New Roman"/>
          <w:b/>
          <w:bCs/>
          <w:noProof/>
          <w:color w:val="000000" w:themeColor="text1"/>
          <w:sz w:val="24"/>
          <w:szCs w:val="24"/>
        </w:rPr>
      </w:pPr>
    </w:p>
    <w:p w14:paraId="0CF2EC61" w14:textId="5E62FA49" w:rsidR="0033303F" w:rsidRPr="00BC201E" w:rsidRDefault="0033303F" w:rsidP="00E74DB6">
      <w:pPr>
        <w:rPr>
          <w:rFonts w:ascii="Times New Roman" w:hAnsi="Times New Roman" w:cs="Times New Roman"/>
          <w:b/>
          <w:bCs/>
          <w:noProof/>
          <w:color w:val="000000" w:themeColor="text1"/>
          <w:sz w:val="24"/>
          <w:szCs w:val="24"/>
        </w:rPr>
      </w:pPr>
    </w:p>
    <w:p w14:paraId="1628B370" w14:textId="32789F43" w:rsidR="0033303F" w:rsidRPr="00BC201E" w:rsidRDefault="0033303F" w:rsidP="00E74DB6">
      <w:pPr>
        <w:rPr>
          <w:rFonts w:ascii="Times New Roman" w:hAnsi="Times New Roman" w:cs="Times New Roman"/>
          <w:b/>
          <w:bCs/>
          <w:noProof/>
          <w:color w:val="000000" w:themeColor="text1"/>
          <w:sz w:val="24"/>
          <w:szCs w:val="24"/>
        </w:rPr>
      </w:pPr>
    </w:p>
    <w:p w14:paraId="5882A36E" w14:textId="26C4A7DA" w:rsidR="0033303F" w:rsidRPr="00BC201E" w:rsidRDefault="0033303F" w:rsidP="00E74DB6">
      <w:pPr>
        <w:rPr>
          <w:rFonts w:ascii="Times New Roman" w:hAnsi="Times New Roman" w:cs="Times New Roman"/>
          <w:b/>
          <w:bCs/>
          <w:noProof/>
          <w:color w:val="000000" w:themeColor="text1"/>
          <w:sz w:val="24"/>
          <w:szCs w:val="24"/>
        </w:rPr>
      </w:pPr>
    </w:p>
    <w:p w14:paraId="61681775" w14:textId="7158C55C" w:rsidR="0033303F" w:rsidRPr="00BC201E" w:rsidRDefault="0033303F" w:rsidP="00E74DB6">
      <w:pPr>
        <w:rPr>
          <w:rFonts w:ascii="Times New Roman" w:hAnsi="Times New Roman" w:cs="Times New Roman"/>
          <w:b/>
          <w:bCs/>
          <w:noProof/>
          <w:color w:val="000000" w:themeColor="text1"/>
          <w:sz w:val="24"/>
          <w:szCs w:val="24"/>
        </w:rPr>
      </w:pPr>
    </w:p>
    <w:p w14:paraId="75983CCD" w14:textId="6C617157" w:rsidR="0033303F" w:rsidRPr="00BC201E" w:rsidRDefault="0033303F" w:rsidP="00E74DB6">
      <w:pPr>
        <w:rPr>
          <w:rFonts w:ascii="Times New Roman" w:hAnsi="Times New Roman" w:cs="Times New Roman"/>
          <w:b/>
          <w:bCs/>
          <w:noProof/>
          <w:color w:val="000000" w:themeColor="text1"/>
          <w:sz w:val="24"/>
          <w:szCs w:val="24"/>
        </w:rPr>
      </w:pPr>
    </w:p>
    <w:p w14:paraId="714613F5" w14:textId="287899DD" w:rsidR="0033303F" w:rsidRPr="00BC201E" w:rsidRDefault="0033303F" w:rsidP="00E74DB6">
      <w:pPr>
        <w:rPr>
          <w:rFonts w:ascii="Times New Roman" w:hAnsi="Times New Roman" w:cs="Times New Roman"/>
          <w:b/>
          <w:bCs/>
          <w:noProof/>
          <w:color w:val="000000" w:themeColor="text1"/>
          <w:sz w:val="24"/>
          <w:szCs w:val="24"/>
        </w:rPr>
      </w:pPr>
    </w:p>
    <w:p w14:paraId="35B37081" w14:textId="3FEFC7B3" w:rsidR="0033303F" w:rsidRPr="00BC201E" w:rsidRDefault="0033303F" w:rsidP="00E74DB6">
      <w:pPr>
        <w:rPr>
          <w:rFonts w:ascii="Times New Roman" w:hAnsi="Times New Roman" w:cs="Times New Roman"/>
          <w:b/>
          <w:bCs/>
          <w:noProof/>
          <w:color w:val="000000" w:themeColor="text1"/>
          <w:sz w:val="24"/>
          <w:szCs w:val="24"/>
        </w:rPr>
      </w:pPr>
    </w:p>
    <w:p w14:paraId="6CCCF8C3" w14:textId="77777777" w:rsidR="0033303F" w:rsidRPr="00BC201E" w:rsidRDefault="0033303F" w:rsidP="00E74DB6">
      <w:pPr>
        <w:rPr>
          <w:rFonts w:ascii="Times New Roman" w:hAnsi="Times New Roman" w:cs="Times New Roman"/>
          <w:b/>
          <w:bCs/>
          <w:noProof/>
          <w:color w:val="000000" w:themeColor="text1"/>
          <w:sz w:val="24"/>
          <w:szCs w:val="24"/>
        </w:rPr>
      </w:pPr>
    </w:p>
    <w:p w14:paraId="49A1E90D" w14:textId="6376680B" w:rsidR="00E74DB6" w:rsidRPr="00BC201E" w:rsidRDefault="00E74DB6" w:rsidP="00E74DB6">
      <w:pPr>
        <w:rPr>
          <w:rFonts w:ascii="Times New Roman" w:hAnsi="Times New Roman" w:cs="Times New Roman"/>
          <w:b/>
          <w:bCs/>
          <w:noProof/>
          <w:color w:val="000000" w:themeColor="text1"/>
          <w:sz w:val="24"/>
          <w:szCs w:val="24"/>
        </w:rPr>
      </w:pPr>
    </w:p>
    <w:p w14:paraId="3F7BEA73" w14:textId="77777777" w:rsidR="00FC7F04" w:rsidRPr="00BC201E" w:rsidRDefault="0033303F" w:rsidP="00B748BF">
      <w:pPr>
        <w:keepNext/>
        <w:jc w:val="center"/>
        <w:rPr>
          <w:rFonts w:ascii="Times New Roman" w:hAnsi="Times New Roman" w:cs="Times New Roman"/>
          <w:color w:val="000000" w:themeColor="text1"/>
          <w:sz w:val="24"/>
          <w:szCs w:val="24"/>
        </w:rPr>
      </w:pPr>
      <w:r w:rsidRPr="00BC201E">
        <w:rPr>
          <w:rFonts w:ascii="Times New Roman" w:hAnsi="Times New Roman" w:cs="Times New Roman"/>
          <w:b/>
          <w:bCs/>
          <w:noProof/>
          <w:color w:val="000000" w:themeColor="text1"/>
          <w:sz w:val="24"/>
          <w:szCs w:val="24"/>
        </w:rPr>
        <w:drawing>
          <wp:inline distT="0" distB="0" distL="0" distR="0" wp14:anchorId="592C07A2" wp14:editId="7A879B16">
            <wp:extent cx="5731510" cy="2640965"/>
            <wp:effectExtent l="0" t="0" r="2540" b="698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Screenshot 2026-10-20 191621.png"/>
                    <pic:cNvPicPr/>
                  </pic:nvPicPr>
                  <pic:blipFill>
                    <a:blip r:embed="rId66">
                      <a:extLst>
                        <a:ext uri="{28A0092B-C50C-407E-A947-70E740481C1C}">
                          <a14:useLocalDpi xmlns:a14="http://schemas.microsoft.com/office/drawing/2010/main" val="0"/>
                        </a:ext>
                      </a:extLst>
                    </a:blip>
                    <a:stretch>
                      <a:fillRect/>
                    </a:stretch>
                  </pic:blipFill>
                  <pic:spPr>
                    <a:xfrm>
                      <a:off x="0" y="0"/>
                      <a:ext cx="5731510" cy="2640965"/>
                    </a:xfrm>
                    <a:prstGeom prst="rect">
                      <a:avLst/>
                    </a:prstGeom>
                  </pic:spPr>
                </pic:pic>
              </a:graphicData>
            </a:graphic>
          </wp:inline>
        </w:drawing>
      </w:r>
    </w:p>
    <w:p w14:paraId="4FAF40C7" w14:textId="557F3AE6" w:rsidR="0033303F" w:rsidRPr="00BC201E" w:rsidRDefault="00FC7F04" w:rsidP="00B748BF">
      <w:pPr>
        <w:pStyle w:val="Caption"/>
        <w:jc w:val="center"/>
        <w:rPr>
          <w:rFonts w:ascii="Times New Roman" w:hAnsi="Times New Roman" w:cs="Times New Roman"/>
          <w:color w:val="000000" w:themeColor="text1"/>
          <w:sz w:val="24"/>
          <w:szCs w:val="24"/>
        </w:rPr>
      </w:pPr>
      <w:bookmarkStart w:id="120" w:name="_Toc243681111"/>
      <w:r w:rsidRPr="00BC201E">
        <w:rPr>
          <w:rFonts w:ascii="Times New Roman" w:hAnsi="Times New Roman" w:cs="Times New Roman"/>
          <w:color w:val="000000" w:themeColor="text1"/>
          <w:sz w:val="24"/>
          <w:szCs w:val="24"/>
        </w:rPr>
        <w:t xml:space="preserve">Gambar 3. </w:t>
      </w:r>
      <w:r w:rsidRPr="00BC201E">
        <w:rPr>
          <w:rFonts w:ascii="Times New Roman" w:hAnsi="Times New Roman" w:cs="Times New Roman"/>
          <w:color w:val="000000" w:themeColor="text1"/>
          <w:sz w:val="24"/>
          <w:szCs w:val="24"/>
        </w:rPr>
        <w:fldChar w:fldCharType="begin"/>
      </w:r>
      <w:r w:rsidRPr="00BC201E">
        <w:rPr>
          <w:rFonts w:ascii="Times New Roman" w:hAnsi="Times New Roman" w:cs="Times New Roman"/>
          <w:color w:val="000000" w:themeColor="text1"/>
          <w:sz w:val="24"/>
          <w:szCs w:val="24"/>
        </w:rPr>
        <w:instrText xml:space="preserve"> SEQ Gambar_3. \* ARABIC </w:instrText>
      </w:r>
      <w:r w:rsidRPr="00BC201E">
        <w:rPr>
          <w:rFonts w:ascii="Times New Roman" w:hAnsi="Times New Roman" w:cs="Times New Roman"/>
          <w:color w:val="000000" w:themeColor="text1"/>
          <w:sz w:val="24"/>
          <w:szCs w:val="24"/>
        </w:rPr>
        <w:fldChar w:fldCharType="separate"/>
      </w:r>
      <w:r w:rsidR="00BC201E" w:rsidRPr="00BC201E">
        <w:rPr>
          <w:rFonts w:ascii="Times New Roman" w:hAnsi="Times New Roman" w:cs="Times New Roman"/>
          <w:noProof/>
          <w:color w:val="000000" w:themeColor="text1"/>
          <w:sz w:val="24"/>
          <w:szCs w:val="24"/>
        </w:rPr>
        <w:t>11</w:t>
      </w:r>
      <w:r w:rsidRPr="00BC201E">
        <w:rPr>
          <w:rFonts w:ascii="Times New Roman" w:hAnsi="Times New Roman" w:cs="Times New Roman"/>
          <w:color w:val="000000" w:themeColor="text1"/>
          <w:sz w:val="24"/>
          <w:szCs w:val="24"/>
        </w:rPr>
        <w:fldChar w:fldCharType="end"/>
      </w:r>
      <w:r w:rsidRPr="00BC201E">
        <w:rPr>
          <w:rFonts w:ascii="Times New Roman" w:hAnsi="Times New Roman" w:cs="Times New Roman"/>
          <w:color w:val="000000" w:themeColor="text1"/>
          <w:sz w:val="24"/>
          <w:szCs w:val="24"/>
          <w:lang w:val="en-US"/>
        </w:rPr>
        <w:t xml:space="preserve"> Tambah </w:t>
      </w:r>
      <w:proofErr w:type="spellStart"/>
      <w:r w:rsidRPr="00BC201E">
        <w:rPr>
          <w:rFonts w:ascii="Times New Roman" w:hAnsi="Times New Roman" w:cs="Times New Roman"/>
          <w:color w:val="000000" w:themeColor="text1"/>
          <w:sz w:val="24"/>
          <w:szCs w:val="24"/>
          <w:lang w:val="en-US"/>
        </w:rPr>
        <w:t>siswa</w:t>
      </w:r>
      <w:bookmarkEnd w:id="120"/>
      <w:proofErr w:type="spellEnd"/>
    </w:p>
    <w:p w14:paraId="6B244D26" w14:textId="776F8957" w:rsidR="00651F59" w:rsidRPr="00BC201E" w:rsidRDefault="00651F59" w:rsidP="00651F59">
      <w:pPr>
        <w:rPr>
          <w:rFonts w:ascii="Times New Roman" w:hAnsi="Times New Roman" w:cs="Times New Roman"/>
          <w:color w:val="000000" w:themeColor="text1"/>
          <w:sz w:val="24"/>
          <w:szCs w:val="24"/>
          <w:lang w:val="en-US"/>
        </w:rPr>
      </w:pPr>
      <w:r w:rsidRPr="00BC201E">
        <w:rPr>
          <w:rFonts w:ascii="Times New Roman" w:hAnsi="Times New Roman" w:cs="Times New Roman"/>
          <w:color w:val="000000" w:themeColor="text1"/>
          <w:sz w:val="24"/>
          <w:szCs w:val="24"/>
        </w:rPr>
        <w:t xml:space="preserve">Halaman ini berisi form untuk menambah siswa baru dengan kolom NIS, Nama Siswa, Kelas, Username, dan Password. Tersedia tombol </w:t>
      </w:r>
      <w:r w:rsidRPr="00BC201E">
        <w:rPr>
          <w:rStyle w:val="Strong"/>
          <w:rFonts w:ascii="Times New Roman" w:hAnsi="Times New Roman" w:cs="Times New Roman"/>
          <w:color w:val="000000" w:themeColor="text1"/>
          <w:sz w:val="24"/>
          <w:szCs w:val="24"/>
        </w:rPr>
        <w:t>Kembali</w:t>
      </w:r>
      <w:r w:rsidRPr="00BC201E">
        <w:rPr>
          <w:rFonts w:ascii="Times New Roman" w:hAnsi="Times New Roman" w:cs="Times New Roman"/>
          <w:color w:val="000000" w:themeColor="text1"/>
          <w:sz w:val="24"/>
          <w:szCs w:val="24"/>
        </w:rPr>
        <w:t xml:space="preserve"> untuk membatalkan dan tombol </w:t>
      </w:r>
      <w:r w:rsidRPr="00BC201E">
        <w:rPr>
          <w:rStyle w:val="Strong"/>
          <w:rFonts w:ascii="Times New Roman" w:hAnsi="Times New Roman" w:cs="Times New Roman"/>
          <w:color w:val="000000" w:themeColor="text1"/>
          <w:sz w:val="24"/>
          <w:szCs w:val="24"/>
        </w:rPr>
        <w:t>+ Simpan Siswa</w:t>
      </w:r>
      <w:r w:rsidRPr="00BC201E">
        <w:rPr>
          <w:rFonts w:ascii="Times New Roman" w:hAnsi="Times New Roman" w:cs="Times New Roman"/>
          <w:color w:val="000000" w:themeColor="text1"/>
          <w:sz w:val="24"/>
          <w:szCs w:val="24"/>
        </w:rPr>
        <w:t xml:space="preserve"> untuk menyimpan data ke database.</w:t>
      </w:r>
    </w:p>
    <w:p w14:paraId="7F55CD5F" w14:textId="32B3BA15" w:rsidR="0033303F" w:rsidRPr="00BC201E" w:rsidRDefault="0033303F" w:rsidP="00E74DB6">
      <w:pPr>
        <w:rPr>
          <w:rFonts w:ascii="Times New Roman" w:hAnsi="Times New Roman" w:cs="Times New Roman"/>
          <w:b/>
          <w:bCs/>
          <w:noProof/>
          <w:color w:val="000000" w:themeColor="text1"/>
          <w:sz w:val="24"/>
          <w:szCs w:val="24"/>
        </w:rPr>
      </w:pPr>
    </w:p>
    <w:p w14:paraId="33F69165" w14:textId="398B4B1C" w:rsidR="0033303F" w:rsidRPr="00BC201E" w:rsidRDefault="0033303F" w:rsidP="00E74DB6">
      <w:pPr>
        <w:rPr>
          <w:rFonts w:ascii="Times New Roman" w:hAnsi="Times New Roman" w:cs="Times New Roman"/>
          <w:b/>
          <w:bCs/>
          <w:noProof/>
          <w:color w:val="000000" w:themeColor="text1"/>
          <w:sz w:val="24"/>
          <w:szCs w:val="24"/>
        </w:rPr>
      </w:pPr>
    </w:p>
    <w:p w14:paraId="2FCD3B81" w14:textId="6F707E88" w:rsidR="0033303F" w:rsidRPr="00BC201E" w:rsidRDefault="0033303F" w:rsidP="00E74DB6">
      <w:pPr>
        <w:rPr>
          <w:rFonts w:ascii="Times New Roman" w:hAnsi="Times New Roman" w:cs="Times New Roman"/>
          <w:b/>
          <w:bCs/>
          <w:noProof/>
          <w:color w:val="000000" w:themeColor="text1"/>
          <w:sz w:val="24"/>
          <w:szCs w:val="24"/>
        </w:rPr>
      </w:pPr>
    </w:p>
    <w:p w14:paraId="49B309DD" w14:textId="748E30D5" w:rsidR="0033303F" w:rsidRPr="00BC201E" w:rsidRDefault="0033303F" w:rsidP="00E74DB6">
      <w:pPr>
        <w:rPr>
          <w:rFonts w:ascii="Times New Roman" w:hAnsi="Times New Roman" w:cs="Times New Roman"/>
          <w:b/>
          <w:bCs/>
          <w:noProof/>
          <w:color w:val="000000" w:themeColor="text1"/>
          <w:sz w:val="24"/>
          <w:szCs w:val="24"/>
        </w:rPr>
      </w:pPr>
    </w:p>
    <w:p w14:paraId="0DF45B82" w14:textId="72675514" w:rsidR="0033303F" w:rsidRPr="00BC201E" w:rsidRDefault="0033303F" w:rsidP="00E74DB6">
      <w:pPr>
        <w:rPr>
          <w:rFonts w:ascii="Times New Roman" w:hAnsi="Times New Roman" w:cs="Times New Roman"/>
          <w:b/>
          <w:bCs/>
          <w:noProof/>
          <w:color w:val="000000" w:themeColor="text1"/>
          <w:sz w:val="24"/>
          <w:szCs w:val="24"/>
        </w:rPr>
      </w:pPr>
    </w:p>
    <w:p w14:paraId="0137CBB8" w14:textId="548EF13D" w:rsidR="0033303F" w:rsidRPr="00BC201E" w:rsidRDefault="0033303F" w:rsidP="00E74DB6">
      <w:pPr>
        <w:rPr>
          <w:rFonts w:ascii="Times New Roman" w:hAnsi="Times New Roman" w:cs="Times New Roman"/>
          <w:b/>
          <w:bCs/>
          <w:noProof/>
          <w:color w:val="000000" w:themeColor="text1"/>
          <w:sz w:val="24"/>
          <w:szCs w:val="24"/>
        </w:rPr>
      </w:pPr>
    </w:p>
    <w:p w14:paraId="0AC98F20" w14:textId="71847505" w:rsidR="0033303F" w:rsidRPr="00BC201E" w:rsidRDefault="0033303F" w:rsidP="00E74DB6">
      <w:pPr>
        <w:rPr>
          <w:rFonts w:ascii="Times New Roman" w:hAnsi="Times New Roman" w:cs="Times New Roman"/>
          <w:b/>
          <w:bCs/>
          <w:noProof/>
          <w:color w:val="000000" w:themeColor="text1"/>
          <w:sz w:val="24"/>
          <w:szCs w:val="24"/>
        </w:rPr>
      </w:pPr>
    </w:p>
    <w:p w14:paraId="018A3C14" w14:textId="2F2F771A" w:rsidR="0033303F" w:rsidRPr="00BC201E" w:rsidRDefault="0033303F" w:rsidP="00E74DB6">
      <w:pPr>
        <w:rPr>
          <w:rFonts w:ascii="Times New Roman" w:hAnsi="Times New Roman" w:cs="Times New Roman"/>
          <w:b/>
          <w:bCs/>
          <w:noProof/>
          <w:color w:val="000000" w:themeColor="text1"/>
          <w:sz w:val="24"/>
          <w:szCs w:val="24"/>
        </w:rPr>
      </w:pPr>
    </w:p>
    <w:p w14:paraId="4AF8DDE3" w14:textId="486530B5" w:rsidR="0033303F" w:rsidRPr="00BC201E" w:rsidRDefault="0033303F" w:rsidP="00E74DB6">
      <w:pPr>
        <w:rPr>
          <w:rFonts w:ascii="Times New Roman" w:hAnsi="Times New Roman" w:cs="Times New Roman"/>
          <w:b/>
          <w:bCs/>
          <w:noProof/>
          <w:color w:val="000000" w:themeColor="text1"/>
          <w:sz w:val="24"/>
          <w:szCs w:val="24"/>
        </w:rPr>
      </w:pPr>
    </w:p>
    <w:p w14:paraId="6D0A6CD0" w14:textId="43FD5854" w:rsidR="0033303F" w:rsidRPr="00BC201E" w:rsidRDefault="0033303F" w:rsidP="00E74DB6">
      <w:pPr>
        <w:rPr>
          <w:rFonts w:ascii="Times New Roman" w:hAnsi="Times New Roman" w:cs="Times New Roman"/>
          <w:b/>
          <w:bCs/>
          <w:noProof/>
          <w:color w:val="000000" w:themeColor="text1"/>
          <w:sz w:val="24"/>
          <w:szCs w:val="24"/>
        </w:rPr>
      </w:pPr>
    </w:p>
    <w:p w14:paraId="69327697" w14:textId="4FFC6428" w:rsidR="0033303F" w:rsidRPr="00BC201E" w:rsidRDefault="0033303F" w:rsidP="00E74DB6">
      <w:pPr>
        <w:rPr>
          <w:rFonts w:ascii="Times New Roman" w:hAnsi="Times New Roman" w:cs="Times New Roman"/>
          <w:b/>
          <w:bCs/>
          <w:noProof/>
          <w:color w:val="000000" w:themeColor="text1"/>
          <w:sz w:val="24"/>
          <w:szCs w:val="24"/>
        </w:rPr>
      </w:pPr>
    </w:p>
    <w:p w14:paraId="209B428D" w14:textId="7F54E3E6" w:rsidR="0033303F" w:rsidRPr="00BC201E" w:rsidRDefault="0033303F" w:rsidP="00E74DB6">
      <w:pPr>
        <w:rPr>
          <w:rFonts w:ascii="Times New Roman" w:hAnsi="Times New Roman" w:cs="Times New Roman"/>
          <w:b/>
          <w:bCs/>
          <w:noProof/>
          <w:color w:val="000000" w:themeColor="text1"/>
          <w:sz w:val="24"/>
          <w:szCs w:val="24"/>
        </w:rPr>
      </w:pPr>
    </w:p>
    <w:p w14:paraId="76B7F619" w14:textId="0A690D8E" w:rsidR="0033303F" w:rsidRPr="00BC201E" w:rsidRDefault="0033303F" w:rsidP="00E74DB6">
      <w:pPr>
        <w:rPr>
          <w:rFonts w:ascii="Times New Roman" w:hAnsi="Times New Roman" w:cs="Times New Roman"/>
          <w:b/>
          <w:bCs/>
          <w:noProof/>
          <w:color w:val="000000" w:themeColor="text1"/>
          <w:sz w:val="24"/>
          <w:szCs w:val="24"/>
        </w:rPr>
      </w:pPr>
    </w:p>
    <w:p w14:paraId="7B39A66C" w14:textId="6DB27305" w:rsidR="0033303F" w:rsidRPr="00BC201E" w:rsidRDefault="0033303F" w:rsidP="00E74DB6">
      <w:pPr>
        <w:rPr>
          <w:rFonts w:ascii="Times New Roman" w:hAnsi="Times New Roman" w:cs="Times New Roman"/>
          <w:b/>
          <w:bCs/>
          <w:noProof/>
          <w:color w:val="000000" w:themeColor="text1"/>
          <w:sz w:val="24"/>
          <w:szCs w:val="24"/>
        </w:rPr>
      </w:pPr>
    </w:p>
    <w:p w14:paraId="7F7BF96A" w14:textId="77777777" w:rsidR="0033303F" w:rsidRPr="00BC201E" w:rsidRDefault="0033303F" w:rsidP="00E74DB6">
      <w:pPr>
        <w:rPr>
          <w:rFonts w:ascii="Times New Roman" w:hAnsi="Times New Roman" w:cs="Times New Roman"/>
          <w:b/>
          <w:bCs/>
          <w:noProof/>
          <w:color w:val="000000" w:themeColor="text1"/>
          <w:sz w:val="24"/>
          <w:szCs w:val="24"/>
        </w:rPr>
      </w:pPr>
    </w:p>
    <w:p w14:paraId="08DD66F9" w14:textId="77777777" w:rsidR="00FC7F04" w:rsidRPr="00BC201E" w:rsidRDefault="0033303F" w:rsidP="00B748BF">
      <w:pPr>
        <w:keepNext/>
        <w:jc w:val="center"/>
        <w:rPr>
          <w:rFonts w:ascii="Times New Roman" w:hAnsi="Times New Roman" w:cs="Times New Roman"/>
          <w:color w:val="000000" w:themeColor="text1"/>
          <w:sz w:val="24"/>
          <w:szCs w:val="24"/>
        </w:rPr>
      </w:pPr>
      <w:r w:rsidRPr="00BC201E">
        <w:rPr>
          <w:rFonts w:ascii="Times New Roman" w:hAnsi="Times New Roman" w:cs="Times New Roman"/>
          <w:b/>
          <w:bCs/>
          <w:noProof/>
          <w:color w:val="000000" w:themeColor="text1"/>
          <w:sz w:val="24"/>
          <w:szCs w:val="24"/>
        </w:rPr>
        <w:drawing>
          <wp:inline distT="0" distB="0" distL="0" distR="0" wp14:anchorId="305F2F54" wp14:editId="4FEAF909">
            <wp:extent cx="5731510" cy="2744470"/>
            <wp:effectExtent l="0" t="0" r="254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Screenshot 2026-10-20 191653.png"/>
                    <pic:cNvPicPr/>
                  </pic:nvPicPr>
                  <pic:blipFill>
                    <a:blip r:embed="rId67">
                      <a:extLst>
                        <a:ext uri="{28A0092B-C50C-407E-A947-70E740481C1C}">
                          <a14:useLocalDpi xmlns:a14="http://schemas.microsoft.com/office/drawing/2010/main" val="0"/>
                        </a:ext>
                      </a:extLst>
                    </a:blip>
                    <a:stretch>
                      <a:fillRect/>
                    </a:stretch>
                  </pic:blipFill>
                  <pic:spPr>
                    <a:xfrm>
                      <a:off x="0" y="0"/>
                      <a:ext cx="5731510" cy="2744470"/>
                    </a:xfrm>
                    <a:prstGeom prst="rect">
                      <a:avLst/>
                    </a:prstGeom>
                  </pic:spPr>
                </pic:pic>
              </a:graphicData>
            </a:graphic>
          </wp:inline>
        </w:drawing>
      </w:r>
    </w:p>
    <w:p w14:paraId="1A6A5AC6" w14:textId="2BA718A6" w:rsidR="00651F59" w:rsidRPr="00BC201E" w:rsidRDefault="00FC7F04" w:rsidP="00B748BF">
      <w:pPr>
        <w:pStyle w:val="Caption"/>
        <w:jc w:val="center"/>
        <w:rPr>
          <w:rFonts w:ascii="Times New Roman" w:hAnsi="Times New Roman" w:cs="Times New Roman"/>
          <w:color w:val="000000" w:themeColor="text1"/>
          <w:sz w:val="24"/>
          <w:szCs w:val="24"/>
        </w:rPr>
      </w:pPr>
      <w:bookmarkStart w:id="121" w:name="_Toc243681112"/>
      <w:r w:rsidRPr="00BC201E">
        <w:rPr>
          <w:rFonts w:ascii="Times New Roman" w:hAnsi="Times New Roman" w:cs="Times New Roman"/>
          <w:color w:val="000000" w:themeColor="text1"/>
          <w:sz w:val="24"/>
          <w:szCs w:val="24"/>
        </w:rPr>
        <w:t xml:space="preserve">Gambar 3. </w:t>
      </w:r>
      <w:r w:rsidRPr="00BC201E">
        <w:rPr>
          <w:rFonts w:ascii="Times New Roman" w:hAnsi="Times New Roman" w:cs="Times New Roman"/>
          <w:color w:val="000000" w:themeColor="text1"/>
          <w:sz w:val="24"/>
          <w:szCs w:val="24"/>
        </w:rPr>
        <w:fldChar w:fldCharType="begin"/>
      </w:r>
      <w:r w:rsidRPr="00BC201E">
        <w:rPr>
          <w:rFonts w:ascii="Times New Roman" w:hAnsi="Times New Roman" w:cs="Times New Roman"/>
          <w:color w:val="000000" w:themeColor="text1"/>
          <w:sz w:val="24"/>
          <w:szCs w:val="24"/>
        </w:rPr>
        <w:instrText xml:space="preserve"> SEQ Gambar_3. \* ARABIC </w:instrText>
      </w:r>
      <w:r w:rsidRPr="00BC201E">
        <w:rPr>
          <w:rFonts w:ascii="Times New Roman" w:hAnsi="Times New Roman" w:cs="Times New Roman"/>
          <w:color w:val="000000" w:themeColor="text1"/>
          <w:sz w:val="24"/>
          <w:szCs w:val="24"/>
        </w:rPr>
        <w:fldChar w:fldCharType="separate"/>
      </w:r>
      <w:r w:rsidR="00BC201E" w:rsidRPr="00BC201E">
        <w:rPr>
          <w:rFonts w:ascii="Times New Roman" w:hAnsi="Times New Roman" w:cs="Times New Roman"/>
          <w:noProof/>
          <w:color w:val="000000" w:themeColor="text1"/>
          <w:sz w:val="24"/>
          <w:szCs w:val="24"/>
        </w:rPr>
        <w:t>12</w:t>
      </w:r>
      <w:r w:rsidRPr="00BC201E">
        <w:rPr>
          <w:rFonts w:ascii="Times New Roman" w:hAnsi="Times New Roman" w:cs="Times New Roman"/>
          <w:color w:val="000000" w:themeColor="text1"/>
          <w:sz w:val="24"/>
          <w:szCs w:val="24"/>
        </w:rPr>
        <w:fldChar w:fldCharType="end"/>
      </w:r>
      <w:r w:rsidRPr="00BC201E">
        <w:rPr>
          <w:rFonts w:ascii="Times New Roman" w:hAnsi="Times New Roman" w:cs="Times New Roman"/>
          <w:color w:val="000000" w:themeColor="text1"/>
          <w:sz w:val="24"/>
          <w:szCs w:val="24"/>
          <w:lang w:val="en-US"/>
        </w:rPr>
        <w:t xml:space="preserve"> Edit </w:t>
      </w:r>
      <w:proofErr w:type="spellStart"/>
      <w:r w:rsidRPr="00BC201E">
        <w:rPr>
          <w:rFonts w:ascii="Times New Roman" w:hAnsi="Times New Roman" w:cs="Times New Roman"/>
          <w:color w:val="000000" w:themeColor="text1"/>
          <w:sz w:val="24"/>
          <w:szCs w:val="24"/>
          <w:lang w:val="en-US"/>
        </w:rPr>
        <w:t>siswa</w:t>
      </w:r>
      <w:bookmarkEnd w:id="121"/>
      <w:proofErr w:type="spellEnd"/>
    </w:p>
    <w:p w14:paraId="66927D65" w14:textId="4222C2D8" w:rsidR="00651F59" w:rsidRPr="00BC201E" w:rsidRDefault="00651F59" w:rsidP="00651F59">
      <w:pPr>
        <w:rPr>
          <w:rFonts w:ascii="Times New Roman" w:hAnsi="Times New Roman" w:cs="Times New Roman"/>
          <w:color w:val="000000" w:themeColor="text1"/>
          <w:sz w:val="24"/>
          <w:szCs w:val="24"/>
          <w:lang w:val="en-US"/>
        </w:rPr>
      </w:pPr>
      <w:r w:rsidRPr="00BC201E">
        <w:rPr>
          <w:rFonts w:ascii="Times New Roman" w:hAnsi="Times New Roman" w:cs="Times New Roman"/>
          <w:color w:val="000000" w:themeColor="text1"/>
          <w:sz w:val="24"/>
          <w:szCs w:val="24"/>
        </w:rPr>
        <w:t xml:space="preserve">Halaman ini berisi form edit yang sudah terisi data siswa yang dipilih. Admin dapat mengubah NIS, nama, kelas, dan username. Kolom password boleh dikosongkan jika password tidak ingin diganti. Perubahan disimpan dengan tombol </w:t>
      </w:r>
      <w:r w:rsidRPr="00BC201E">
        <w:rPr>
          <w:rStyle w:val="Strong"/>
          <w:rFonts w:ascii="Times New Roman" w:hAnsi="Times New Roman" w:cs="Times New Roman"/>
          <w:color w:val="000000" w:themeColor="text1"/>
          <w:sz w:val="24"/>
          <w:szCs w:val="24"/>
        </w:rPr>
        <w:t>Simpan Perubahan</w:t>
      </w:r>
      <w:r w:rsidRPr="00BC201E">
        <w:rPr>
          <w:rFonts w:ascii="Times New Roman" w:hAnsi="Times New Roman" w:cs="Times New Roman"/>
          <w:color w:val="000000" w:themeColor="text1"/>
          <w:sz w:val="24"/>
          <w:szCs w:val="24"/>
        </w:rPr>
        <w:t>.</w:t>
      </w:r>
    </w:p>
    <w:p w14:paraId="6587824C" w14:textId="77777777" w:rsidR="0033303F" w:rsidRPr="00BC201E" w:rsidRDefault="0033303F" w:rsidP="00E74DB6">
      <w:pPr>
        <w:rPr>
          <w:rFonts w:ascii="Times New Roman" w:hAnsi="Times New Roman" w:cs="Times New Roman"/>
          <w:b/>
          <w:bCs/>
          <w:noProof/>
          <w:color w:val="000000" w:themeColor="text1"/>
          <w:sz w:val="24"/>
          <w:szCs w:val="24"/>
        </w:rPr>
      </w:pPr>
    </w:p>
    <w:p w14:paraId="4D61BC8D" w14:textId="180B009A" w:rsidR="0033303F" w:rsidRPr="00BC201E" w:rsidRDefault="0033303F" w:rsidP="00E74DB6">
      <w:pPr>
        <w:rPr>
          <w:rFonts w:ascii="Times New Roman" w:hAnsi="Times New Roman" w:cs="Times New Roman"/>
          <w:b/>
          <w:bCs/>
          <w:noProof/>
          <w:color w:val="000000" w:themeColor="text1"/>
          <w:sz w:val="24"/>
          <w:szCs w:val="24"/>
        </w:rPr>
      </w:pPr>
    </w:p>
    <w:p w14:paraId="7922E2C4" w14:textId="4A627CB4" w:rsidR="0033303F" w:rsidRPr="00BC201E" w:rsidRDefault="0033303F" w:rsidP="00E74DB6">
      <w:pPr>
        <w:rPr>
          <w:rFonts w:ascii="Times New Roman" w:hAnsi="Times New Roman" w:cs="Times New Roman"/>
          <w:b/>
          <w:bCs/>
          <w:noProof/>
          <w:color w:val="000000" w:themeColor="text1"/>
          <w:sz w:val="24"/>
          <w:szCs w:val="24"/>
        </w:rPr>
      </w:pPr>
    </w:p>
    <w:p w14:paraId="3F56D6D7" w14:textId="017CBA98" w:rsidR="0033303F" w:rsidRPr="00BC201E" w:rsidRDefault="0033303F" w:rsidP="00E74DB6">
      <w:pPr>
        <w:rPr>
          <w:rFonts w:ascii="Times New Roman" w:hAnsi="Times New Roman" w:cs="Times New Roman"/>
          <w:b/>
          <w:bCs/>
          <w:noProof/>
          <w:color w:val="000000" w:themeColor="text1"/>
          <w:sz w:val="24"/>
          <w:szCs w:val="24"/>
        </w:rPr>
      </w:pPr>
    </w:p>
    <w:p w14:paraId="290F0D72" w14:textId="4183990B" w:rsidR="0033303F" w:rsidRPr="00BC201E" w:rsidRDefault="0033303F" w:rsidP="00E74DB6">
      <w:pPr>
        <w:rPr>
          <w:rFonts w:ascii="Times New Roman" w:hAnsi="Times New Roman" w:cs="Times New Roman"/>
          <w:b/>
          <w:bCs/>
          <w:noProof/>
          <w:color w:val="000000" w:themeColor="text1"/>
          <w:sz w:val="24"/>
          <w:szCs w:val="24"/>
        </w:rPr>
      </w:pPr>
    </w:p>
    <w:p w14:paraId="70931D0A" w14:textId="56CDE94A" w:rsidR="0033303F" w:rsidRPr="00BC201E" w:rsidRDefault="0033303F" w:rsidP="00E74DB6">
      <w:pPr>
        <w:rPr>
          <w:rFonts w:ascii="Times New Roman" w:hAnsi="Times New Roman" w:cs="Times New Roman"/>
          <w:b/>
          <w:bCs/>
          <w:noProof/>
          <w:color w:val="000000" w:themeColor="text1"/>
          <w:sz w:val="24"/>
          <w:szCs w:val="24"/>
        </w:rPr>
      </w:pPr>
    </w:p>
    <w:p w14:paraId="347BA203" w14:textId="060316AC" w:rsidR="0033303F" w:rsidRPr="00BC201E" w:rsidRDefault="0033303F" w:rsidP="00E74DB6">
      <w:pPr>
        <w:rPr>
          <w:rFonts w:ascii="Times New Roman" w:hAnsi="Times New Roman" w:cs="Times New Roman"/>
          <w:b/>
          <w:bCs/>
          <w:noProof/>
          <w:color w:val="000000" w:themeColor="text1"/>
          <w:sz w:val="24"/>
          <w:szCs w:val="24"/>
        </w:rPr>
      </w:pPr>
    </w:p>
    <w:p w14:paraId="3F898632" w14:textId="19EE1178" w:rsidR="0033303F" w:rsidRPr="00BC201E" w:rsidRDefault="0033303F" w:rsidP="00E74DB6">
      <w:pPr>
        <w:rPr>
          <w:rFonts w:ascii="Times New Roman" w:hAnsi="Times New Roman" w:cs="Times New Roman"/>
          <w:b/>
          <w:bCs/>
          <w:noProof/>
          <w:color w:val="000000" w:themeColor="text1"/>
          <w:sz w:val="24"/>
          <w:szCs w:val="24"/>
        </w:rPr>
      </w:pPr>
    </w:p>
    <w:p w14:paraId="5D20F23F" w14:textId="53FA49EE" w:rsidR="0033303F" w:rsidRPr="00BC201E" w:rsidRDefault="0033303F" w:rsidP="00E74DB6">
      <w:pPr>
        <w:rPr>
          <w:rFonts w:ascii="Times New Roman" w:hAnsi="Times New Roman" w:cs="Times New Roman"/>
          <w:b/>
          <w:bCs/>
          <w:noProof/>
          <w:color w:val="000000" w:themeColor="text1"/>
          <w:sz w:val="24"/>
          <w:szCs w:val="24"/>
        </w:rPr>
      </w:pPr>
    </w:p>
    <w:p w14:paraId="43F310A5" w14:textId="5ED253F8" w:rsidR="0033303F" w:rsidRPr="00BC201E" w:rsidRDefault="0033303F" w:rsidP="00E74DB6">
      <w:pPr>
        <w:rPr>
          <w:rFonts w:ascii="Times New Roman" w:hAnsi="Times New Roman" w:cs="Times New Roman"/>
          <w:b/>
          <w:bCs/>
          <w:noProof/>
          <w:color w:val="000000" w:themeColor="text1"/>
          <w:sz w:val="24"/>
          <w:szCs w:val="24"/>
        </w:rPr>
      </w:pPr>
    </w:p>
    <w:p w14:paraId="45EC3C9E" w14:textId="77777777" w:rsidR="0033303F" w:rsidRPr="00BC201E" w:rsidRDefault="0033303F" w:rsidP="00E74DB6">
      <w:pPr>
        <w:rPr>
          <w:rFonts w:ascii="Times New Roman" w:hAnsi="Times New Roman" w:cs="Times New Roman"/>
          <w:b/>
          <w:bCs/>
          <w:noProof/>
          <w:color w:val="000000" w:themeColor="text1"/>
          <w:sz w:val="24"/>
          <w:szCs w:val="24"/>
        </w:rPr>
      </w:pPr>
    </w:p>
    <w:p w14:paraId="6EFD0013" w14:textId="77777777" w:rsidR="00FC7F04" w:rsidRPr="00BC201E" w:rsidRDefault="0033303F" w:rsidP="00B748BF">
      <w:pPr>
        <w:keepNext/>
        <w:jc w:val="center"/>
        <w:rPr>
          <w:rFonts w:ascii="Times New Roman" w:hAnsi="Times New Roman" w:cs="Times New Roman"/>
          <w:color w:val="000000" w:themeColor="text1"/>
          <w:sz w:val="24"/>
          <w:szCs w:val="24"/>
        </w:rPr>
      </w:pPr>
      <w:r w:rsidRPr="00BC201E">
        <w:rPr>
          <w:rFonts w:ascii="Times New Roman" w:hAnsi="Times New Roman" w:cs="Times New Roman"/>
          <w:b/>
          <w:bCs/>
          <w:noProof/>
          <w:color w:val="000000" w:themeColor="text1"/>
          <w:sz w:val="24"/>
          <w:szCs w:val="24"/>
        </w:rPr>
        <w:drawing>
          <wp:inline distT="0" distB="0" distL="0" distR="0" wp14:anchorId="7F732E9E" wp14:editId="0A5D7483">
            <wp:extent cx="5731510" cy="2761615"/>
            <wp:effectExtent l="0" t="0" r="2540" b="63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Screenshot 2026-10-20 191907.png"/>
                    <pic:cNvPicPr/>
                  </pic:nvPicPr>
                  <pic:blipFill>
                    <a:blip r:embed="rId68">
                      <a:extLst>
                        <a:ext uri="{28A0092B-C50C-407E-A947-70E740481C1C}">
                          <a14:useLocalDpi xmlns:a14="http://schemas.microsoft.com/office/drawing/2010/main" val="0"/>
                        </a:ext>
                      </a:extLst>
                    </a:blip>
                    <a:stretch>
                      <a:fillRect/>
                    </a:stretch>
                  </pic:blipFill>
                  <pic:spPr>
                    <a:xfrm>
                      <a:off x="0" y="0"/>
                      <a:ext cx="5731510" cy="2761615"/>
                    </a:xfrm>
                    <a:prstGeom prst="rect">
                      <a:avLst/>
                    </a:prstGeom>
                  </pic:spPr>
                </pic:pic>
              </a:graphicData>
            </a:graphic>
          </wp:inline>
        </w:drawing>
      </w:r>
    </w:p>
    <w:p w14:paraId="4982D2D0" w14:textId="5D735F14" w:rsidR="00651F59" w:rsidRPr="00BC201E" w:rsidRDefault="00FC7F04" w:rsidP="00B748BF">
      <w:pPr>
        <w:pStyle w:val="Caption"/>
        <w:jc w:val="center"/>
        <w:rPr>
          <w:rFonts w:ascii="Times New Roman" w:hAnsi="Times New Roman" w:cs="Times New Roman"/>
          <w:color w:val="000000" w:themeColor="text1"/>
          <w:sz w:val="24"/>
          <w:szCs w:val="24"/>
        </w:rPr>
      </w:pPr>
      <w:bookmarkStart w:id="122" w:name="_Toc243681113"/>
      <w:r w:rsidRPr="00BC201E">
        <w:rPr>
          <w:rFonts w:ascii="Times New Roman" w:hAnsi="Times New Roman" w:cs="Times New Roman"/>
          <w:color w:val="000000" w:themeColor="text1"/>
          <w:sz w:val="24"/>
          <w:szCs w:val="24"/>
        </w:rPr>
        <w:t xml:space="preserve">Gambar 3. </w:t>
      </w:r>
      <w:r w:rsidRPr="00BC201E">
        <w:rPr>
          <w:rFonts w:ascii="Times New Roman" w:hAnsi="Times New Roman" w:cs="Times New Roman"/>
          <w:color w:val="000000" w:themeColor="text1"/>
          <w:sz w:val="24"/>
          <w:szCs w:val="24"/>
        </w:rPr>
        <w:fldChar w:fldCharType="begin"/>
      </w:r>
      <w:r w:rsidRPr="00BC201E">
        <w:rPr>
          <w:rFonts w:ascii="Times New Roman" w:hAnsi="Times New Roman" w:cs="Times New Roman"/>
          <w:color w:val="000000" w:themeColor="text1"/>
          <w:sz w:val="24"/>
          <w:szCs w:val="24"/>
        </w:rPr>
        <w:instrText xml:space="preserve"> SEQ Gambar_3. \* ARABIC </w:instrText>
      </w:r>
      <w:r w:rsidRPr="00BC201E">
        <w:rPr>
          <w:rFonts w:ascii="Times New Roman" w:hAnsi="Times New Roman" w:cs="Times New Roman"/>
          <w:color w:val="000000" w:themeColor="text1"/>
          <w:sz w:val="24"/>
          <w:szCs w:val="24"/>
        </w:rPr>
        <w:fldChar w:fldCharType="separate"/>
      </w:r>
      <w:r w:rsidR="00BC201E" w:rsidRPr="00BC201E">
        <w:rPr>
          <w:rFonts w:ascii="Times New Roman" w:hAnsi="Times New Roman" w:cs="Times New Roman"/>
          <w:noProof/>
          <w:color w:val="000000" w:themeColor="text1"/>
          <w:sz w:val="24"/>
          <w:szCs w:val="24"/>
        </w:rPr>
        <w:t>13</w:t>
      </w:r>
      <w:r w:rsidRPr="00BC201E">
        <w:rPr>
          <w:rFonts w:ascii="Times New Roman" w:hAnsi="Times New Roman" w:cs="Times New Roman"/>
          <w:color w:val="000000" w:themeColor="text1"/>
          <w:sz w:val="24"/>
          <w:szCs w:val="24"/>
        </w:rPr>
        <w:fldChar w:fldCharType="end"/>
      </w:r>
      <w:r w:rsidRPr="00BC201E">
        <w:rPr>
          <w:rFonts w:ascii="Times New Roman" w:hAnsi="Times New Roman" w:cs="Times New Roman"/>
          <w:color w:val="000000" w:themeColor="text1"/>
          <w:sz w:val="24"/>
          <w:szCs w:val="24"/>
          <w:lang w:val="en-US"/>
        </w:rPr>
        <w:t xml:space="preserve"> </w:t>
      </w:r>
      <w:proofErr w:type="spellStart"/>
      <w:r w:rsidRPr="00BC201E">
        <w:rPr>
          <w:rFonts w:ascii="Times New Roman" w:hAnsi="Times New Roman" w:cs="Times New Roman"/>
          <w:color w:val="000000" w:themeColor="text1"/>
          <w:sz w:val="24"/>
          <w:szCs w:val="24"/>
          <w:lang w:val="en-US"/>
        </w:rPr>
        <w:t>Konfirmasi</w:t>
      </w:r>
      <w:proofErr w:type="spellEnd"/>
      <w:r w:rsidRPr="00BC201E">
        <w:rPr>
          <w:rFonts w:ascii="Times New Roman" w:hAnsi="Times New Roman" w:cs="Times New Roman"/>
          <w:color w:val="000000" w:themeColor="text1"/>
          <w:sz w:val="24"/>
          <w:szCs w:val="24"/>
          <w:lang w:val="en-US"/>
        </w:rPr>
        <w:t xml:space="preserve"> </w:t>
      </w:r>
      <w:proofErr w:type="spellStart"/>
      <w:r w:rsidRPr="00BC201E">
        <w:rPr>
          <w:rFonts w:ascii="Times New Roman" w:hAnsi="Times New Roman" w:cs="Times New Roman"/>
          <w:color w:val="000000" w:themeColor="text1"/>
          <w:sz w:val="24"/>
          <w:szCs w:val="24"/>
          <w:lang w:val="en-US"/>
        </w:rPr>
        <w:t>hapus</w:t>
      </w:r>
      <w:proofErr w:type="spellEnd"/>
      <w:r w:rsidRPr="00BC201E">
        <w:rPr>
          <w:rFonts w:ascii="Times New Roman" w:hAnsi="Times New Roman" w:cs="Times New Roman"/>
          <w:color w:val="000000" w:themeColor="text1"/>
          <w:sz w:val="24"/>
          <w:szCs w:val="24"/>
          <w:lang w:val="en-US"/>
        </w:rPr>
        <w:t xml:space="preserve"> data </w:t>
      </w:r>
      <w:proofErr w:type="spellStart"/>
      <w:r w:rsidRPr="00BC201E">
        <w:rPr>
          <w:rFonts w:ascii="Times New Roman" w:hAnsi="Times New Roman" w:cs="Times New Roman"/>
          <w:color w:val="000000" w:themeColor="text1"/>
          <w:sz w:val="24"/>
          <w:szCs w:val="24"/>
          <w:lang w:val="en-US"/>
        </w:rPr>
        <w:t>siswa</w:t>
      </w:r>
      <w:bookmarkEnd w:id="122"/>
      <w:proofErr w:type="spellEnd"/>
    </w:p>
    <w:p w14:paraId="28BE2F13" w14:textId="7A31F69E" w:rsidR="00651F59" w:rsidRPr="00BC201E" w:rsidRDefault="00651F59" w:rsidP="00651F59">
      <w:pPr>
        <w:rPr>
          <w:rFonts w:ascii="Times New Roman" w:hAnsi="Times New Roman" w:cs="Times New Roman"/>
          <w:color w:val="000000" w:themeColor="text1"/>
          <w:sz w:val="24"/>
          <w:szCs w:val="24"/>
          <w:lang w:val="en-US"/>
        </w:rPr>
      </w:pPr>
      <w:r w:rsidRPr="00BC201E">
        <w:rPr>
          <w:rFonts w:ascii="Times New Roman" w:hAnsi="Times New Roman" w:cs="Times New Roman"/>
          <w:color w:val="000000" w:themeColor="text1"/>
          <w:sz w:val="24"/>
          <w:szCs w:val="24"/>
        </w:rPr>
        <w:t>Saat admin menekan ikon hapus, browser menampilkan kotak konfirmasi “Yakin ingin menghapus data siswa ini?” dengan pilihan OK dan Cancel. Penghapusan hanya diproses jika admin memilih OK, sehingga mencegah data terhapus karena salah klik.</w:t>
      </w:r>
    </w:p>
    <w:p w14:paraId="742F53B8" w14:textId="17F21B25" w:rsidR="0033303F" w:rsidRPr="00BC201E" w:rsidRDefault="0033303F" w:rsidP="00E74DB6">
      <w:pPr>
        <w:rPr>
          <w:rFonts w:ascii="Times New Roman" w:hAnsi="Times New Roman" w:cs="Times New Roman"/>
          <w:b/>
          <w:bCs/>
          <w:noProof/>
          <w:color w:val="000000" w:themeColor="text1"/>
          <w:sz w:val="24"/>
          <w:szCs w:val="24"/>
        </w:rPr>
      </w:pPr>
    </w:p>
    <w:p w14:paraId="3E080AD8" w14:textId="5594E758" w:rsidR="0033303F" w:rsidRPr="00BC201E" w:rsidRDefault="0033303F" w:rsidP="00E74DB6">
      <w:pPr>
        <w:rPr>
          <w:rFonts w:ascii="Times New Roman" w:hAnsi="Times New Roman" w:cs="Times New Roman"/>
          <w:b/>
          <w:bCs/>
          <w:noProof/>
          <w:color w:val="000000" w:themeColor="text1"/>
          <w:sz w:val="24"/>
          <w:szCs w:val="24"/>
        </w:rPr>
      </w:pPr>
    </w:p>
    <w:p w14:paraId="4C7C03DE" w14:textId="4CAD40E0" w:rsidR="0033303F" w:rsidRPr="00BC201E" w:rsidRDefault="0033303F" w:rsidP="00E74DB6">
      <w:pPr>
        <w:rPr>
          <w:rFonts w:ascii="Times New Roman" w:hAnsi="Times New Roman" w:cs="Times New Roman"/>
          <w:b/>
          <w:bCs/>
          <w:noProof/>
          <w:color w:val="000000" w:themeColor="text1"/>
          <w:sz w:val="24"/>
          <w:szCs w:val="24"/>
        </w:rPr>
      </w:pPr>
    </w:p>
    <w:p w14:paraId="2D9EBA6D" w14:textId="3D62B466" w:rsidR="0033303F" w:rsidRPr="00BC201E" w:rsidRDefault="0033303F" w:rsidP="00E74DB6">
      <w:pPr>
        <w:rPr>
          <w:rFonts w:ascii="Times New Roman" w:hAnsi="Times New Roman" w:cs="Times New Roman"/>
          <w:b/>
          <w:bCs/>
          <w:noProof/>
          <w:color w:val="000000" w:themeColor="text1"/>
          <w:sz w:val="24"/>
          <w:szCs w:val="24"/>
        </w:rPr>
      </w:pPr>
    </w:p>
    <w:p w14:paraId="0EAF8DDE" w14:textId="7FE224D5" w:rsidR="0033303F" w:rsidRPr="00BC201E" w:rsidRDefault="0033303F" w:rsidP="00E74DB6">
      <w:pPr>
        <w:rPr>
          <w:rFonts w:ascii="Times New Roman" w:hAnsi="Times New Roman" w:cs="Times New Roman"/>
          <w:b/>
          <w:bCs/>
          <w:noProof/>
          <w:color w:val="000000" w:themeColor="text1"/>
          <w:sz w:val="24"/>
          <w:szCs w:val="24"/>
        </w:rPr>
      </w:pPr>
    </w:p>
    <w:p w14:paraId="21ABFF82" w14:textId="5E75E914" w:rsidR="0033303F" w:rsidRPr="00BC201E" w:rsidRDefault="0033303F" w:rsidP="00E74DB6">
      <w:pPr>
        <w:rPr>
          <w:rFonts w:ascii="Times New Roman" w:hAnsi="Times New Roman" w:cs="Times New Roman"/>
          <w:b/>
          <w:bCs/>
          <w:noProof/>
          <w:color w:val="000000" w:themeColor="text1"/>
          <w:sz w:val="24"/>
          <w:szCs w:val="24"/>
        </w:rPr>
      </w:pPr>
    </w:p>
    <w:p w14:paraId="6C7B8FB6" w14:textId="5B452516" w:rsidR="0033303F" w:rsidRPr="00BC201E" w:rsidRDefault="0033303F" w:rsidP="00E74DB6">
      <w:pPr>
        <w:rPr>
          <w:rFonts w:ascii="Times New Roman" w:hAnsi="Times New Roman" w:cs="Times New Roman"/>
          <w:b/>
          <w:bCs/>
          <w:noProof/>
          <w:color w:val="000000" w:themeColor="text1"/>
          <w:sz w:val="24"/>
          <w:szCs w:val="24"/>
        </w:rPr>
      </w:pPr>
    </w:p>
    <w:p w14:paraId="06ACB375" w14:textId="2A6D49A6" w:rsidR="0033303F" w:rsidRPr="00BC201E" w:rsidRDefault="0033303F" w:rsidP="00E74DB6">
      <w:pPr>
        <w:rPr>
          <w:rFonts w:ascii="Times New Roman" w:hAnsi="Times New Roman" w:cs="Times New Roman"/>
          <w:b/>
          <w:bCs/>
          <w:noProof/>
          <w:color w:val="000000" w:themeColor="text1"/>
          <w:sz w:val="24"/>
          <w:szCs w:val="24"/>
        </w:rPr>
      </w:pPr>
    </w:p>
    <w:p w14:paraId="3DAF3D59" w14:textId="77777777" w:rsidR="0033303F" w:rsidRPr="00BC201E" w:rsidRDefault="0033303F" w:rsidP="00E74DB6">
      <w:pPr>
        <w:rPr>
          <w:rFonts w:ascii="Times New Roman" w:hAnsi="Times New Roman" w:cs="Times New Roman"/>
          <w:b/>
          <w:bCs/>
          <w:noProof/>
          <w:color w:val="000000" w:themeColor="text1"/>
          <w:sz w:val="24"/>
          <w:szCs w:val="24"/>
        </w:rPr>
      </w:pPr>
    </w:p>
    <w:p w14:paraId="6882DDDD" w14:textId="7F864504" w:rsidR="0033303F" w:rsidRPr="00BC201E" w:rsidRDefault="0033303F" w:rsidP="00E74DB6">
      <w:pPr>
        <w:rPr>
          <w:rFonts w:ascii="Times New Roman" w:hAnsi="Times New Roman" w:cs="Times New Roman"/>
          <w:b/>
          <w:bCs/>
          <w:noProof/>
          <w:color w:val="000000" w:themeColor="text1"/>
          <w:sz w:val="24"/>
          <w:szCs w:val="24"/>
        </w:rPr>
      </w:pPr>
    </w:p>
    <w:p w14:paraId="5D12B392" w14:textId="77777777" w:rsidR="0033303F" w:rsidRPr="00BC201E" w:rsidRDefault="0033303F" w:rsidP="00E74DB6">
      <w:pPr>
        <w:rPr>
          <w:rFonts w:ascii="Times New Roman" w:hAnsi="Times New Roman" w:cs="Times New Roman"/>
          <w:b/>
          <w:bCs/>
          <w:noProof/>
          <w:color w:val="000000" w:themeColor="text1"/>
          <w:sz w:val="24"/>
          <w:szCs w:val="24"/>
        </w:rPr>
      </w:pPr>
    </w:p>
    <w:p w14:paraId="3AE1E44F" w14:textId="77777777" w:rsidR="00FC7F04" w:rsidRPr="00BC201E" w:rsidRDefault="0033303F" w:rsidP="00B748BF">
      <w:pPr>
        <w:keepNext/>
        <w:jc w:val="center"/>
        <w:rPr>
          <w:rFonts w:ascii="Times New Roman" w:hAnsi="Times New Roman" w:cs="Times New Roman"/>
          <w:color w:val="000000" w:themeColor="text1"/>
          <w:sz w:val="24"/>
          <w:szCs w:val="24"/>
        </w:rPr>
      </w:pPr>
      <w:r w:rsidRPr="00BC201E">
        <w:rPr>
          <w:rFonts w:ascii="Times New Roman" w:hAnsi="Times New Roman" w:cs="Times New Roman"/>
          <w:b/>
          <w:bCs/>
          <w:noProof/>
          <w:color w:val="000000" w:themeColor="text1"/>
          <w:sz w:val="24"/>
          <w:szCs w:val="24"/>
        </w:rPr>
        <w:drawing>
          <wp:inline distT="0" distB="0" distL="0" distR="0" wp14:anchorId="2560C717" wp14:editId="7181668F">
            <wp:extent cx="5731510" cy="2667635"/>
            <wp:effectExtent l="0" t="0" r="254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Screenshot 2026-10-20 191925.png"/>
                    <pic:cNvPicPr/>
                  </pic:nvPicPr>
                  <pic:blipFill>
                    <a:blip r:embed="rId69">
                      <a:extLst>
                        <a:ext uri="{28A0092B-C50C-407E-A947-70E740481C1C}">
                          <a14:useLocalDpi xmlns:a14="http://schemas.microsoft.com/office/drawing/2010/main" val="0"/>
                        </a:ext>
                      </a:extLst>
                    </a:blip>
                    <a:stretch>
                      <a:fillRect/>
                    </a:stretch>
                  </pic:blipFill>
                  <pic:spPr>
                    <a:xfrm>
                      <a:off x="0" y="0"/>
                      <a:ext cx="5731510" cy="2667635"/>
                    </a:xfrm>
                    <a:prstGeom prst="rect">
                      <a:avLst/>
                    </a:prstGeom>
                  </pic:spPr>
                </pic:pic>
              </a:graphicData>
            </a:graphic>
          </wp:inline>
        </w:drawing>
      </w:r>
    </w:p>
    <w:p w14:paraId="597FDAF4" w14:textId="2F0B925C" w:rsidR="00651F59" w:rsidRPr="00BC201E" w:rsidRDefault="00FC7F04" w:rsidP="00B748BF">
      <w:pPr>
        <w:pStyle w:val="Caption"/>
        <w:jc w:val="center"/>
        <w:rPr>
          <w:rFonts w:ascii="Times New Roman" w:hAnsi="Times New Roman" w:cs="Times New Roman"/>
          <w:color w:val="000000" w:themeColor="text1"/>
          <w:sz w:val="24"/>
          <w:szCs w:val="24"/>
        </w:rPr>
      </w:pPr>
      <w:bookmarkStart w:id="123" w:name="_Toc243681114"/>
      <w:r w:rsidRPr="00BC201E">
        <w:rPr>
          <w:rFonts w:ascii="Times New Roman" w:hAnsi="Times New Roman" w:cs="Times New Roman"/>
          <w:color w:val="000000" w:themeColor="text1"/>
          <w:sz w:val="24"/>
          <w:szCs w:val="24"/>
        </w:rPr>
        <w:t xml:space="preserve">Gambar 3. </w:t>
      </w:r>
      <w:r w:rsidRPr="00BC201E">
        <w:rPr>
          <w:rFonts w:ascii="Times New Roman" w:hAnsi="Times New Roman" w:cs="Times New Roman"/>
          <w:color w:val="000000" w:themeColor="text1"/>
          <w:sz w:val="24"/>
          <w:szCs w:val="24"/>
        </w:rPr>
        <w:fldChar w:fldCharType="begin"/>
      </w:r>
      <w:r w:rsidRPr="00BC201E">
        <w:rPr>
          <w:rFonts w:ascii="Times New Roman" w:hAnsi="Times New Roman" w:cs="Times New Roman"/>
          <w:color w:val="000000" w:themeColor="text1"/>
          <w:sz w:val="24"/>
          <w:szCs w:val="24"/>
        </w:rPr>
        <w:instrText xml:space="preserve"> SEQ Gambar_3. \* ARABIC </w:instrText>
      </w:r>
      <w:r w:rsidRPr="00BC201E">
        <w:rPr>
          <w:rFonts w:ascii="Times New Roman" w:hAnsi="Times New Roman" w:cs="Times New Roman"/>
          <w:color w:val="000000" w:themeColor="text1"/>
          <w:sz w:val="24"/>
          <w:szCs w:val="24"/>
        </w:rPr>
        <w:fldChar w:fldCharType="separate"/>
      </w:r>
      <w:r w:rsidR="00BC201E" w:rsidRPr="00BC201E">
        <w:rPr>
          <w:rFonts w:ascii="Times New Roman" w:hAnsi="Times New Roman" w:cs="Times New Roman"/>
          <w:noProof/>
          <w:color w:val="000000" w:themeColor="text1"/>
          <w:sz w:val="24"/>
          <w:szCs w:val="24"/>
        </w:rPr>
        <w:t>14</w:t>
      </w:r>
      <w:r w:rsidRPr="00BC201E">
        <w:rPr>
          <w:rFonts w:ascii="Times New Roman" w:hAnsi="Times New Roman" w:cs="Times New Roman"/>
          <w:color w:val="000000" w:themeColor="text1"/>
          <w:sz w:val="24"/>
          <w:szCs w:val="24"/>
        </w:rPr>
        <w:fldChar w:fldCharType="end"/>
      </w:r>
      <w:r w:rsidRPr="00BC201E">
        <w:rPr>
          <w:rFonts w:ascii="Times New Roman" w:hAnsi="Times New Roman" w:cs="Times New Roman"/>
          <w:color w:val="000000" w:themeColor="text1"/>
          <w:sz w:val="24"/>
          <w:szCs w:val="24"/>
          <w:lang w:val="en-US"/>
        </w:rPr>
        <w:t xml:space="preserve"> </w:t>
      </w:r>
      <w:proofErr w:type="spellStart"/>
      <w:r w:rsidRPr="00BC201E">
        <w:rPr>
          <w:rFonts w:ascii="Times New Roman" w:hAnsi="Times New Roman" w:cs="Times New Roman"/>
          <w:color w:val="000000" w:themeColor="text1"/>
          <w:sz w:val="24"/>
          <w:szCs w:val="24"/>
          <w:lang w:val="en-US"/>
        </w:rPr>
        <w:t>Pesan</w:t>
      </w:r>
      <w:proofErr w:type="spellEnd"/>
      <w:r w:rsidRPr="00BC201E">
        <w:rPr>
          <w:rFonts w:ascii="Times New Roman" w:hAnsi="Times New Roman" w:cs="Times New Roman"/>
          <w:color w:val="000000" w:themeColor="text1"/>
          <w:sz w:val="24"/>
          <w:szCs w:val="24"/>
          <w:lang w:val="en-US"/>
        </w:rPr>
        <w:t xml:space="preserve"> gagal </w:t>
      </w:r>
      <w:proofErr w:type="spellStart"/>
      <w:r w:rsidRPr="00BC201E">
        <w:rPr>
          <w:rFonts w:ascii="Times New Roman" w:hAnsi="Times New Roman" w:cs="Times New Roman"/>
          <w:color w:val="000000" w:themeColor="text1"/>
          <w:sz w:val="24"/>
          <w:szCs w:val="24"/>
          <w:lang w:val="en-US"/>
        </w:rPr>
        <w:t>hapus</w:t>
      </w:r>
      <w:proofErr w:type="spellEnd"/>
      <w:r w:rsidRPr="00BC201E">
        <w:rPr>
          <w:rFonts w:ascii="Times New Roman" w:hAnsi="Times New Roman" w:cs="Times New Roman"/>
          <w:color w:val="000000" w:themeColor="text1"/>
          <w:sz w:val="24"/>
          <w:szCs w:val="24"/>
          <w:lang w:val="en-US"/>
        </w:rPr>
        <w:t xml:space="preserve"> </w:t>
      </w:r>
      <w:proofErr w:type="spellStart"/>
      <w:r w:rsidRPr="00BC201E">
        <w:rPr>
          <w:rFonts w:ascii="Times New Roman" w:hAnsi="Times New Roman" w:cs="Times New Roman"/>
          <w:color w:val="000000" w:themeColor="text1"/>
          <w:sz w:val="24"/>
          <w:szCs w:val="24"/>
          <w:lang w:val="en-US"/>
        </w:rPr>
        <w:t>siswa</w:t>
      </w:r>
      <w:bookmarkEnd w:id="123"/>
      <w:proofErr w:type="spellEnd"/>
    </w:p>
    <w:p w14:paraId="4D80E512" w14:textId="0F4E20C3" w:rsidR="00651F59" w:rsidRPr="00BC201E" w:rsidRDefault="00651F59" w:rsidP="00651F59">
      <w:pPr>
        <w:rPr>
          <w:rFonts w:ascii="Times New Roman" w:hAnsi="Times New Roman" w:cs="Times New Roman"/>
          <w:color w:val="000000" w:themeColor="text1"/>
          <w:sz w:val="24"/>
          <w:szCs w:val="24"/>
          <w:lang w:val="en-US"/>
        </w:rPr>
      </w:pPr>
      <w:r w:rsidRPr="00BC201E">
        <w:rPr>
          <w:rFonts w:ascii="Times New Roman" w:hAnsi="Times New Roman" w:cs="Times New Roman"/>
          <w:color w:val="000000" w:themeColor="text1"/>
          <w:sz w:val="24"/>
          <w:szCs w:val="24"/>
        </w:rPr>
        <w:t>Jika siswa yang dihapus masih memiliki pengaduan, sistem menolak penghapusan dan menampilkan pesan merah “Siswa tidak dapat dihapus karena masih memiliki pengaduan”. Hal ini menjaga integritas data aspirasi.</w:t>
      </w:r>
    </w:p>
    <w:p w14:paraId="2397F72C" w14:textId="06D14339" w:rsidR="0033303F" w:rsidRPr="00BC201E" w:rsidRDefault="0033303F" w:rsidP="00E74DB6">
      <w:pPr>
        <w:rPr>
          <w:rFonts w:ascii="Times New Roman" w:hAnsi="Times New Roman" w:cs="Times New Roman"/>
          <w:b/>
          <w:bCs/>
          <w:noProof/>
          <w:color w:val="000000" w:themeColor="text1"/>
          <w:sz w:val="24"/>
          <w:szCs w:val="24"/>
        </w:rPr>
      </w:pPr>
    </w:p>
    <w:p w14:paraId="250C848D" w14:textId="6C45DA74" w:rsidR="0033303F" w:rsidRPr="00BC201E" w:rsidRDefault="0033303F" w:rsidP="00E74DB6">
      <w:pPr>
        <w:rPr>
          <w:rFonts w:ascii="Times New Roman" w:hAnsi="Times New Roman" w:cs="Times New Roman"/>
          <w:b/>
          <w:bCs/>
          <w:noProof/>
          <w:color w:val="000000" w:themeColor="text1"/>
          <w:sz w:val="24"/>
          <w:szCs w:val="24"/>
        </w:rPr>
      </w:pPr>
    </w:p>
    <w:p w14:paraId="4EDA8E0C" w14:textId="31885095" w:rsidR="0033303F" w:rsidRPr="00BC201E" w:rsidRDefault="0033303F" w:rsidP="00E74DB6">
      <w:pPr>
        <w:rPr>
          <w:rFonts w:ascii="Times New Roman" w:hAnsi="Times New Roman" w:cs="Times New Roman"/>
          <w:b/>
          <w:bCs/>
          <w:noProof/>
          <w:color w:val="000000" w:themeColor="text1"/>
          <w:sz w:val="24"/>
          <w:szCs w:val="24"/>
        </w:rPr>
      </w:pPr>
    </w:p>
    <w:p w14:paraId="55881F06" w14:textId="6395833D" w:rsidR="0033303F" w:rsidRPr="00BC201E" w:rsidRDefault="0033303F" w:rsidP="00E74DB6">
      <w:pPr>
        <w:rPr>
          <w:rFonts w:ascii="Times New Roman" w:hAnsi="Times New Roman" w:cs="Times New Roman"/>
          <w:b/>
          <w:bCs/>
          <w:noProof/>
          <w:color w:val="000000" w:themeColor="text1"/>
          <w:sz w:val="24"/>
          <w:szCs w:val="24"/>
        </w:rPr>
      </w:pPr>
    </w:p>
    <w:p w14:paraId="79D895AC" w14:textId="04F2D183" w:rsidR="0033303F" w:rsidRPr="00BC201E" w:rsidRDefault="0033303F" w:rsidP="00E74DB6">
      <w:pPr>
        <w:rPr>
          <w:rFonts w:ascii="Times New Roman" w:hAnsi="Times New Roman" w:cs="Times New Roman"/>
          <w:b/>
          <w:bCs/>
          <w:noProof/>
          <w:color w:val="000000" w:themeColor="text1"/>
          <w:sz w:val="24"/>
          <w:szCs w:val="24"/>
        </w:rPr>
      </w:pPr>
    </w:p>
    <w:p w14:paraId="725C42F6" w14:textId="5881D64B" w:rsidR="0033303F" w:rsidRPr="00BC201E" w:rsidRDefault="0033303F" w:rsidP="00E74DB6">
      <w:pPr>
        <w:rPr>
          <w:rFonts w:ascii="Times New Roman" w:hAnsi="Times New Roman" w:cs="Times New Roman"/>
          <w:b/>
          <w:bCs/>
          <w:noProof/>
          <w:color w:val="000000" w:themeColor="text1"/>
          <w:sz w:val="24"/>
          <w:szCs w:val="24"/>
        </w:rPr>
      </w:pPr>
    </w:p>
    <w:p w14:paraId="0806F010" w14:textId="0D34501C" w:rsidR="0033303F" w:rsidRPr="00BC201E" w:rsidRDefault="0033303F" w:rsidP="00E74DB6">
      <w:pPr>
        <w:rPr>
          <w:rFonts w:ascii="Times New Roman" w:hAnsi="Times New Roman" w:cs="Times New Roman"/>
          <w:b/>
          <w:bCs/>
          <w:noProof/>
          <w:color w:val="000000" w:themeColor="text1"/>
          <w:sz w:val="24"/>
          <w:szCs w:val="24"/>
        </w:rPr>
      </w:pPr>
    </w:p>
    <w:p w14:paraId="2AF201CA" w14:textId="213B5E07" w:rsidR="0033303F" w:rsidRPr="00BC201E" w:rsidRDefault="0033303F" w:rsidP="00E74DB6">
      <w:pPr>
        <w:rPr>
          <w:rFonts w:ascii="Times New Roman" w:hAnsi="Times New Roman" w:cs="Times New Roman"/>
          <w:b/>
          <w:bCs/>
          <w:noProof/>
          <w:color w:val="000000" w:themeColor="text1"/>
          <w:sz w:val="24"/>
          <w:szCs w:val="24"/>
        </w:rPr>
      </w:pPr>
    </w:p>
    <w:p w14:paraId="7D92FC7E" w14:textId="0AED78B2" w:rsidR="0033303F" w:rsidRPr="00BC201E" w:rsidRDefault="0033303F" w:rsidP="00E74DB6">
      <w:pPr>
        <w:rPr>
          <w:rFonts w:ascii="Times New Roman" w:hAnsi="Times New Roman" w:cs="Times New Roman"/>
          <w:b/>
          <w:bCs/>
          <w:noProof/>
          <w:color w:val="000000" w:themeColor="text1"/>
          <w:sz w:val="24"/>
          <w:szCs w:val="24"/>
        </w:rPr>
      </w:pPr>
    </w:p>
    <w:p w14:paraId="533BEF26" w14:textId="77777777" w:rsidR="0033303F" w:rsidRPr="00BC201E" w:rsidRDefault="0033303F" w:rsidP="00E74DB6">
      <w:pPr>
        <w:rPr>
          <w:rFonts w:ascii="Times New Roman" w:hAnsi="Times New Roman" w:cs="Times New Roman"/>
          <w:b/>
          <w:bCs/>
          <w:noProof/>
          <w:color w:val="000000" w:themeColor="text1"/>
          <w:sz w:val="24"/>
          <w:szCs w:val="24"/>
        </w:rPr>
      </w:pPr>
    </w:p>
    <w:p w14:paraId="3FFC77C0" w14:textId="77777777" w:rsidR="0033303F" w:rsidRPr="00BC201E" w:rsidRDefault="0033303F" w:rsidP="00E74DB6">
      <w:pPr>
        <w:rPr>
          <w:rFonts w:ascii="Times New Roman" w:hAnsi="Times New Roman" w:cs="Times New Roman"/>
          <w:b/>
          <w:bCs/>
          <w:noProof/>
          <w:color w:val="000000" w:themeColor="text1"/>
          <w:sz w:val="24"/>
          <w:szCs w:val="24"/>
        </w:rPr>
      </w:pPr>
    </w:p>
    <w:p w14:paraId="103B6BD0" w14:textId="77777777" w:rsidR="0033303F" w:rsidRPr="00BC201E" w:rsidRDefault="0033303F" w:rsidP="00E74DB6">
      <w:pPr>
        <w:rPr>
          <w:rFonts w:ascii="Times New Roman" w:hAnsi="Times New Roman" w:cs="Times New Roman"/>
          <w:b/>
          <w:bCs/>
          <w:noProof/>
          <w:color w:val="000000" w:themeColor="text1"/>
          <w:sz w:val="24"/>
          <w:szCs w:val="24"/>
        </w:rPr>
      </w:pPr>
    </w:p>
    <w:p w14:paraId="6F485118" w14:textId="77777777" w:rsidR="0033303F" w:rsidRPr="00BC201E" w:rsidRDefault="0033303F" w:rsidP="00E74DB6">
      <w:pPr>
        <w:rPr>
          <w:rFonts w:ascii="Times New Roman" w:hAnsi="Times New Roman" w:cs="Times New Roman"/>
          <w:b/>
          <w:bCs/>
          <w:noProof/>
          <w:color w:val="000000" w:themeColor="text1"/>
          <w:sz w:val="24"/>
          <w:szCs w:val="24"/>
        </w:rPr>
      </w:pPr>
    </w:p>
    <w:p w14:paraId="09CE996A" w14:textId="77777777" w:rsidR="00FC7F04" w:rsidRPr="00BC201E" w:rsidRDefault="0033303F" w:rsidP="00B748BF">
      <w:pPr>
        <w:keepNext/>
        <w:jc w:val="center"/>
        <w:rPr>
          <w:rFonts w:ascii="Times New Roman" w:hAnsi="Times New Roman" w:cs="Times New Roman"/>
          <w:color w:val="000000" w:themeColor="text1"/>
          <w:sz w:val="24"/>
          <w:szCs w:val="24"/>
        </w:rPr>
      </w:pPr>
      <w:r w:rsidRPr="00BC201E">
        <w:rPr>
          <w:rFonts w:ascii="Times New Roman" w:hAnsi="Times New Roman" w:cs="Times New Roman"/>
          <w:b/>
          <w:bCs/>
          <w:noProof/>
          <w:color w:val="000000" w:themeColor="text1"/>
          <w:sz w:val="24"/>
          <w:szCs w:val="24"/>
        </w:rPr>
        <w:drawing>
          <wp:inline distT="0" distB="0" distL="0" distR="0" wp14:anchorId="5AF36F8A" wp14:editId="5290A432">
            <wp:extent cx="5731510" cy="2704465"/>
            <wp:effectExtent l="0" t="0" r="2540" b="6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Screenshot 2026-10-20 191945.png"/>
                    <pic:cNvPicPr/>
                  </pic:nvPicPr>
                  <pic:blipFill>
                    <a:blip r:embed="rId70">
                      <a:extLst>
                        <a:ext uri="{28A0092B-C50C-407E-A947-70E740481C1C}">
                          <a14:useLocalDpi xmlns:a14="http://schemas.microsoft.com/office/drawing/2010/main" val="0"/>
                        </a:ext>
                      </a:extLst>
                    </a:blip>
                    <a:stretch>
                      <a:fillRect/>
                    </a:stretch>
                  </pic:blipFill>
                  <pic:spPr>
                    <a:xfrm>
                      <a:off x="0" y="0"/>
                      <a:ext cx="5731510" cy="2704465"/>
                    </a:xfrm>
                    <a:prstGeom prst="rect">
                      <a:avLst/>
                    </a:prstGeom>
                  </pic:spPr>
                </pic:pic>
              </a:graphicData>
            </a:graphic>
          </wp:inline>
        </w:drawing>
      </w:r>
    </w:p>
    <w:p w14:paraId="4D35A405" w14:textId="351F7EC7" w:rsidR="00651F59" w:rsidRPr="00BC201E" w:rsidRDefault="00FC7F04" w:rsidP="00B748BF">
      <w:pPr>
        <w:pStyle w:val="Caption"/>
        <w:jc w:val="center"/>
        <w:rPr>
          <w:rFonts w:ascii="Times New Roman" w:hAnsi="Times New Roman" w:cs="Times New Roman"/>
          <w:color w:val="000000" w:themeColor="text1"/>
          <w:sz w:val="24"/>
          <w:szCs w:val="24"/>
        </w:rPr>
      </w:pPr>
      <w:bookmarkStart w:id="124" w:name="_Toc243681115"/>
      <w:r w:rsidRPr="00BC201E">
        <w:rPr>
          <w:rFonts w:ascii="Times New Roman" w:hAnsi="Times New Roman" w:cs="Times New Roman"/>
          <w:color w:val="000000" w:themeColor="text1"/>
          <w:sz w:val="24"/>
          <w:szCs w:val="24"/>
        </w:rPr>
        <w:t xml:space="preserve">Gambar 3. </w:t>
      </w:r>
      <w:r w:rsidRPr="00BC201E">
        <w:rPr>
          <w:rFonts w:ascii="Times New Roman" w:hAnsi="Times New Roman" w:cs="Times New Roman"/>
          <w:color w:val="000000" w:themeColor="text1"/>
          <w:sz w:val="24"/>
          <w:szCs w:val="24"/>
        </w:rPr>
        <w:fldChar w:fldCharType="begin"/>
      </w:r>
      <w:r w:rsidRPr="00BC201E">
        <w:rPr>
          <w:rFonts w:ascii="Times New Roman" w:hAnsi="Times New Roman" w:cs="Times New Roman"/>
          <w:color w:val="000000" w:themeColor="text1"/>
          <w:sz w:val="24"/>
          <w:szCs w:val="24"/>
        </w:rPr>
        <w:instrText xml:space="preserve"> SEQ Gambar_3. \* ARABIC </w:instrText>
      </w:r>
      <w:r w:rsidRPr="00BC201E">
        <w:rPr>
          <w:rFonts w:ascii="Times New Roman" w:hAnsi="Times New Roman" w:cs="Times New Roman"/>
          <w:color w:val="000000" w:themeColor="text1"/>
          <w:sz w:val="24"/>
          <w:szCs w:val="24"/>
        </w:rPr>
        <w:fldChar w:fldCharType="separate"/>
      </w:r>
      <w:r w:rsidR="00BC201E" w:rsidRPr="00BC201E">
        <w:rPr>
          <w:rFonts w:ascii="Times New Roman" w:hAnsi="Times New Roman" w:cs="Times New Roman"/>
          <w:noProof/>
          <w:color w:val="000000" w:themeColor="text1"/>
          <w:sz w:val="24"/>
          <w:szCs w:val="24"/>
        </w:rPr>
        <w:t>15</w:t>
      </w:r>
      <w:r w:rsidRPr="00BC201E">
        <w:rPr>
          <w:rFonts w:ascii="Times New Roman" w:hAnsi="Times New Roman" w:cs="Times New Roman"/>
          <w:color w:val="000000" w:themeColor="text1"/>
          <w:sz w:val="24"/>
          <w:szCs w:val="24"/>
        </w:rPr>
        <w:fldChar w:fldCharType="end"/>
      </w:r>
      <w:r w:rsidRPr="00BC201E">
        <w:rPr>
          <w:rFonts w:ascii="Times New Roman" w:hAnsi="Times New Roman" w:cs="Times New Roman"/>
          <w:color w:val="000000" w:themeColor="text1"/>
          <w:sz w:val="24"/>
          <w:szCs w:val="24"/>
          <w:lang w:val="en-US"/>
        </w:rPr>
        <w:t xml:space="preserve"> </w:t>
      </w:r>
      <w:proofErr w:type="spellStart"/>
      <w:r w:rsidRPr="00BC201E">
        <w:rPr>
          <w:rFonts w:ascii="Times New Roman" w:hAnsi="Times New Roman" w:cs="Times New Roman"/>
          <w:color w:val="000000" w:themeColor="text1"/>
          <w:sz w:val="24"/>
          <w:szCs w:val="24"/>
          <w:lang w:val="en-US"/>
        </w:rPr>
        <w:t>Pesan</w:t>
      </w:r>
      <w:proofErr w:type="spellEnd"/>
      <w:r w:rsidRPr="00BC201E">
        <w:rPr>
          <w:rFonts w:ascii="Times New Roman" w:hAnsi="Times New Roman" w:cs="Times New Roman"/>
          <w:color w:val="000000" w:themeColor="text1"/>
          <w:sz w:val="24"/>
          <w:szCs w:val="24"/>
          <w:lang w:val="en-US"/>
        </w:rPr>
        <w:t xml:space="preserve"> berhasil </w:t>
      </w:r>
      <w:proofErr w:type="spellStart"/>
      <w:r w:rsidRPr="00BC201E">
        <w:rPr>
          <w:rFonts w:ascii="Times New Roman" w:hAnsi="Times New Roman" w:cs="Times New Roman"/>
          <w:color w:val="000000" w:themeColor="text1"/>
          <w:sz w:val="24"/>
          <w:szCs w:val="24"/>
          <w:lang w:val="en-US"/>
        </w:rPr>
        <w:t>hapus</w:t>
      </w:r>
      <w:proofErr w:type="spellEnd"/>
      <w:r w:rsidRPr="00BC201E">
        <w:rPr>
          <w:rFonts w:ascii="Times New Roman" w:hAnsi="Times New Roman" w:cs="Times New Roman"/>
          <w:color w:val="000000" w:themeColor="text1"/>
          <w:sz w:val="24"/>
          <w:szCs w:val="24"/>
          <w:lang w:val="en-US"/>
        </w:rPr>
        <w:t xml:space="preserve"> data </w:t>
      </w:r>
      <w:proofErr w:type="spellStart"/>
      <w:r w:rsidRPr="00BC201E">
        <w:rPr>
          <w:rFonts w:ascii="Times New Roman" w:hAnsi="Times New Roman" w:cs="Times New Roman"/>
          <w:color w:val="000000" w:themeColor="text1"/>
          <w:sz w:val="24"/>
          <w:szCs w:val="24"/>
          <w:lang w:val="en-US"/>
        </w:rPr>
        <w:t>siswa</w:t>
      </w:r>
      <w:bookmarkEnd w:id="124"/>
      <w:proofErr w:type="spellEnd"/>
    </w:p>
    <w:p w14:paraId="244EFEC4" w14:textId="1AEE87E5" w:rsidR="00651F59" w:rsidRPr="00BC201E" w:rsidRDefault="00651F59" w:rsidP="00651F59">
      <w:pPr>
        <w:rPr>
          <w:rFonts w:ascii="Times New Roman" w:hAnsi="Times New Roman" w:cs="Times New Roman"/>
          <w:color w:val="000000" w:themeColor="text1"/>
          <w:sz w:val="24"/>
          <w:szCs w:val="24"/>
          <w:lang w:val="en-US"/>
        </w:rPr>
      </w:pPr>
      <w:r w:rsidRPr="00BC201E">
        <w:rPr>
          <w:rFonts w:ascii="Times New Roman" w:hAnsi="Times New Roman" w:cs="Times New Roman"/>
          <w:color w:val="000000" w:themeColor="text1"/>
          <w:sz w:val="24"/>
          <w:szCs w:val="24"/>
        </w:rPr>
        <w:t>Jika siswa tidak memiliki pengaduan, data berhasil dihapus dan sistem menampilkan pesan hijau “Data siswa berhasil dihapus” di atas tabel.</w:t>
      </w:r>
    </w:p>
    <w:p w14:paraId="1BF75243" w14:textId="6DE3BC71" w:rsidR="0033303F" w:rsidRPr="00BC201E" w:rsidRDefault="0033303F" w:rsidP="00E74DB6">
      <w:pPr>
        <w:rPr>
          <w:rFonts w:ascii="Times New Roman" w:hAnsi="Times New Roman" w:cs="Times New Roman"/>
          <w:b/>
          <w:bCs/>
          <w:noProof/>
          <w:color w:val="000000" w:themeColor="text1"/>
          <w:sz w:val="24"/>
          <w:szCs w:val="24"/>
        </w:rPr>
      </w:pPr>
    </w:p>
    <w:p w14:paraId="54C131A9" w14:textId="129B0EEB" w:rsidR="0033303F" w:rsidRPr="00BC201E" w:rsidRDefault="0033303F" w:rsidP="00E74DB6">
      <w:pPr>
        <w:rPr>
          <w:rFonts w:ascii="Times New Roman" w:hAnsi="Times New Roman" w:cs="Times New Roman"/>
          <w:b/>
          <w:bCs/>
          <w:noProof/>
          <w:color w:val="000000" w:themeColor="text1"/>
          <w:sz w:val="24"/>
          <w:szCs w:val="24"/>
        </w:rPr>
      </w:pPr>
    </w:p>
    <w:p w14:paraId="6197FDC6" w14:textId="1EEF7BCF" w:rsidR="0033303F" w:rsidRPr="00BC201E" w:rsidRDefault="0033303F" w:rsidP="00E74DB6">
      <w:pPr>
        <w:rPr>
          <w:rFonts w:ascii="Times New Roman" w:hAnsi="Times New Roman" w:cs="Times New Roman"/>
          <w:b/>
          <w:bCs/>
          <w:noProof/>
          <w:color w:val="000000" w:themeColor="text1"/>
          <w:sz w:val="24"/>
          <w:szCs w:val="24"/>
        </w:rPr>
      </w:pPr>
    </w:p>
    <w:p w14:paraId="646D76BC" w14:textId="6BD162BC" w:rsidR="0033303F" w:rsidRPr="00BC201E" w:rsidRDefault="0033303F" w:rsidP="00E74DB6">
      <w:pPr>
        <w:rPr>
          <w:rFonts w:ascii="Times New Roman" w:hAnsi="Times New Roman" w:cs="Times New Roman"/>
          <w:b/>
          <w:bCs/>
          <w:noProof/>
          <w:color w:val="000000" w:themeColor="text1"/>
          <w:sz w:val="24"/>
          <w:szCs w:val="24"/>
        </w:rPr>
      </w:pPr>
    </w:p>
    <w:p w14:paraId="5AC5A71A" w14:textId="6BA8845B" w:rsidR="0033303F" w:rsidRPr="00BC201E" w:rsidRDefault="0033303F" w:rsidP="00E74DB6">
      <w:pPr>
        <w:rPr>
          <w:rFonts w:ascii="Times New Roman" w:hAnsi="Times New Roman" w:cs="Times New Roman"/>
          <w:b/>
          <w:bCs/>
          <w:noProof/>
          <w:color w:val="000000" w:themeColor="text1"/>
          <w:sz w:val="24"/>
          <w:szCs w:val="24"/>
        </w:rPr>
      </w:pPr>
    </w:p>
    <w:p w14:paraId="3AEA9730" w14:textId="54B6D74A" w:rsidR="0033303F" w:rsidRPr="00BC201E" w:rsidRDefault="0033303F" w:rsidP="00E74DB6">
      <w:pPr>
        <w:rPr>
          <w:rFonts w:ascii="Times New Roman" w:hAnsi="Times New Roman" w:cs="Times New Roman"/>
          <w:b/>
          <w:bCs/>
          <w:noProof/>
          <w:color w:val="000000" w:themeColor="text1"/>
          <w:sz w:val="24"/>
          <w:szCs w:val="24"/>
        </w:rPr>
      </w:pPr>
    </w:p>
    <w:p w14:paraId="056E1D55" w14:textId="6C680B7C" w:rsidR="0033303F" w:rsidRPr="00BC201E" w:rsidRDefault="0033303F" w:rsidP="00E74DB6">
      <w:pPr>
        <w:rPr>
          <w:rFonts w:ascii="Times New Roman" w:hAnsi="Times New Roman" w:cs="Times New Roman"/>
          <w:b/>
          <w:bCs/>
          <w:noProof/>
          <w:color w:val="000000" w:themeColor="text1"/>
          <w:sz w:val="24"/>
          <w:szCs w:val="24"/>
        </w:rPr>
      </w:pPr>
    </w:p>
    <w:p w14:paraId="6E8D8A6E" w14:textId="47049DDD" w:rsidR="0033303F" w:rsidRPr="00BC201E" w:rsidRDefault="0033303F" w:rsidP="00E74DB6">
      <w:pPr>
        <w:rPr>
          <w:rFonts w:ascii="Times New Roman" w:hAnsi="Times New Roman" w:cs="Times New Roman"/>
          <w:b/>
          <w:bCs/>
          <w:noProof/>
          <w:color w:val="000000" w:themeColor="text1"/>
          <w:sz w:val="24"/>
          <w:szCs w:val="24"/>
        </w:rPr>
      </w:pPr>
    </w:p>
    <w:p w14:paraId="17290386" w14:textId="1B78F629" w:rsidR="0033303F" w:rsidRPr="00BC201E" w:rsidRDefault="0033303F" w:rsidP="00E74DB6">
      <w:pPr>
        <w:rPr>
          <w:rFonts w:ascii="Times New Roman" w:hAnsi="Times New Roman" w:cs="Times New Roman"/>
          <w:b/>
          <w:bCs/>
          <w:noProof/>
          <w:color w:val="000000" w:themeColor="text1"/>
          <w:sz w:val="24"/>
          <w:szCs w:val="24"/>
        </w:rPr>
      </w:pPr>
    </w:p>
    <w:p w14:paraId="0A884B81" w14:textId="77777777" w:rsidR="0033303F" w:rsidRPr="00BC201E" w:rsidRDefault="0033303F" w:rsidP="00E74DB6">
      <w:pPr>
        <w:rPr>
          <w:rFonts w:ascii="Times New Roman" w:hAnsi="Times New Roman" w:cs="Times New Roman"/>
          <w:b/>
          <w:bCs/>
          <w:noProof/>
          <w:color w:val="000000" w:themeColor="text1"/>
          <w:sz w:val="24"/>
          <w:szCs w:val="24"/>
        </w:rPr>
      </w:pPr>
    </w:p>
    <w:p w14:paraId="1864CB9B" w14:textId="77777777" w:rsidR="0033303F" w:rsidRPr="00BC201E" w:rsidRDefault="0033303F" w:rsidP="00E74DB6">
      <w:pPr>
        <w:rPr>
          <w:rFonts w:ascii="Times New Roman" w:hAnsi="Times New Roman" w:cs="Times New Roman"/>
          <w:b/>
          <w:bCs/>
          <w:noProof/>
          <w:color w:val="000000" w:themeColor="text1"/>
          <w:sz w:val="24"/>
          <w:szCs w:val="24"/>
        </w:rPr>
      </w:pPr>
    </w:p>
    <w:p w14:paraId="67A4E351" w14:textId="77777777" w:rsidR="00FC7F04" w:rsidRPr="00BC201E" w:rsidRDefault="0033303F" w:rsidP="00B748BF">
      <w:pPr>
        <w:keepNext/>
        <w:jc w:val="center"/>
        <w:rPr>
          <w:rFonts w:ascii="Times New Roman" w:hAnsi="Times New Roman" w:cs="Times New Roman"/>
          <w:color w:val="000000" w:themeColor="text1"/>
          <w:sz w:val="24"/>
          <w:szCs w:val="24"/>
        </w:rPr>
      </w:pPr>
      <w:r w:rsidRPr="00BC201E">
        <w:rPr>
          <w:rFonts w:ascii="Times New Roman" w:hAnsi="Times New Roman" w:cs="Times New Roman"/>
          <w:b/>
          <w:bCs/>
          <w:noProof/>
          <w:color w:val="000000" w:themeColor="text1"/>
          <w:sz w:val="24"/>
          <w:szCs w:val="24"/>
        </w:rPr>
        <w:drawing>
          <wp:inline distT="0" distB="0" distL="0" distR="0" wp14:anchorId="5D819E73" wp14:editId="6EA459DA">
            <wp:extent cx="5731510" cy="2653665"/>
            <wp:effectExtent l="0" t="0" r="254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Screenshot 2026-10-20 192208.png"/>
                    <pic:cNvPicPr/>
                  </pic:nvPicPr>
                  <pic:blipFill>
                    <a:blip r:embed="rId71">
                      <a:extLst>
                        <a:ext uri="{28A0092B-C50C-407E-A947-70E740481C1C}">
                          <a14:useLocalDpi xmlns:a14="http://schemas.microsoft.com/office/drawing/2010/main" val="0"/>
                        </a:ext>
                      </a:extLst>
                    </a:blip>
                    <a:stretch>
                      <a:fillRect/>
                    </a:stretch>
                  </pic:blipFill>
                  <pic:spPr>
                    <a:xfrm>
                      <a:off x="0" y="0"/>
                      <a:ext cx="5731510" cy="2653665"/>
                    </a:xfrm>
                    <a:prstGeom prst="rect">
                      <a:avLst/>
                    </a:prstGeom>
                  </pic:spPr>
                </pic:pic>
              </a:graphicData>
            </a:graphic>
          </wp:inline>
        </w:drawing>
      </w:r>
    </w:p>
    <w:p w14:paraId="48196069" w14:textId="2CA6B2BF" w:rsidR="00651F59" w:rsidRPr="00BC201E" w:rsidRDefault="00FC7F04" w:rsidP="00B748BF">
      <w:pPr>
        <w:pStyle w:val="Caption"/>
        <w:jc w:val="center"/>
        <w:rPr>
          <w:rFonts w:ascii="Times New Roman" w:hAnsi="Times New Roman" w:cs="Times New Roman"/>
          <w:color w:val="000000" w:themeColor="text1"/>
          <w:sz w:val="24"/>
          <w:szCs w:val="24"/>
        </w:rPr>
      </w:pPr>
      <w:bookmarkStart w:id="125" w:name="_Toc243681116"/>
      <w:r w:rsidRPr="00BC201E">
        <w:rPr>
          <w:rFonts w:ascii="Times New Roman" w:hAnsi="Times New Roman" w:cs="Times New Roman"/>
          <w:color w:val="000000" w:themeColor="text1"/>
          <w:sz w:val="24"/>
          <w:szCs w:val="24"/>
        </w:rPr>
        <w:t xml:space="preserve">Gambar 3. </w:t>
      </w:r>
      <w:r w:rsidRPr="00BC201E">
        <w:rPr>
          <w:rFonts w:ascii="Times New Roman" w:hAnsi="Times New Roman" w:cs="Times New Roman"/>
          <w:color w:val="000000" w:themeColor="text1"/>
          <w:sz w:val="24"/>
          <w:szCs w:val="24"/>
        </w:rPr>
        <w:fldChar w:fldCharType="begin"/>
      </w:r>
      <w:r w:rsidRPr="00BC201E">
        <w:rPr>
          <w:rFonts w:ascii="Times New Roman" w:hAnsi="Times New Roman" w:cs="Times New Roman"/>
          <w:color w:val="000000" w:themeColor="text1"/>
          <w:sz w:val="24"/>
          <w:szCs w:val="24"/>
        </w:rPr>
        <w:instrText xml:space="preserve"> SEQ Gambar_3. \* ARABIC </w:instrText>
      </w:r>
      <w:r w:rsidRPr="00BC201E">
        <w:rPr>
          <w:rFonts w:ascii="Times New Roman" w:hAnsi="Times New Roman" w:cs="Times New Roman"/>
          <w:color w:val="000000" w:themeColor="text1"/>
          <w:sz w:val="24"/>
          <w:szCs w:val="24"/>
        </w:rPr>
        <w:fldChar w:fldCharType="separate"/>
      </w:r>
      <w:r w:rsidR="00BC201E" w:rsidRPr="00BC201E">
        <w:rPr>
          <w:rFonts w:ascii="Times New Roman" w:hAnsi="Times New Roman" w:cs="Times New Roman"/>
          <w:noProof/>
          <w:color w:val="000000" w:themeColor="text1"/>
          <w:sz w:val="24"/>
          <w:szCs w:val="24"/>
        </w:rPr>
        <w:t>16</w:t>
      </w:r>
      <w:r w:rsidRPr="00BC201E">
        <w:rPr>
          <w:rFonts w:ascii="Times New Roman" w:hAnsi="Times New Roman" w:cs="Times New Roman"/>
          <w:color w:val="000000" w:themeColor="text1"/>
          <w:sz w:val="24"/>
          <w:szCs w:val="24"/>
        </w:rPr>
        <w:fldChar w:fldCharType="end"/>
      </w:r>
      <w:r w:rsidRPr="00BC201E">
        <w:rPr>
          <w:rFonts w:ascii="Times New Roman" w:hAnsi="Times New Roman" w:cs="Times New Roman"/>
          <w:color w:val="000000" w:themeColor="text1"/>
          <w:sz w:val="24"/>
          <w:szCs w:val="24"/>
          <w:lang w:val="en-US"/>
        </w:rPr>
        <w:t xml:space="preserve"> </w:t>
      </w:r>
      <w:proofErr w:type="spellStart"/>
      <w:r w:rsidRPr="00BC201E">
        <w:rPr>
          <w:rFonts w:ascii="Times New Roman" w:hAnsi="Times New Roman" w:cs="Times New Roman"/>
          <w:color w:val="000000" w:themeColor="text1"/>
          <w:sz w:val="24"/>
          <w:szCs w:val="24"/>
          <w:lang w:val="en-US"/>
        </w:rPr>
        <w:t>Pencarian</w:t>
      </w:r>
      <w:proofErr w:type="spellEnd"/>
      <w:r w:rsidRPr="00BC201E">
        <w:rPr>
          <w:rFonts w:ascii="Times New Roman" w:hAnsi="Times New Roman" w:cs="Times New Roman"/>
          <w:color w:val="000000" w:themeColor="text1"/>
          <w:sz w:val="24"/>
          <w:szCs w:val="24"/>
          <w:lang w:val="en-US"/>
        </w:rPr>
        <w:t xml:space="preserve"> data </w:t>
      </w:r>
      <w:proofErr w:type="spellStart"/>
      <w:r w:rsidRPr="00BC201E">
        <w:rPr>
          <w:rFonts w:ascii="Times New Roman" w:hAnsi="Times New Roman" w:cs="Times New Roman"/>
          <w:color w:val="000000" w:themeColor="text1"/>
          <w:sz w:val="24"/>
          <w:szCs w:val="24"/>
          <w:lang w:val="en-US"/>
        </w:rPr>
        <w:t>siswa</w:t>
      </w:r>
      <w:bookmarkEnd w:id="125"/>
      <w:proofErr w:type="spellEnd"/>
    </w:p>
    <w:p w14:paraId="53AA1F22" w14:textId="17ED9A68" w:rsidR="00651F59" w:rsidRPr="00BC201E" w:rsidRDefault="00651F59" w:rsidP="00651F59">
      <w:pPr>
        <w:rPr>
          <w:rFonts w:ascii="Times New Roman" w:hAnsi="Times New Roman" w:cs="Times New Roman"/>
          <w:color w:val="000000" w:themeColor="text1"/>
          <w:sz w:val="24"/>
          <w:szCs w:val="24"/>
          <w:lang w:val="en-US"/>
        </w:rPr>
      </w:pPr>
      <w:r w:rsidRPr="00BC201E">
        <w:rPr>
          <w:rFonts w:ascii="Times New Roman" w:hAnsi="Times New Roman" w:cs="Times New Roman"/>
          <w:color w:val="000000" w:themeColor="text1"/>
          <w:sz w:val="24"/>
          <w:szCs w:val="24"/>
        </w:rPr>
        <w:t xml:space="preserve">Admin dapat mengetik kata kunci pada kolom pencarian lalu menekan </w:t>
      </w:r>
      <w:r w:rsidRPr="00BC201E">
        <w:rPr>
          <w:rStyle w:val="Strong"/>
          <w:rFonts w:ascii="Times New Roman" w:hAnsi="Times New Roman" w:cs="Times New Roman"/>
          <w:color w:val="000000" w:themeColor="text1"/>
          <w:sz w:val="24"/>
          <w:szCs w:val="24"/>
        </w:rPr>
        <w:t>Cari</w:t>
      </w:r>
      <w:r w:rsidRPr="00BC201E">
        <w:rPr>
          <w:rFonts w:ascii="Times New Roman" w:hAnsi="Times New Roman" w:cs="Times New Roman"/>
          <w:color w:val="000000" w:themeColor="text1"/>
          <w:sz w:val="24"/>
          <w:szCs w:val="24"/>
        </w:rPr>
        <w:t xml:space="preserve">. Sistem menampilkan data yang sesuai (misalnya kata kunci “angga” menampilkan siswa Rangga Septian). Tombol </w:t>
      </w:r>
      <w:r w:rsidRPr="00BC201E">
        <w:rPr>
          <w:rStyle w:val="Strong"/>
          <w:rFonts w:ascii="Times New Roman" w:hAnsi="Times New Roman" w:cs="Times New Roman"/>
          <w:color w:val="000000" w:themeColor="text1"/>
          <w:sz w:val="24"/>
          <w:szCs w:val="24"/>
        </w:rPr>
        <w:t>Reset</w:t>
      </w:r>
      <w:r w:rsidRPr="00BC201E">
        <w:rPr>
          <w:rFonts w:ascii="Times New Roman" w:hAnsi="Times New Roman" w:cs="Times New Roman"/>
          <w:color w:val="000000" w:themeColor="text1"/>
          <w:sz w:val="24"/>
          <w:szCs w:val="24"/>
        </w:rPr>
        <w:t xml:space="preserve"> muncul untuk mengembalikan tampilan ke seluruh data</w:t>
      </w:r>
    </w:p>
    <w:p w14:paraId="105D05A2" w14:textId="67843314" w:rsidR="0033303F" w:rsidRPr="00BC201E" w:rsidRDefault="0033303F" w:rsidP="00E74DB6">
      <w:pPr>
        <w:rPr>
          <w:rFonts w:ascii="Times New Roman" w:hAnsi="Times New Roman" w:cs="Times New Roman"/>
          <w:b/>
          <w:bCs/>
          <w:noProof/>
          <w:color w:val="000000" w:themeColor="text1"/>
          <w:sz w:val="24"/>
          <w:szCs w:val="24"/>
        </w:rPr>
      </w:pPr>
    </w:p>
    <w:p w14:paraId="55A87096" w14:textId="39F42108" w:rsidR="0033303F" w:rsidRPr="00BC201E" w:rsidRDefault="0033303F" w:rsidP="00E74DB6">
      <w:pPr>
        <w:rPr>
          <w:rFonts w:ascii="Times New Roman" w:hAnsi="Times New Roman" w:cs="Times New Roman"/>
          <w:b/>
          <w:bCs/>
          <w:noProof/>
          <w:color w:val="000000" w:themeColor="text1"/>
          <w:sz w:val="24"/>
          <w:szCs w:val="24"/>
        </w:rPr>
      </w:pPr>
    </w:p>
    <w:p w14:paraId="65A3F104" w14:textId="3860FFB4" w:rsidR="0033303F" w:rsidRPr="00BC201E" w:rsidRDefault="0033303F" w:rsidP="00E74DB6">
      <w:pPr>
        <w:rPr>
          <w:rFonts w:ascii="Times New Roman" w:hAnsi="Times New Roman" w:cs="Times New Roman"/>
          <w:b/>
          <w:bCs/>
          <w:noProof/>
          <w:color w:val="000000" w:themeColor="text1"/>
          <w:sz w:val="24"/>
          <w:szCs w:val="24"/>
        </w:rPr>
      </w:pPr>
    </w:p>
    <w:p w14:paraId="7C3E78EC" w14:textId="03B20274" w:rsidR="0033303F" w:rsidRPr="00BC201E" w:rsidRDefault="0033303F" w:rsidP="00E74DB6">
      <w:pPr>
        <w:rPr>
          <w:rFonts w:ascii="Times New Roman" w:hAnsi="Times New Roman" w:cs="Times New Roman"/>
          <w:b/>
          <w:bCs/>
          <w:noProof/>
          <w:color w:val="000000" w:themeColor="text1"/>
          <w:sz w:val="24"/>
          <w:szCs w:val="24"/>
        </w:rPr>
      </w:pPr>
    </w:p>
    <w:p w14:paraId="5F14D469" w14:textId="3D25A9CB" w:rsidR="0033303F" w:rsidRPr="00BC201E" w:rsidRDefault="0033303F" w:rsidP="00E74DB6">
      <w:pPr>
        <w:rPr>
          <w:rFonts w:ascii="Times New Roman" w:hAnsi="Times New Roman" w:cs="Times New Roman"/>
          <w:b/>
          <w:bCs/>
          <w:noProof/>
          <w:color w:val="000000" w:themeColor="text1"/>
          <w:sz w:val="24"/>
          <w:szCs w:val="24"/>
        </w:rPr>
      </w:pPr>
    </w:p>
    <w:p w14:paraId="68EFAEEE" w14:textId="4E16C6AA" w:rsidR="0033303F" w:rsidRPr="00BC201E" w:rsidRDefault="0033303F" w:rsidP="00E74DB6">
      <w:pPr>
        <w:rPr>
          <w:rFonts w:ascii="Times New Roman" w:hAnsi="Times New Roman" w:cs="Times New Roman"/>
          <w:b/>
          <w:bCs/>
          <w:noProof/>
          <w:color w:val="000000" w:themeColor="text1"/>
          <w:sz w:val="24"/>
          <w:szCs w:val="24"/>
        </w:rPr>
      </w:pPr>
    </w:p>
    <w:p w14:paraId="5AD0384E" w14:textId="010CEC4B" w:rsidR="0033303F" w:rsidRPr="00BC201E" w:rsidRDefault="0033303F" w:rsidP="00E74DB6">
      <w:pPr>
        <w:rPr>
          <w:rFonts w:ascii="Times New Roman" w:hAnsi="Times New Roman" w:cs="Times New Roman"/>
          <w:b/>
          <w:bCs/>
          <w:noProof/>
          <w:color w:val="000000" w:themeColor="text1"/>
          <w:sz w:val="24"/>
          <w:szCs w:val="24"/>
        </w:rPr>
      </w:pPr>
    </w:p>
    <w:p w14:paraId="67D1B88F" w14:textId="73A23272" w:rsidR="0033303F" w:rsidRPr="00BC201E" w:rsidRDefault="0033303F" w:rsidP="00E74DB6">
      <w:pPr>
        <w:rPr>
          <w:rFonts w:ascii="Times New Roman" w:hAnsi="Times New Roman" w:cs="Times New Roman"/>
          <w:b/>
          <w:bCs/>
          <w:noProof/>
          <w:color w:val="000000" w:themeColor="text1"/>
          <w:sz w:val="24"/>
          <w:szCs w:val="24"/>
        </w:rPr>
      </w:pPr>
    </w:p>
    <w:p w14:paraId="30762551" w14:textId="3F826F77" w:rsidR="0033303F" w:rsidRPr="00BC201E" w:rsidRDefault="0033303F" w:rsidP="00E74DB6">
      <w:pPr>
        <w:rPr>
          <w:rFonts w:ascii="Times New Roman" w:hAnsi="Times New Roman" w:cs="Times New Roman"/>
          <w:b/>
          <w:bCs/>
          <w:noProof/>
          <w:color w:val="000000" w:themeColor="text1"/>
          <w:sz w:val="24"/>
          <w:szCs w:val="24"/>
        </w:rPr>
      </w:pPr>
    </w:p>
    <w:p w14:paraId="09FAF64F" w14:textId="7BC7F283" w:rsidR="0033303F" w:rsidRPr="00BC201E" w:rsidRDefault="0033303F" w:rsidP="00E74DB6">
      <w:pPr>
        <w:rPr>
          <w:rFonts w:ascii="Times New Roman" w:hAnsi="Times New Roman" w:cs="Times New Roman"/>
          <w:b/>
          <w:bCs/>
          <w:noProof/>
          <w:color w:val="000000" w:themeColor="text1"/>
          <w:sz w:val="24"/>
          <w:szCs w:val="24"/>
        </w:rPr>
      </w:pPr>
    </w:p>
    <w:p w14:paraId="40AF862C" w14:textId="77777777" w:rsidR="0033303F" w:rsidRPr="00BC201E" w:rsidRDefault="0033303F" w:rsidP="00E74DB6">
      <w:pPr>
        <w:rPr>
          <w:rFonts w:ascii="Times New Roman" w:hAnsi="Times New Roman" w:cs="Times New Roman"/>
          <w:b/>
          <w:bCs/>
          <w:noProof/>
          <w:color w:val="000000" w:themeColor="text1"/>
          <w:sz w:val="24"/>
          <w:szCs w:val="24"/>
        </w:rPr>
      </w:pPr>
    </w:p>
    <w:p w14:paraId="188EB6EC" w14:textId="77777777" w:rsidR="0033303F" w:rsidRPr="00BC201E" w:rsidRDefault="0033303F" w:rsidP="00E74DB6">
      <w:pPr>
        <w:rPr>
          <w:rFonts w:ascii="Times New Roman" w:hAnsi="Times New Roman" w:cs="Times New Roman"/>
          <w:b/>
          <w:bCs/>
          <w:noProof/>
          <w:color w:val="000000" w:themeColor="text1"/>
          <w:sz w:val="24"/>
          <w:szCs w:val="24"/>
        </w:rPr>
      </w:pPr>
    </w:p>
    <w:p w14:paraId="28D490F6" w14:textId="77777777" w:rsidR="00FC7F04" w:rsidRPr="00BC201E" w:rsidRDefault="0033303F" w:rsidP="00B748BF">
      <w:pPr>
        <w:keepNext/>
        <w:jc w:val="center"/>
        <w:rPr>
          <w:rFonts w:ascii="Times New Roman" w:hAnsi="Times New Roman" w:cs="Times New Roman"/>
          <w:color w:val="000000" w:themeColor="text1"/>
          <w:sz w:val="24"/>
          <w:szCs w:val="24"/>
        </w:rPr>
      </w:pPr>
      <w:r w:rsidRPr="00BC201E">
        <w:rPr>
          <w:rFonts w:ascii="Times New Roman" w:hAnsi="Times New Roman" w:cs="Times New Roman"/>
          <w:b/>
          <w:bCs/>
          <w:noProof/>
          <w:color w:val="000000" w:themeColor="text1"/>
          <w:sz w:val="24"/>
          <w:szCs w:val="24"/>
        </w:rPr>
        <w:drawing>
          <wp:inline distT="0" distB="0" distL="0" distR="0" wp14:anchorId="11892032" wp14:editId="5CCE867E">
            <wp:extent cx="5731510" cy="2710180"/>
            <wp:effectExtent l="0" t="0" r="254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Screenshot 2026-10-20 192226.png"/>
                    <pic:cNvPicPr/>
                  </pic:nvPicPr>
                  <pic:blipFill>
                    <a:blip r:embed="rId72">
                      <a:extLst>
                        <a:ext uri="{28A0092B-C50C-407E-A947-70E740481C1C}">
                          <a14:useLocalDpi xmlns:a14="http://schemas.microsoft.com/office/drawing/2010/main" val="0"/>
                        </a:ext>
                      </a:extLst>
                    </a:blip>
                    <a:stretch>
                      <a:fillRect/>
                    </a:stretch>
                  </pic:blipFill>
                  <pic:spPr>
                    <a:xfrm>
                      <a:off x="0" y="0"/>
                      <a:ext cx="5731510" cy="2710180"/>
                    </a:xfrm>
                    <a:prstGeom prst="rect">
                      <a:avLst/>
                    </a:prstGeom>
                  </pic:spPr>
                </pic:pic>
              </a:graphicData>
            </a:graphic>
          </wp:inline>
        </w:drawing>
      </w:r>
    </w:p>
    <w:p w14:paraId="33327996" w14:textId="684918CD" w:rsidR="00651F59" w:rsidRPr="00BC201E" w:rsidRDefault="00FC7F04" w:rsidP="00B748BF">
      <w:pPr>
        <w:pStyle w:val="Caption"/>
        <w:jc w:val="center"/>
        <w:rPr>
          <w:rFonts w:ascii="Times New Roman" w:hAnsi="Times New Roman" w:cs="Times New Roman"/>
          <w:color w:val="000000" w:themeColor="text1"/>
          <w:sz w:val="24"/>
          <w:szCs w:val="24"/>
        </w:rPr>
      </w:pPr>
      <w:bookmarkStart w:id="126" w:name="_Toc243681117"/>
      <w:r w:rsidRPr="00BC201E">
        <w:rPr>
          <w:rFonts w:ascii="Times New Roman" w:hAnsi="Times New Roman" w:cs="Times New Roman"/>
          <w:color w:val="000000" w:themeColor="text1"/>
          <w:sz w:val="24"/>
          <w:szCs w:val="24"/>
        </w:rPr>
        <w:t xml:space="preserve">Gambar 3. </w:t>
      </w:r>
      <w:r w:rsidRPr="00BC201E">
        <w:rPr>
          <w:rFonts w:ascii="Times New Roman" w:hAnsi="Times New Roman" w:cs="Times New Roman"/>
          <w:color w:val="000000" w:themeColor="text1"/>
          <w:sz w:val="24"/>
          <w:szCs w:val="24"/>
        </w:rPr>
        <w:fldChar w:fldCharType="begin"/>
      </w:r>
      <w:r w:rsidRPr="00BC201E">
        <w:rPr>
          <w:rFonts w:ascii="Times New Roman" w:hAnsi="Times New Roman" w:cs="Times New Roman"/>
          <w:color w:val="000000" w:themeColor="text1"/>
          <w:sz w:val="24"/>
          <w:szCs w:val="24"/>
        </w:rPr>
        <w:instrText xml:space="preserve"> SEQ Gambar_3. \* ARABIC </w:instrText>
      </w:r>
      <w:r w:rsidRPr="00BC201E">
        <w:rPr>
          <w:rFonts w:ascii="Times New Roman" w:hAnsi="Times New Roman" w:cs="Times New Roman"/>
          <w:color w:val="000000" w:themeColor="text1"/>
          <w:sz w:val="24"/>
          <w:szCs w:val="24"/>
        </w:rPr>
        <w:fldChar w:fldCharType="separate"/>
      </w:r>
      <w:r w:rsidR="00BC201E" w:rsidRPr="00BC201E">
        <w:rPr>
          <w:rFonts w:ascii="Times New Roman" w:hAnsi="Times New Roman" w:cs="Times New Roman"/>
          <w:noProof/>
          <w:color w:val="000000" w:themeColor="text1"/>
          <w:sz w:val="24"/>
          <w:szCs w:val="24"/>
        </w:rPr>
        <w:t>17</w:t>
      </w:r>
      <w:r w:rsidRPr="00BC201E">
        <w:rPr>
          <w:rFonts w:ascii="Times New Roman" w:hAnsi="Times New Roman" w:cs="Times New Roman"/>
          <w:color w:val="000000" w:themeColor="text1"/>
          <w:sz w:val="24"/>
          <w:szCs w:val="24"/>
        </w:rPr>
        <w:fldChar w:fldCharType="end"/>
      </w:r>
      <w:r w:rsidRPr="00BC201E">
        <w:rPr>
          <w:rFonts w:ascii="Times New Roman" w:hAnsi="Times New Roman" w:cs="Times New Roman"/>
          <w:color w:val="000000" w:themeColor="text1"/>
          <w:sz w:val="24"/>
          <w:szCs w:val="24"/>
          <w:lang w:val="en-US"/>
        </w:rPr>
        <w:t xml:space="preserve"> </w:t>
      </w:r>
      <w:proofErr w:type="spellStart"/>
      <w:r w:rsidRPr="00BC201E">
        <w:rPr>
          <w:rFonts w:ascii="Times New Roman" w:hAnsi="Times New Roman" w:cs="Times New Roman"/>
          <w:color w:val="000000" w:themeColor="text1"/>
          <w:sz w:val="24"/>
          <w:szCs w:val="24"/>
          <w:lang w:val="en-US"/>
        </w:rPr>
        <w:t>Halaman</w:t>
      </w:r>
      <w:proofErr w:type="spellEnd"/>
      <w:r w:rsidRPr="00BC201E">
        <w:rPr>
          <w:rFonts w:ascii="Times New Roman" w:hAnsi="Times New Roman" w:cs="Times New Roman"/>
          <w:color w:val="000000" w:themeColor="text1"/>
          <w:sz w:val="24"/>
          <w:szCs w:val="24"/>
          <w:lang w:val="en-US"/>
        </w:rPr>
        <w:t xml:space="preserve"> data </w:t>
      </w:r>
      <w:proofErr w:type="spellStart"/>
      <w:r w:rsidRPr="00BC201E">
        <w:rPr>
          <w:rFonts w:ascii="Times New Roman" w:hAnsi="Times New Roman" w:cs="Times New Roman"/>
          <w:color w:val="000000" w:themeColor="text1"/>
          <w:sz w:val="24"/>
          <w:szCs w:val="24"/>
          <w:lang w:val="en-US"/>
        </w:rPr>
        <w:t>kategori</w:t>
      </w:r>
      <w:bookmarkEnd w:id="126"/>
      <w:proofErr w:type="spellEnd"/>
    </w:p>
    <w:p w14:paraId="52BFF163" w14:textId="770DB667" w:rsidR="00651F59" w:rsidRPr="00BC201E" w:rsidRDefault="00651F59" w:rsidP="00651F59">
      <w:pPr>
        <w:rPr>
          <w:rFonts w:ascii="Times New Roman" w:hAnsi="Times New Roman" w:cs="Times New Roman"/>
          <w:color w:val="000000" w:themeColor="text1"/>
          <w:sz w:val="24"/>
          <w:szCs w:val="24"/>
          <w:lang w:val="en-US"/>
        </w:rPr>
      </w:pPr>
      <w:r w:rsidRPr="00BC201E">
        <w:rPr>
          <w:rFonts w:ascii="Times New Roman" w:hAnsi="Times New Roman" w:cs="Times New Roman"/>
          <w:color w:val="000000" w:themeColor="text1"/>
          <w:sz w:val="24"/>
          <w:szCs w:val="24"/>
        </w:rPr>
        <w:t xml:space="preserve">Halaman ini menampilkan daftar kategori aspirasi (Fasilitas, Kebersihan, Keamanan, Pembelajaran, Lingkungan) dalam tabel dengan kolom aksi edit dan hapus. Terdapat tombol </w:t>
      </w:r>
      <w:r w:rsidRPr="00BC201E">
        <w:rPr>
          <w:rStyle w:val="Strong"/>
          <w:rFonts w:ascii="Times New Roman" w:hAnsi="Times New Roman" w:cs="Times New Roman"/>
          <w:color w:val="000000" w:themeColor="text1"/>
          <w:sz w:val="24"/>
          <w:szCs w:val="24"/>
        </w:rPr>
        <w:t>+ Tambah Kategori</w:t>
      </w:r>
      <w:r w:rsidRPr="00BC201E">
        <w:rPr>
          <w:rFonts w:ascii="Times New Roman" w:hAnsi="Times New Roman" w:cs="Times New Roman"/>
          <w:color w:val="000000" w:themeColor="text1"/>
          <w:sz w:val="24"/>
          <w:szCs w:val="24"/>
        </w:rPr>
        <w:t xml:space="preserve"> dan kolom pencarian kategori.</w:t>
      </w:r>
    </w:p>
    <w:p w14:paraId="2EB22876" w14:textId="73EF537C" w:rsidR="0033303F" w:rsidRPr="00BC201E" w:rsidRDefault="0033303F" w:rsidP="00E74DB6">
      <w:pPr>
        <w:rPr>
          <w:rFonts w:ascii="Times New Roman" w:hAnsi="Times New Roman" w:cs="Times New Roman"/>
          <w:b/>
          <w:bCs/>
          <w:noProof/>
          <w:color w:val="000000" w:themeColor="text1"/>
          <w:sz w:val="24"/>
          <w:szCs w:val="24"/>
        </w:rPr>
      </w:pPr>
    </w:p>
    <w:p w14:paraId="3F62A0D3" w14:textId="45C0A454" w:rsidR="0033303F" w:rsidRPr="00BC201E" w:rsidRDefault="0033303F" w:rsidP="00E74DB6">
      <w:pPr>
        <w:rPr>
          <w:rFonts w:ascii="Times New Roman" w:hAnsi="Times New Roman" w:cs="Times New Roman"/>
          <w:b/>
          <w:bCs/>
          <w:noProof/>
          <w:color w:val="000000" w:themeColor="text1"/>
          <w:sz w:val="24"/>
          <w:szCs w:val="24"/>
        </w:rPr>
      </w:pPr>
    </w:p>
    <w:p w14:paraId="0A6D1704" w14:textId="1618A888" w:rsidR="0033303F" w:rsidRPr="00BC201E" w:rsidRDefault="0033303F" w:rsidP="00E74DB6">
      <w:pPr>
        <w:rPr>
          <w:rFonts w:ascii="Times New Roman" w:hAnsi="Times New Roman" w:cs="Times New Roman"/>
          <w:b/>
          <w:bCs/>
          <w:noProof/>
          <w:color w:val="000000" w:themeColor="text1"/>
          <w:sz w:val="24"/>
          <w:szCs w:val="24"/>
        </w:rPr>
      </w:pPr>
    </w:p>
    <w:p w14:paraId="4B062619" w14:textId="1BF8CFBA" w:rsidR="0033303F" w:rsidRPr="00BC201E" w:rsidRDefault="0033303F" w:rsidP="00E74DB6">
      <w:pPr>
        <w:rPr>
          <w:rFonts w:ascii="Times New Roman" w:hAnsi="Times New Roman" w:cs="Times New Roman"/>
          <w:b/>
          <w:bCs/>
          <w:noProof/>
          <w:color w:val="000000" w:themeColor="text1"/>
          <w:sz w:val="24"/>
          <w:szCs w:val="24"/>
        </w:rPr>
      </w:pPr>
    </w:p>
    <w:p w14:paraId="3345CD51" w14:textId="17E25F7D" w:rsidR="0033303F" w:rsidRPr="00BC201E" w:rsidRDefault="0033303F" w:rsidP="00E74DB6">
      <w:pPr>
        <w:rPr>
          <w:rFonts w:ascii="Times New Roman" w:hAnsi="Times New Roman" w:cs="Times New Roman"/>
          <w:b/>
          <w:bCs/>
          <w:noProof/>
          <w:color w:val="000000" w:themeColor="text1"/>
          <w:sz w:val="24"/>
          <w:szCs w:val="24"/>
        </w:rPr>
      </w:pPr>
    </w:p>
    <w:p w14:paraId="627607B0" w14:textId="6511DD80" w:rsidR="0033303F" w:rsidRPr="00BC201E" w:rsidRDefault="0033303F" w:rsidP="00E74DB6">
      <w:pPr>
        <w:rPr>
          <w:rFonts w:ascii="Times New Roman" w:hAnsi="Times New Roman" w:cs="Times New Roman"/>
          <w:b/>
          <w:bCs/>
          <w:noProof/>
          <w:color w:val="000000" w:themeColor="text1"/>
          <w:sz w:val="24"/>
          <w:szCs w:val="24"/>
        </w:rPr>
      </w:pPr>
    </w:p>
    <w:p w14:paraId="796B6D49" w14:textId="294C780A" w:rsidR="0033303F" w:rsidRPr="00BC201E" w:rsidRDefault="0033303F" w:rsidP="00E74DB6">
      <w:pPr>
        <w:rPr>
          <w:rFonts w:ascii="Times New Roman" w:hAnsi="Times New Roman" w:cs="Times New Roman"/>
          <w:b/>
          <w:bCs/>
          <w:noProof/>
          <w:color w:val="000000" w:themeColor="text1"/>
          <w:sz w:val="24"/>
          <w:szCs w:val="24"/>
        </w:rPr>
      </w:pPr>
    </w:p>
    <w:p w14:paraId="75A5EE79" w14:textId="79BA85CC" w:rsidR="0033303F" w:rsidRPr="00BC201E" w:rsidRDefault="0033303F" w:rsidP="00E74DB6">
      <w:pPr>
        <w:rPr>
          <w:rFonts w:ascii="Times New Roman" w:hAnsi="Times New Roman" w:cs="Times New Roman"/>
          <w:b/>
          <w:bCs/>
          <w:noProof/>
          <w:color w:val="000000" w:themeColor="text1"/>
          <w:sz w:val="24"/>
          <w:szCs w:val="24"/>
        </w:rPr>
      </w:pPr>
    </w:p>
    <w:p w14:paraId="03ABEE68" w14:textId="75E5B2AB" w:rsidR="0033303F" w:rsidRPr="00BC201E" w:rsidRDefault="0033303F" w:rsidP="00E74DB6">
      <w:pPr>
        <w:rPr>
          <w:rFonts w:ascii="Times New Roman" w:hAnsi="Times New Roman" w:cs="Times New Roman"/>
          <w:b/>
          <w:bCs/>
          <w:noProof/>
          <w:color w:val="000000" w:themeColor="text1"/>
          <w:sz w:val="24"/>
          <w:szCs w:val="24"/>
        </w:rPr>
      </w:pPr>
    </w:p>
    <w:p w14:paraId="08042E61" w14:textId="2373F437" w:rsidR="0033303F" w:rsidRPr="00BC201E" w:rsidRDefault="0033303F" w:rsidP="00E74DB6">
      <w:pPr>
        <w:rPr>
          <w:rFonts w:ascii="Times New Roman" w:hAnsi="Times New Roman" w:cs="Times New Roman"/>
          <w:b/>
          <w:bCs/>
          <w:noProof/>
          <w:color w:val="000000" w:themeColor="text1"/>
          <w:sz w:val="24"/>
          <w:szCs w:val="24"/>
        </w:rPr>
      </w:pPr>
    </w:p>
    <w:p w14:paraId="326CA591" w14:textId="77777777" w:rsidR="0033303F" w:rsidRPr="00BC201E" w:rsidRDefault="0033303F" w:rsidP="00E74DB6">
      <w:pPr>
        <w:rPr>
          <w:rFonts w:ascii="Times New Roman" w:hAnsi="Times New Roman" w:cs="Times New Roman"/>
          <w:b/>
          <w:bCs/>
          <w:noProof/>
          <w:color w:val="000000" w:themeColor="text1"/>
          <w:sz w:val="24"/>
          <w:szCs w:val="24"/>
        </w:rPr>
      </w:pPr>
    </w:p>
    <w:p w14:paraId="6258FCF7" w14:textId="77777777" w:rsidR="00FC7F04" w:rsidRPr="00BC201E" w:rsidRDefault="0033303F" w:rsidP="00B748BF">
      <w:pPr>
        <w:keepNext/>
        <w:jc w:val="center"/>
        <w:rPr>
          <w:rFonts w:ascii="Times New Roman" w:hAnsi="Times New Roman" w:cs="Times New Roman"/>
          <w:color w:val="000000" w:themeColor="text1"/>
          <w:sz w:val="24"/>
          <w:szCs w:val="24"/>
        </w:rPr>
      </w:pPr>
      <w:r w:rsidRPr="00BC201E">
        <w:rPr>
          <w:rFonts w:ascii="Times New Roman" w:hAnsi="Times New Roman" w:cs="Times New Roman"/>
          <w:b/>
          <w:bCs/>
          <w:noProof/>
          <w:color w:val="000000" w:themeColor="text1"/>
          <w:sz w:val="24"/>
          <w:szCs w:val="24"/>
        </w:rPr>
        <w:drawing>
          <wp:inline distT="0" distB="0" distL="0" distR="0" wp14:anchorId="5FEE3CED" wp14:editId="00E66B25">
            <wp:extent cx="5731510" cy="2705735"/>
            <wp:effectExtent l="0" t="0" r="254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Screenshot 2026-10-20 192237.png"/>
                    <pic:cNvPicPr/>
                  </pic:nvPicPr>
                  <pic:blipFill>
                    <a:blip r:embed="rId73">
                      <a:extLst>
                        <a:ext uri="{28A0092B-C50C-407E-A947-70E740481C1C}">
                          <a14:useLocalDpi xmlns:a14="http://schemas.microsoft.com/office/drawing/2010/main" val="0"/>
                        </a:ext>
                      </a:extLst>
                    </a:blip>
                    <a:stretch>
                      <a:fillRect/>
                    </a:stretch>
                  </pic:blipFill>
                  <pic:spPr>
                    <a:xfrm>
                      <a:off x="0" y="0"/>
                      <a:ext cx="5731510" cy="2705735"/>
                    </a:xfrm>
                    <a:prstGeom prst="rect">
                      <a:avLst/>
                    </a:prstGeom>
                  </pic:spPr>
                </pic:pic>
              </a:graphicData>
            </a:graphic>
          </wp:inline>
        </w:drawing>
      </w:r>
    </w:p>
    <w:p w14:paraId="3366F4DF" w14:textId="7C0701D0" w:rsidR="0033303F" w:rsidRPr="00BC201E" w:rsidRDefault="00FC7F04" w:rsidP="00B748BF">
      <w:pPr>
        <w:pStyle w:val="Caption"/>
        <w:jc w:val="center"/>
        <w:rPr>
          <w:rFonts w:ascii="Times New Roman" w:hAnsi="Times New Roman" w:cs="Times New Roman"/>
          <w:color w:val="000000" w:themeColor="text1"/>
          <w:sz w:val="24"/>
          <w:szCs w:val="24"/>
        </w:rPr>
      </w:pPr>
      <w:bookmarkStart w:id="127" w:name="_Toc243681118"/>
      <w:r w:rsidRPr="00BC201E">
        <w:rPr>
          <w:rFonts w:ascii="Times New Roman" w:hAnsi="Times New Roman" w:cs="Times New Roman"/>
          <w:color w:val="000000" w:themeColor="text1"/>
          <w:sz w:val="24"/>
          <w:szCs w:val="24"/>
        </w:rPr>
        <w:t xml:space="preserve">Gambar 3. </w:t>
      </w:r>
      <w:r w:rsidRPr="00BC201E">
        <w:rPr>
          <w:rFonts w:ascii="Times New Roman" w:hAnsi="Times New Roman" w:cs="Times New Roman"/>
          <w:color w:val="000000" w:themeColor="text1"/>
          <w:sz w:val="24"/>
          <w:szCs w:val="24"/>
        </w:rPr>
        <w:fldChar w:fldCharType="begin"/>
      </w:r>
      <w:r w:rsidRPr="00BC201E">
        <w:rPr>
          <w:rFonts w:ascii="Times New Roman" w:hAnsi="Times New Roman" w:cs="Times New Roman"/>
          <w:color w:val="000000" w:themeColor="text1"/>
          <w:sz w:val="24"/>
          <w:szCs w:val="24"/>
        </w:rPr>
        <w:instrText xml:space="preserve"> SEQ Gambar_3. \* ARABIC </w:instrText>
      </w:r>
      <w:r w:rsidRPr="00BC201E">
        <w:rPr>
          <w:rFonts w:ascii="Times New Roman" w:hAnsi="Times New Roman" w:cs="Times New Roman"/>
          <w:color w:val="000000" w:themeColor="text1"/>
          <w:sz w:val="24"/>
          <w:szCs w:val="24"/>
        </w:rPr>
        <w:fldChar w:fldCharType="separate"/>
      </w:r>
      <w:r w:rsidR="00BC201E" w:rsidRPr="00BC201E">
        <w:rPr>
          <w:rFonts w:ascii="Times New Roman" w:hAnsi="Times New Roman" w:cs="Times New Roman"/>
          <w:noProof/>
          <w:color w:val="000000" w:themeColor="text1"/>
          <w:sz w:val="24"/>
          <w:szCs w:val="24"/>
        </w:rPr>
        <w:t>18</w:t>
      </w:r>
      <w:r w:rsidRPr="00BC201E">
        <w:rPr>
          <w:rFonts w:ascii="Times New Roman" w:hAnsi="Times New Roman" w:cs="Times New Roman"/>
          <w:color w:val="000000" w:themeColor="text1"/>
          <w:sz w:val="24"/>
          <w:szCs w:val="24"/>
        </w:rPr>
        <w:fldChar w:fldCharType="end"/>
      </w:r>
      <w:r w:rsidRPr="00BC201E">
        <w:rPr>
          <w:rFonts w:ascii="Times New Roman" w:hAnsi="Times New Roman" w:cs="Times New Roman"/>
          <w:color w:val="000000" w:themeColor="text1"/>
          <w:sz w:val="24"/>
          <w:szCs w:val="24"/>
          <w:lang w:val="en-US"/>
        </w:rPr>
        <w:t xml:space="preserve"> Tambah </w:t>
      </w:r>
      <w:proofErr w:type="spellStart"/>
      <w:r w:rsidRPr="00BC201E">
        <w:rPr>
          <w:rFonts w:ascii="Times New Roman" w:hAnsi="Times New Roman" w:cs="Times New Roman"/>
          <w:color w:val="000000" w:themeColor="text1"/>
          <w:sz w:val="24"/>
          <w:szCs w:val="24"/>
          <w:lang w:val="en-US"/>
        </w:rPr>
        <w:t>kategori</w:t>
      </w:r>
      <w:bookmarkEnd w:id="127"/>
      <w:proofErr w:type="spellEnd"/>
    </w:p>
    <w:p w14:paraId="1F02AA81" w14:textId="2E89602D" w:rsidR="00651F59" w:rsidRPr="00BC201E" w:rsidRDefault="00651F59" w:rsidP="00651F59">
      <w:pPr>
        <w:rPr>
          <w:rFonts w:ascii="Times New Roman" w:hAnsi="Times New Roman" w:cs="Times New Roman"/>
          <w:color w:val="000000" w:themeColor="text1"/>
          <w:sz w:val="24"/>
          <w:szCs w:val="24"/>
          <w:lang w:val="en-US"/>
        </w:rPr>
      </w:pPr>
      <w:r w:rsidRPr="00BC201E">
        <w:rPr>
          <w:rFonts w:ascii="Times New Roman" w:hAnsi="Times New Roman" w:cs="Times New Roman"/>
          <w:color w:val="000000" w:themeColor="text1"/>
          <w:sz w:val="24"/>
          <w:szCs w:val="24"/>
        </w:rPr>
        <w:t xml:space="preserve">Form ini hanya berisi satu kolom, yaitu Nama Kategori. Admin mengisi nama kategori baru lalu menekan </w:t>
      </w:r>
      <w:r w:rsidRPr="00BC201E">
        <w:rPr>
          <w:rStyle w:val="Strong"/>
          <w:rFonts w:ascii="Times New Roman" w:hAnsi="Times New Roman" w:cs="Times New Roman"/>
          <w:color w:val="000000" w:themeColor="text1"/>
          <w:sz w:val="24"/>
          <w:szCs w:val="24"/>
        </w:rPr>
        <w:t>+ Simpan Kategori</w:t>
      </w:r>
      <w:r w:rsidRPr="00BC201E">
        <w:rPr>
          <w:rFonts w:ascii="Times New Roman" w:hAnsi="Times New Roman" w:cs="Times New Roman"/>
          <w:color w:val="000000" w:themeColor="text1"/>
          <w:sz w:val="24"/>
          <w:szCs w:val="24"/>
        </w:rPr>
        <w:t xml:space="preserve">, atau </w:t>
      </w:r>
      <w:r w:rsidRPr="00BC201E">
        <w:rPr>
          <w:rStyle w:val="Strong"/>
          <w:rFonts w:ascii="Times New Roman" w:hAnsi="Times New Roman" w:cs="Times New Roman"/>
          <w:color w:val="000000" w:themeColor="text1"/>
          <w:sz w:val="24"/>
          <w:szCs w:val="24"/>
        </w:rPr>
        <w:t>Kembali</w:t>
      </w:r>
      <w:r w:rsidRPr="00BC201E">
        <w:rPr>
          <w:rFonts w:ascii="Times New Roman" w:hAnsi="Times New Roman" w:cs="Times New Roman"/>
          <w:color w:val="000000" w:themeColor="text1"/>
          <w:sz w:val="24"/>
          <w:szCs w:val="24"/>
        </w:rPr>
        <w:t xml:space="preserve"> untuk membatalkan.</w:t>
      </w:r>
    </w:p>
    <w:p w14:paraId="42784B98" w14:textId="0D187F60" w:rsidR="0033303F" w:rsidRPr="00BC201E" w:rsidRDefault="0033303F" w:rsidP="00E74DB6">
      <w:pPr>
        <w:rPr>
          <w:rFonts w:ascii="Times New Roman" w:hAnsi="Times New Roman" w:cs="Times New Roman"/>
          <w:b/>
          <w:bCs/>
          <w:noProof/>
          <w:color w:val="000000" w:themeColor="text1"/>
          <w:sz w:val="24"/>
          <w:szCs w:val="24"/>
        </w:rPr>
      </w:pPr>
    </w:p>
    <w:p w14:paraId="7FDB353A" w14:textId="1795EA7C" w:rsidR="0033303F" w:rsidRPr="00BC201E" w:rsidRDefault="0033303F" w:rsidP="00E74DB6">
      <w:pPr>
        <w:rPr>
          <w:rFonts w:ascii="Times New Roman" w:hAnsi="Times New Roman" w:cs="Times New Roman"/>
          <w:b/>
          <w:bCs/>
          <w:noProof/>
          <w:color w:val="000000" w:themeColor="text1"/>
          <w:sz w:val="24"/>
          <w:szCs w:val="24"/>
        </w:rPr>
      </w:pPr>
    </w:p>
    <w:p w14:paraId="6D5146A0" w14:textId="620F4F13" w:rsidR="0033303F" w:rsidRPr="00BC201E" w:rsidRDefault="0033303F" w:rsidP="00E74DB6">
      <w:pPr>
        <w:rPr>
          <w:rFonts w:ascii="Times New Roman" w:hAnsi="Times New Roman" w:cs="Times New Roman"/>
          <w:b/>
          <w:bCs/>
          <w:noProof/>
          <w:color w:val="000000" w:themeColor="text1"/>
          <w:sz w:val="24"/>
          <w:szCs w:val="24"/>
        </w:rPr>
      </w:pPr>
    </w:p>
    <w:p w14:paraId="00597BED" w14:textId="03F3D56B" w:rsidR="0033303F" w:rsidRPr="00BC201E" w:rsidRDefault="0033303F" w:rsidP="00E74DB6">
      <w:pPr>
        <w:rPr>
          <w:rFonts w:ascii="Times New Roman" w:hAnsi="Times New Roman" w:cs="Times New Roman"/>
          <w:b/>
          <w:bCs/>
          <w:noProof/>
          <w:color w:val="000000" w:themeColor="text1"/>
          <w:sz w:val="24"/>
          <w:szCs w:val="24"/>
        </w:rPr>
      </w:pPr>
    </w:p>
    <w:p w14:paraId="3C4F24B1" w14:textId="433F72B4" w:rsidR="0033303F" w:rsidRPr="00BC201E" w:rsidRDefault="0033303F" w:rsidP="00E74DB6">
      <w:pPr>
        <w:rPr>
          <w:rFonts w:ascii="Times New Roman" w:hAnsi="Times New Roman" w:cs="Times New Roman"/>
          <w:b/>
          <w:bCs/>
          <w:noProof/>
          <w:color w:val="000000" w:themeColor="text1"/>
          <w:sz w:val="24"/>
          <w:szCs w:val="24"/>
        </w:rPr>
      </w:pPr>
    </w:p>
    <w:p w14:paraId="74203343" w14:textId="125B834F" w:rsidR="0033303F" w:rsidRPr="00BC201E" w:rsidRDefault="0033303F" w:rsidP="00E74DB6">
      <w:pPr>
        <w:rPr>
          <w:rFonts w:ascii="Times New Roman" w:hAnsi="Times New Roman" w:cs="Times New Roman"/>
          <w:b/>
          <w:bCs/>
          <w:noProof/>
          <w:color w:val="000000" w:themeColor="text1"/>
          <w:sz w:val="24"/>
          <w:szCs w:val="24"/>
        </w:rPr>
      </w:pPr>
    </w:p>
    <w:p w14:paraId="5BC92BD0" w14:textId="4FA2BAA8" w:rsidR="0033303F" w:rsidRPr="00BC201E" w:rsidRDefault="0033303F" w:rsidP="00E74DB6">
      <w:pPr>
        <w:rPr>
          <w:rFonts w:ascii="Times New Roman" w:hAnsi="Times New Roman" w:cs="Times New Roman"/>
          <w:b/>
          <w:bCs/>
          <w:noProof/>
          <w:color w:val="000000" w:themeColor="text1"/>
          <w:sz w:val="24"/>
          <w:szCs w:val="24"/>
        </w:rPr>
      </w:pPr>
    </w:p>
    <w:p w14:paraId="30DF8EAE" w14:textId="0B718647" w:rsidR="0033303F" w:rsidRPr="00BC201E" w:rsidRDefault="0033303F" w:rsidP="00E74DB6">
      <w:pPr>
        <w:rPr>
          <w:rFonts w:ascii="Times New Roman" w:hAnsi="Times New Roman" w:cs="Times New Roman"/>
          <w:b/>
          <w:bCs/>
          <w:noProof/>
          <w:color w:val="000000" w:themeColor="text1"/>
          <w:sz w:val="24"/>
          <w:szCs w:val="24"/>
        </w:rPr>
      </w:pPr>
    </w:p>
    <w:p w14:paraId="1D38F5D6" w14:textId="2D3BD461" w:rsidR="0033303F" w:rsidRPr="00BC201E" w:rsidRDefault="0033303F" w:rsidP="00E74DB6">
      <w:pPr>
        <w:rPr>
          <w:rFonts w:ascii="Times New Roman" w:hAnsi="Times New Roman" w:cs="Times New Roman"/>
          <w:b/>
          <w:bCs/>
          <w:noProof/>
          <w:color w:val="000000" w:themeColor="text1"/>
          <w:sz w:val="24"/>
          <w:szCs w:val="24"/>
        </w:rPr>
      </w:pPr>
    </w:p>
    <w:p w14:paraId="6B4F6B92" w14:textId="60DEB42D" w:rsidR="0033303F" w:rsidRPr="00BC201E" w:rsidRDefault="0033303F" w:rsidP="00E74DB6">
      <w:pPr>
        <w:rPr>
          <w:rFonts w:ascii="Times New Roman" w:hAnsi="Times New Roman" w:cs="Times New Roman"/>
          <w:b/>
          <w:bCs/>
          <w:noProof/>
          <w:color w:val="000000" w:themeColor="text1"/>
          <w:sz w:val="24"/>
          <w:szCs w:val="24"/>
        </w:rPr>
      </w:pPr>
    </w:p>
    <w:p w14:paraId="5AB3112A" w14:textId="77777777" w:rsidR="0033303F" w:rsidRPr="00BC201E" w:rsidRDefault="0033303F" w:rsidP="00E74DB6">
      <w:pPr>
        <w:rPr>
          <w:rFonts w:ascii="Times New Roman" w:hAnsi="Times New Roman" w:cs="Times New Roman"/>
          <w:b/>
          <w:bCs/>
          <w:noProof/>
          <w:color w:val="000000" w:themeColor="text1"/>
          <w:sz w:val="24"/>
          <w:szCs w:val="24"/>
        </w:rPr>
      </w:pPr>
    </w:p>
    <w:p w14:paraId="501F55F8" w14:textId="77777777" w:rsidR="00FC7F04" w:rsidRPr="00BC201E" w:rsidRDefault="0033303F" w:rsidP="00B748BF">
      <w:pPr>
        <w:keepNext/>
        <w:jc w:val="center"/>
        <w:rPr>
          <w:rFonts w:ascii="Times New Roman" w:hAnsi="Times New Roman" w:cs="Times New Roman"/>
          <w:color w:val="000000" w:themeColor="text1"/>
          <w:sz w:val="24"/>
          <w:szCs w:val="24"/>
        </w:rPr>
      </w:pPr>
      <w:r w:rsidRPr="00BC201E">
        <w:rPr>
          <w:rFonts w:ascii="Times New Roman" w:hAnsi="Times New Roman" w:cs="Times New Roman"/>
          <w:b/>
          <w:bCs/>
          <w:noProof/>
          <w:color w:val="000000" w:themeColor="text1"/>
          <w:sz w:val="24"/>
          <w:szCs w:val="24"/>
        </w:rPr>
        <w:drawing>
          <wp:inline distT="0" distB="0" distL="0" distR="0" wp14:anchorId="3614D0AD" wp14:editId="4CDC52D2">
            <wp:extent cx="5731510" cy="2672080"/>
            <wp:effectExtent l="0" t="0" r="254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Screenshot 2026-10-20 192252.png"/>
                    <pic:cNvPicPr/>
                  </pic:nvPicPr>
                  <pic:blipFill>
                    <a:blip r:embed="rId74">
                      <a:extLst>
                        <a:ext uri="{28A0092B-C50C-407E-A947-70E740481C1C}">
                          <a14:useLocalDpi xmlns:a14="http://schemas.microsoft.com/office/drawing/2010/main" val="0"/>
                        </a:ext>
                      </a:extLst>
                    </a:blip>
                    <a:stretch>
                      <a:fillRect/>
                    </a:stretch>
                  </pic:blipFill>
                  <pic:spPr>
                    <a:xfrm>
                      <a:off x="0" y="0"/>
                      <a:ext cx="5731510" cy="2672080"/>
                    </a:xfrm>
                    <a:prstGeom prst="rect">
                      <a:avLst/>
                    </a:prstGeom>
                  </pic:spPr>
                </pic:pic>
              </a:graphicData>
            </a:graphic>
          </wp:inline>
        </w:drawing>
      </w:r>
    </w:p>
    <w:p w14:paraId="655FCFF2" w14:textId="00CA84CA" w:rsidR="0033303F" w:rsidRPr="00BC201E" w:rsidRDefault="00FC7F04" w:rsidP="00B748BF">
      <w:pPr>
        <w:pStyle w:val="Caption"/>
        <w:jc w:val="center"/>
        <w:rPr>
          <w:rFonts w:ascii="Times New Roman" w:hAnsi="Times New Roman" w:cs="Times New Roman"/>
          <w:color w:val="000000" w:themeColor="text1"/>
          <w:sz w:val="24"/>
          <w:szCs w:val="24"/>
        </w:rPr>
      </w:pPr>
      <w:bookmarkStart w:id="128" w:name="_Toc243681119"/>
      <w:r w:rsidRPr="00BC201E">
        <w:rPr>
          <w:rFonts w:ascii="Times New Roman" w:hAnsi="Times New Roman" w:cs="Times New Roman"/>
          <w:color w:val="000000" w:themeColor="text1"/>
          <w:sz w:val="24"/>
          <w:szCs w:val="24"/>
        </w:rPr>
        <w:t xml:space="preserve">Gambar 3. </w:t>
      </w:r>
      <w:r w:rsidRPr="00BC201E">
        <w:rPr>
          <w:rFonts w:ascii="Times New Roman" w:hAnsi="Times New Roman" w:cs="Times New Roman"/>
          <w:color w:val="000000" w:themeColor="text1"/>
          <w:sz w:val="24"/>
          <w:szCs w:val="24"/>
        </w:rPr>
        <w:fldChar w:fldCharType="begin"/>
      </w:r>
      <w:r w:rsidRPr="00BC201E">
        <w:rPr>
          <w:rFonts w:ascii="Times New Roman" w:hAnsi="Times New Roman" w:cs="Times New Roman"/>
          <w:color w:val="000000" w:themeColor="text1"/>
          <w:sz w:val="24"/>
          <w:szCs w:val="24"/>
        </w:rPr>
        <w:instrText xml:space="preserve"> SEQ Gambar_3. \* ARABIC </w:instrText>
      </w:r>
      <w:r w:rsidRPr="00BC201E">
        <w:rPr>
          <w:rFonts w:ascii="Times New Roman" w:hAnsi="Times New Roman" w:cs="Times New Roman"/>
          <w:color w:val="000000" w:themeColor="text1"/>
          <w:sz w:val="24"/>
          <w:szCs w:val="24"/>
        </w:rPr>
        <w:fldChar w:fldCharType="separate"/>
      </w:r>
      <w:r w:rsidR="00BC201E" w:rsidRPr="00BC201E">
        <w:rPr>
          <w:rFonts w:ascii="Times New Roman" w:hAnsi="Times New Roman" w:cs="Times New Roman"/>
          <w:noProof/>
          <w:color w:val="000000" w:themeColor="text1"/>
          <w:sz w:val="24"/>
          <w:szCs w:val="24"/>
        </w:rPr>
        <w:t>19</w:t>
      </w:r>
      <w:r w:rsidRPr="00BC201E">
        <w:rPr>
          <w:rFonts w:ascii="Times New Roman" w:hAnsi="Times New Roman" w:cs="Times New Roman"/>
          <w:color w:val="000000" w:themeColor="text1"/>
          <w:sz w:val="24"/>
          <w:szCs w:val="24"/>
        </w:rPr>
        <w:fldChar w:fldCharType="end"/>
      </w:r>
      <w:r w:rsidRPr="00BC201E">
        <w:rPr>
          <w:rFonts w:ascii="Times New Roman" w:hAnsi="Times New Roman" w:cs="Times New Roman"/>
          <w:color w:val="000000" w:themeColor="text1"/>
          <w:sz w:val="24"/>
          <w:szCs w:val="24"/>
          <w:lang w:val="en-US"/>
        </w:rPr>
        <w:t xml:space="preserve"> Edit </w:t>
      </w:r>
      <w:proofErr w:type="spellStart"/>
      <w:r w:rsidRPr="00BC201E">
        <w:rPr>
          <w:rFonts w:ascii="Times New Roman" w:hAnsi="Times New Roman" w:cs="Times New Roman"/>
          <w:color w:val="000000" w:themeColor="text1"/>
          <w:sz w:val="24"/>
          <w:szCs w:val="24"/>
          <w:lang w:val="en-US"/>
        </w:rPr>
        <w:t>kategori</w:t>
      </w:r>
      <w:bookmarkEnd w:id="128"/>
      <w:proofErr w:type="spellEnd"/>
    </w:p>
    <w:p w14:paraId="42A9FCA8" w14:textId="77EDE3EE" w:rsidR="00651F59" w:rsidRPr="00BC201E" w:rsidRDefault="00651F59" w:rsidP="00651F59">
      <w:pPr>
        <w:rPr>
          <w:rFonts w:ascii="Times New Roman" w:hAnsi="Times New Roman" w:cs="Times New Roman"/>
          <w:color w:val="000000" w:themeColor="text1"/>
          <w:sz w:val="24"/>
          <w:szCs w:val="24"/>
          <w:lang w:val="en-US"/>
        </w:rPr>
      </w:pPr>
      <w:r w:rsidRPr="00BC201E">
        <w:rPr>
          <w:rFonts w:ascii="Times New Roman" w:hAnsi="Times New Roman" w:cs="Times New Roman"/>
          <w:color w:val="000000" w:themeColor="text1"/>
          <w:sz w:val="24"/>
          <w:szCs w:val="24"/>
        </w:rPr>
        <w:t xml:space="preserve">Form edit menampilkan nama kategori saat ini. Admin mengubah namanya lalu menekan </w:t>
      </w:r>
      <w:r w:rsidRPr="00BC201E">
        <w:rPr>
          <w:rStyle w:val="Strong"/>
          <w:rFonts w:ascii="Times New Roman" w:hAnsi="Times New Roman" w:cs="Times New Roman"/>
          <w:color w:val="000000" w:themeColor="text1"/>
          <w:sz w:val="24"/>
          <w:szCs w:val="24"/>
        </w:rPr>
        <w:t>Simpan Perubahan</w:t>
      </w:r>
      <w:r w:rsidRPr="00BC201E">
        <w:rPr>
          <w:rFonts w:ascii="Times New Roman" w:hAnsi="Times New Roman" w:cs="Times New Roman"/>
          <w:color w:val="000000" w:themeColor="text1"/>
          <w:sz w:val="24"/>
          <w:szCs w:val="24"/>
        </w:rPr>
        <w:t xml:space="preserve">, atau </w:t>
      </w:r>
      <w:r w:rsidRPr="00BC201E">
        <w:rPr>
          <w:rStyle w:val="Strong"/>
          <w:rFonts w:ascii="Times New Roman" w:hAnsi="Times New Roman" w:cs="Times New Roman"/>
          <w:color w:val="000000" w:themeColor="text1"/>
          <w:sz w:val="24"/>
          <w:szCs w:val="24"/>
        </w:rPr>
        <w:t>Kembali</w:t>
      </w:r>
      <w:r w:rsidRPr="00BC201E">
        <w:rPr>
          <w:rFonts w:ascii="Times New Roman" w:hAnsi="Times New Roman" w:cs="Times New Roman"/>
          <w:color w:val="000000" w:themeColor="text1"/>
          <w:sz w:val="24"/>
          <w:szCs w:val="24"/>
        </w:rPr>
        <w:t xml:space="preserve"> untuk membatalkan.</w:t>
      </w:r>
    </w:p>
    <w:p w14:paraId="0DD71135" w14:textId="77777777" w:rsidR="0033303F" w:rsidRPr="00BC201E" w:rsidRDefault="0033303F" w:rsidP="00E74DB6">
      <w:pPr>
        <w:rPr>
          <w:rFonts w:ascii="Times New Roman" w:hAnsi="Times New Roman" w:cs="Times New Roman"/>
          <w:b/>
          <w:bCs/>
          <w:noProof/>
          <w:color w:val="000000" w:themeColor="text1"/>
          <w:sz w:val="24"/>
          <w:szCs w:val="24"/>
        </w:rPr>
      </w:pPr>
    </w:p>
    <w:p w14:paraId="57D6D42E" w14:textId="77777777" w:rsidR="0033303F" w:rsidRPr="00BC201E" w:rsidRDefault="0033303F" w:rsidP="00E74DB6">
      <w:pPr>
        <w:rPr>
          <w:rFonts w:ascii="Times New Roman" w:hAnsi="Times New Roman" w:cs="Times New Roman"/>
          <w:b/>
          <w:bCs/>
          <w:noProof/>
          <w:color w:val="000000" w:themeColor="text1"/>
          <w:sz w:val="24"/>
          <w:szCs w:val="24"/>
        </w:rPr>
      </w:pPr>
    </w:p>
    <w:p w14:paraId="1FAF3602" w14:textId="77777777" w:rsidR="0033303F" w:rsidRPr="00BC201E" w:rsidRDefault="0033303F" w:rsidP="00E74DB6">
      <w:pPr>
        <w:rPr>
          <w:rFonts w:ascii="Times New Roman" w:hAnsi="Times New Roman" w:cs="Times New Roman"/>
          <w:b/>
          <w:bCs/>
          <w:noProof/>
          <w:color w:val="000000" w:themeColor="text1"/>
          <w:sz w:val="24"/>
          <w:szCs w:val="24"/>
        </w:rPr>
      </w:pPr>
    </w:p>
    <w:p w14:paraId="6217A43E" w14:textId="77777777" w:rsidR="0033303F" w:rsidRPr="00BC201E" w:rsidRDefault="0033303F" w:rsidP="00E74DB6">
      <w:pPr>
        <w:rPr>
          <w:rFonts w:ascii="Times New Roman" w:hAnsi="Times New Roman" w:cs="Times New Roman"/>
          <w:b/>
          <w:bCs/>
          <w:noProof/>
          <w:color w:val="000000" w:themeColor="text1"/>
          <w:sz w:val="24"/>
          <w:szCs w:val="24"/>
        </w:rPr>
      </w:pPr>
    </w:p>
    <w:p w14:paraId="1257DFFC" w14:textId="3D7A361E" w:rsidR="0033303F" w:rsidRPr="00BC201E" w:rsidRDefault="0033303F" w:rsidP="00E74DB6">
      <w:pPr>
        <w:rPr>
          <w:rFonts w:ascii="Times New Roman" w:hAnsi="Times New Roman" w:cs="Times New Roman"/>
          <w:b/>
          <w:bCs/>
          <w:noProof/>
          <w:color w:val="000000" w:themeColor="text1"/>
          <w:sz w:val="24"/>
          <w:szCs w:val="24"/>
        </w:rPr>
      </w:pPr>
    </w:p>
    <w:p w14:paraId="147AFC0F" w14:textId="4D249926" w:rsidR="0033303F" w:rsidRPr="00BC201E" w:rsidRDefault="0033303F" w:rsidP="00E74DB6">
      <w:pPr>
        <w:rPr>
          <w:rFonts w:ascii="Times New Roman" w:hAnsi="Times New Roman" w:cs="Times New Roman"/>
          <w:b/>
          <w:bCs/>
          <w:noProof/>
          <w:color w:val="000000" w:themeColor="text1"/>
          <w:sz w:val="24"/>
          <w:szCs w:val="24"/>
        </w:rPr>
      </w:pPr>
    </w:p>
    <w:p w14:paraId="10142E82" w14:textId="7148F3AF" w:rsidR="0033303F" w:rsidRPr="00BC201E" w:rsidRDefault="0033303F" w:rsidP="00E74DB6">
      <w:pPr>
        <w:rPr>
          <w:rFonts w:ascii="Times New Roman" w:hAnsi="Times New Roman" w:cs="Times New Roman"/>
          <w:b/>
          <w:bCs/>
          <w:noProof/>
          <w:color w:val="000000" w:themeColor="text1"/>
          <w:sz w:val="24"/>
          <w:szCs w:val="24"/>
        </w:rPr>
      </w:pPr>
    </w:p>
    <w:p w14:paraId="16B98533" w14:textId="6637BC7C" w:rsidR="0033303F" w:rsidRPr="00BC201E" w:rsidRDefault="0033303F" w:rsidP="00E74DB6">
      <w:pPr>
        <w:rPr>
          <w:rFonts w:ascii="Times New Roman" w:hAnsi="Times New Roman" w:cs="Times New Roman"/>
          <w:b/>
          <w:bCs/>
          <w:noProof/>
          <w:color w:val="000000" w:themeColor="text1"/>
          <w:sz w:val="24"/>
          <w:szCs w:val="24"/>
        </w:rPr>
      </w:pPr>
    </w:p>
    <w:p w14:paraId="0346BB6A" w14:textId="77777777" w:rsidR="0033303F" w:rsidRPr="00BC201E" w:rsidRDefault="0033303F" w:rsidP="00E74DB6">
      <w:pPr>
        <w:rPr>
          <w:rFonts w:ascii="Times New Roman" w:hAnsi="Times New Roman" w:cs="Times New Roman"/>
          <w:b/>
          <w:bCs/>
          <w:noProof/>
          <w:color w:val="000000" w:themeColor="text1"/>
          <w:sz w:val="24"/>
          <w:szCs w:val="24"/>
        </w:rPr>
      </w:pPr>
    </w:p>
    <w:p w14:paraId="20AE355D" w14:textId="77777777" w:rsidR="0033303F" w:rsidRPr="00BC201E" w:rsidRDefault="0033303F" w:rsidP="00E74DB6">
      <w:pPr>
        <w:rPr>
          <w:rFonts w:ascii="Times New Roman" w:hAnsi="Times New Roman" w:cs="Times New Roman"/>
          <w:b/>
          <w:bCs/>
          <w:noProof/>
          <w:color w:val="000000" w:themeColor="text1"/>
          <w:sz w:val="24"/>
          <w:szCs w:val="24"/>
        </w:rPr>
      </w:pPr>
    </w:p>
    <w:p w14:paraId="3C066BAC" w14:textId="77777777" w:rsidR="0033303F" w:rsidRPr="00BC201E" w:rsidRDefault="0033303F" w:rsidP="00E74DB6">
      <w:pPr>
        <w:rPr>
          <w:rFonts w:ascii="Times New Roman" w:hAnsi="Times New Roman" w:cs="Times New Roman"/>
          <w:b/>
          <w:bCs/>
          <w:noProof/>
          <w:color w:val="000000" w:themeColor="text1"/>
          <w:sz w:val="24"/>
          <w:szCs w:val="24"/>
        </w:rPr>
      </w:pPr>
    </w:p>
    <w:p w14:paraId="65C811E2" w14:textId="77777777" w:rsidR="0033303F" w:rsidRPr="00BC201E" w:rsidRDefault="0033303F" w:rsidP="00E74DB6">
      <w:pPr>
        <w:rPr>
          <w:rFonts w:ascii="Times New Roman" w:hAnsi="Times New Roman" w:cs="Times New Roman"/>
          <w:b/>
          <w:bCs/>
          <w:noProof/>
          <w:color w:val="000000" w:themeColor="text1"/>
          <w:sz w:val="24"/>
          <w:szCs w:val="24"/>
        </w:rPr>
      </w:pPr>
    </w:p>
    <w:p w14:paraId="3CC6EBBE" w14:textId="77777777" w:rsidR="0033303F" w:rsidRPr="00BC201E" w:rsidRDefault="0033303F" w:rsidP="00E74DB6">
      <w:pPr>
        <w:rPr>
          <w:rFonts w:ascii="Times New Roman" w:hAnsi="Times New Roman" w:cs="Times New Roman"/>
          <w:b/>
          <w:bCs/>
          <w:noProof/>
          <w:color w:val="000000" w:themeColor="text1"/>
          <w:sz w:val="24"/>
          <w:szCs w:val="24"/>
        </w:rPr>
      </w:pPr>
    </w:p>
    <w:p w14:paraId="3F31F0A8" w14:textId="77777777" w:rsidR="00FC7F04" w:rsidRPr="00BC201E" w:rsidRDefault="0033303F" w:rsidP="00B748BF">
      <w:pPr>
        <w:keepNext/>
        <w:jc w:val="center"/>
        <w:rPr>
          <w:rFonts w:ascii="Times New Roman" w:hAnsi="Times New Roman" w:cs="Times New Roman"/>
          <w:color w:val="000000" w:themeColor="text1"/>
          <w:sz w:val="24"/>
          <w:szCs w:val="24"/>
        </w:rPr>
      </w:pPr>
      <w:r w:rsidRPr="00BC201E">
        <w:rPr>
          <w:rFonts w:ascii="Times New Roman" w:hAnsi="Times New Roman" w:cs="Times New Roman"/>
          <w:b/>
          <w:bCs/>
          <w:noProof/>
          <w:color w:val="000000" w:themeColor="text1"/>
          <w:sz w:val="24"/>
          <w:szCs w:val="24"/>
        </w:rPr>
        <w:drawing>
          <wp:inline distT="0" distB="0" distL="0" distR="0" wp14:anchorId="636267D0" wp14:editId="3D7AC429">
            <wp:extent cx="5731510" cy="2640965"/>
            <wp:effectExtent l="0" t="0" r="2540" b="698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Screenshot 2026-10-20 192403.png"/>
                    <pic:cNvPicPr/>
                  </pic:nvPicPr>
                  <pic:blipFill>
                    <a:blip r:embed="rId75">
                      <a:extLst>
                        <a:ext uri="{28A0092B-C50C-407E-A947-70E740481C1C}">
                          <a14:useLocalDpi xmlns:a14="http://schemas.microsoft.com/office/drawing/2010/main" val="0"/>
                        </a:ext>
                      </a:extLst>
                    </a:blip>
                    <a:stretch>
                      <a:fillRect/>
                    </a:stretch>
                  </pic:blipFill>
                  <pic:spPr>
                    <a:xfrm>
                      <a:off x="0" y="0"/>
                      <a:ext cx="5731510" cy="2640965"/>
                    </a:xfrm>
                    <a:prstGeom prst="rect">
                      <a:avLst/>
                    </a:prstGeom>
                  </pic:spPr>
                </pic:pic>
              </a:graphicData>
            </a:graphic>
          </wp:inline>
        </w:drawing>
      </w:r>
    </w:p>
    <w:p w14:paraId="5A71248A" w14:textId="61040649" w:rsidR="00651F59" w:rsidRPr="00BC201E" w:rsidRDefault="00FC7F04" w:rsidP="00B748BF">
      <w:pPr>
        <w:pStyle w:val="Caption"/>
        <w:jc w:val="center"/>
        <w:rPr>
          <w:rFonts w:ascii="Times New Roman" w:hAnsi="Times New Roman" w:cs="Times New Roman"/>
          <w:color w:val="000000" w:themeColor="text1"/>
          <w:sz w:val="24"/>
          <w:szCs w:val="24"/>
        </w:rPr>
      </w:pPr>
      <w:bookmarkStart w:id="129" w:name="_Toc243681120"/>
      <w:r w:rsidRPr="00BC201E">
        <w:rPr>
          <w:rFonts w:ascii="Times New Roman" w:hAnsi="Times New Roman" w:cs="Times New Roman"/>
          <w:color w:val="000000" w:themeColor="text1"/>
          <w:sz w:val="24"/>
          <w:szCs w:val="24"/>
        </w:rPr>
        <w:t xml:space="preserve">Gambar 3. </w:t>
      </w:r>
      <w:r w:rsidRPr="00BC201E">
        <w:rPr>
          <w:rFonts w:ascii="Times New Roman" w:hAnsi="Times New Roman" w:cs="Times New Roman"/>
          <w:color w:val="000000" w:themeColor="text1"/>
          <w:sz w:val="24"/>
          <w:szCs w:val="24"/>
        </w:rPr>
        <w:fldChar w:fldCharType="begin"/>
      </w:r>
      <w:r w:rsidRPr="00BC201E">
        <w:rPr>
          <w:rFonts w:ascii="Times New Roman" w:hAnsi="Times New Roman" w:cs="Times New Roman"/>
          <w:color w:val="000000" w:themeColor="text1"/>
          <w:sz w:val="24"/>
          <w:szCs w:val="24"/>
        </w:rPr>
        <w:instrText xml:space="preserve"> SEQ Gambar_3. \* ARABIC </w:instrText>
      </w:r>
      <w:r w:rsidRPr="00BC201E">
        <w:rPr>
          <w:rFonts w:ascii="Times New Roman" w:hAnsi="Times New Roman" w:cs="Times New Roman"/>
          <w:color w:val="000000" w:themeColor="text1"/>
          <w:sz w:val="24"/>
          <w:szCs w:val="24"/>
        </w:rPr>
        <w:fldChar w:fldCharType="separate"/>
      </w:r>
      <w:r w:rsidR="00BC201E" w:rsidRPr="00BC201E">
        <w:rPr>
          <w:rFonts w:ascii="Times New Roman" w:hAnsi="Times New Roman" w:cs="Times New Roman"/>
          <w:noProof/>
          <w:color w:val="000000" w:themeColor="text1"/>
          <w:sz w:val="24"/>
          <w:szCs w:val="24"/>
        </w:rPr>
        <w:t>20</w:t>
      </w:r>
      <w:r w:rsidRPr="00BC201E">
        <w:rPr>
          <w:rFonts w:ascii="Times New Roman" w:hAnsi="Times New Roman" w:cs="Times New Roman"/>
          <w:color w:val="000000" w:themeColor="text1"/>
          <w:sz w:val="24"/>
          <w:szCs w:val="24"/>
        </w:rPr>
        <w:fldChar w:fldCharType="end"/>
      </w:r>
      <w:r w:rsidRPr="00BC201E">
        <w:rPr>
          <w:rFonts w:ascii="Times New Roman" w:hAnsi="Times New Roman" w:cs="Times New Roman"/>
          <w:color w:val="000000" w:themeColor="text1"/>
          <w:sz w:val="24"/>
          <w:szCs w:val="24"/>
          <w:lang w:val="en-US"/>
        </w:rPr>
        <w:t xml:space="preserve"> </w:t>
      </w:r>
      <w:proofErr w:type="spellStart"/>
      <w:r w:rsidRPr="00BC201E">
        <w:rPr>
          <w:rFonts w:ascii="Times New Roman" w:hAnsi="Times New Roman" w:cs="Times New Roman"/>
          <w:color w:val="000000" w:themeColor="text1"/>
          <w:sz w:val="24"/>
          <w:szCs w:val="24"/>
          <w:lang w:val="en-US"/>
        </w:rPr>
        <w:t>Konfirmasi</w:t>
      </w:r>
      <w:proofErr w:type="spellEnd"/>
      <w:r w:rsidRPr="00BC201E">
        <w:rPr>
          <w:rFonts w:ascii="Times New Roman" w:hAnsi="Times New Roman" w:cs="Times New Roman"/>
          <w:color w:val="000000" w:themeColor="text1"/>
          <w:sz w:val="24"/>
          <w:szCs w:val="24"/>
          <w:lang w:val="en-US"/>
        </w:rPr>
        <w:t xml:space="preserve"> </w:t>
      </w:r>
      <w:proofErr w:type="spellStart"/>
      <w:r w:rsidRPr="00BC201E">
        <w:rPr>
          <w:rFonts w:ascii="Times New Roman" w:hAnsi="Times New Roman" w:cs="Times New Roman"/>
          <w:color w:val="000000" w:themeColor="text1"/>
          <w:sz w:val="24"/>
          <w:szCs w:val="24"/>
          <w:lang w:val="en-US"/>
        </w:rPr>
        <w:t>hapus</w:t>
      </w:r>
      <w:proofErr w:type="spellEnd"/>
      <w:r w:rsidRPr="00BC201E">
        <w:rPr>
          <w:rFonts w:ascii="Times New Roman" w:hAnsi="Times New Roman" w:cs="Times New Roman"/>
          <w:color w:val="000000" w:themeColor="text1"/>
          <w:sz w:val="24"/>
          <w:szCs w:val="24"/>
          <w:lang w:val="en-US"/>
        </w:rPr>
        <w:t xml:space="preserve"> </w:t>
      </w:r>
      <w:proofErr w:type="spellStart"/>
      <w:r w:rsidRPr="00BC201E">
        <w:rPr>
          <w:rFonts w:ascii="Times New Roman" w:hAnsi="Times New Roman" w:cs="Times New Roman"/>
          <w:color w:val="000000" w:themeColor="text1"/>
          <w:sz w:val="24"/>
          <w:szCs w:val="24"/>
          <w:lang w:val="en-US"/>
        </w:rPr>
        <w:t>kategori</w:t>
      </w:r>
      <w:bookmarkEnd w:id="129"/>
      <w:proofErr w:type="spellEnd"/>
    </w:p>
    <w:p w14:paraId="343702FB" w14:textId="08F758D4" w:rsidR="0033303F" w:rsidRPr="00BC201E" w:rsidRDefault="00651F59" w:rsidP="00E74DB6">
      <w:pPr>
        <w:rPr>
          <w:rFonts w:ascii="Times New Roman" w:hAnsi="Times New Roman" w:cs="Times New Roman"/>
          <w:b/>
          <w:bCs/>
          <w:noProof/>
          <w:color w:val="000000" w:themeColor="text1"/>
          <w:sz w:val="24"/>
          <w:szCs w:val="24"/>
        </w:rPr>
      </w:pPr>
      <w:r w:rsidRPr="00BC201E">
        <w:rPr>
          <w:rFonts w:ascii="Times New Roman" w:hAnsi="Times New Roman" w:cs="Times New Roman"/>
          <w:color w:val="000000" w:themeColor="text1"/>
          <w:sz w:val="24"/>
          <w:szCs w:val="24"/>
        </w:rPr>
        <w:t>Saat ikon hapus ditekan, muncul konfirmasi “Yakin ingin menghapus kategori ini?”. Kategori hanya diproses untuk dihapus jika admin memilih OK.</w:t>
      </w:r>
    </w:p>
    <w:p w14:paraId="02A0C558" w14:textId="6CBF8274" w:rsidR="0033303F" w:rsidRPr="00BC201E" w:rsidRDefault="0033303F" w:rsidP="00E74DB6">
      <w:pPr>
        <w:rPr>
          <w:rFonts w:ascii="Times New Roman" w:hAnsi="Times New Roman" w:cs="Times New Roman"/>
          <w:b/>
          <w:bCs/>
          <w:noProof/>
          <w:color w:val="000000" w:themeColor="text1"/>
          <w:sz w:val="24"/>
          <w:szCs w:val="24"/>
        </w:rPr>
      </w:pPr>
    </w:p>
    <w:p w14:paraId="09FC92E8" w14:textId="399C94F0" w:rsidR="0033303F" w:rsidRPr="00BC201E" w:rsidRDefault="0033303F" w:rsidP="00E74DB6">
      <w:pPr>
        <w:rPr>
          <w:rFonts w:ascii="Times New Roman" w:hAnsi="Times New Roman" w:cs="Times New Roman"/>
          <w:b/>
          <w:bCs/>
          <w:noProof/>
          <w:color w:val="000000" w:themeColor="text1"/>
          <w:sz w:val="24"/>
          <w:szCs w:val="24"/>
        </w:rPr>
      </w:pPr>
    </w:p>
    <w:p w14:paraId="470AA00A" w14:textId="7DAA8C33" w:rsidR="0033303F" w:rsidRPr="00BC201E" w:rsidRDefault="0033303F" w:rsidP="00E74DB6">
      <w:pPr>
        <w:rPr>
          <w:rFonts w:ascii="Times New Roman" w:hAnsi="Times New Roman" w:cs="Times New Roman"/>
          <w:b/>
          <w:bCs/>
          <w:noProof/>
          <w:color w:val="000000" w:themeColor="text1"/>
          <w:sz w:val="24"/>
          <w:szCs w:val="24"/>
        </w:rPr>
      </w:pPr>
    </w:p>
    <w:p w14:paraId="12D1884D" w14:textId="0B66AA8C" w:rsidR="0033303F" w:rsidRPr="00BC201E" w:rsidRDefault="0033303F" w:rsidP="00E74DB6">
      <w:pPr>
        <w:rPr>
          <w:rFonts w:ascii="Times New Roman" w:hAnsi="Times New Roman" w:cs="Times New Roman"/>
          <w:b/>
          <w:bCs/>
          <w:noProof/>
          <w:color w:val="000000" w:themeColor="text1"/>
          <w:sz w:val="24"/>
          <w:szCs w:val="24"/>
        </w:rPr>
      </w:pPr>
    </w:p>
    <w:p w14:paraId="7CA975A7" w14:textId="0C137BBC" w:rsidR="0033303F" w:rsidRPr="00BC201E" w:rsidRDefault="0033303F" w:rsidP="00E74DB6">
      <w:pPr>
        <w:rPr>
          <w:rFonts w:ascii="Times New Roman" w:hAnsi="Times New Roman" w:cs="Times New Roman"/>
          <w:b/>
          <w:bCs/>
          <w:noProof/>
          <w:color w:val="000000" w:themeColor="text1"/>
          <w:sz w:val="24"/>
          <w:szCs w:val="24"/>
        </w:rPr>
      </w:pPr>
    </w:p>
    <w:p w14:paraId="627E9CB5" w14:textId="2E4EBB8C" w:rsidR="0033303F" w:rsidRPr="00BC201E" w:rsidRDefault="0033303F" w:rsidP="00E74DB6">
      <w:pPr>
        <w:rPr>
          <w:rFonts w:ascii="Times New Roman" w:hAnsi="Times New Roman" w:cs="Times New Roman"/>
          <w:b/>
          <w:bCs/>
          <w:noProof/>
          <w:color w:val="000000" w:themeColor="text1"/>
          <w:sz w:val="24"/>
          <w:szCs w:val="24"/>
        </w:rPr>
      </w:pPr>
    </w:p>
    <w:p w14:paraId="1D7DC400" w14:textId="7CD4FB2E" w:rsidR="0033303F" w:rsidRPr="00BC201E" w:rsidRDefault="0033303F" w:rsidP="00E74DB6">
      <w:pPr>
        <w:rPr>
          <w:rFonts w:ascii="Times New Roman" w:hAnsi="Times New Roman" w:cs="Times New Roman"/>
          <w:b/>
          <w:bCs/>
          <w:noProof/>
          <w:color w:val="000000" w:themeColor="text1"/>
          <w:sz w:val="24"/>
          <w:szCs w:val="24"/>
        </w:rPr>
      </w:pPr>
    </w:p>
    <w:p w14:paraId="11B502FC" w14:textId="684026FB" w:rsidR="0033303F" w:rsidRPr="00BC201E" w:rsidRDefault="0033303F" w:rsidP="00E74DB6">
      <w:pPr>
        <w:rPr>
          <w:rFonts w:ascii="Times New Roman" w:hAnsi="Times New Roman" w:cs="Times New Roman"/>
          <w:b/>
          <w:bCs/>
          <w:noProof/>
          <w:color w:val="000000" w:themeColor="text1"/>
          <w:sz w:val="24"/>
          <w:szCs w:val="24"/>
        </w:rPr>
      </w:pPr>
    </w:p>
    <w:p w14:paraId="0024562F" w14:textId="0D0B0B3D" w:rsidR="0033303F" w:rsidRPr="00BC201E" w:rsidRDefault="0033303F" w:rsidP="00E74DB6">
      <w:pPr>
        <w:rPr>
          <w:rFonts w:ascii="Times New Roman" w:hAnsi="Times New Roman" w:cs="Times New Roman"/>
          <w:b/>
          <w:bCs/>
          <w:noProof/>
          <w:color w:val="000000" w:themeColor="text1"/>
          <w:sz w:val="24"/>
          <w:szCs w:val="24"/>
        </w:rPr>
      </w:pPr>
    </w:p>
    <w:p w14:paraId="7BBAE58B" w14:textId="4C051187" w:rsidR="0033303F" w:rsidRPr="00BC201E" w:rsidRDefault="0033303F" w:rsidP="00E74DB6">
      <w:pPr>
        <w:rPr>
          <w:rFonts w:ascii="Times New Roman" w:hAnsi="Times New Roman" w:cs="Times New Roman"/>
          <w:b/>
          <w:bCs/>
          <w:noProof/>
          <w:color w:val="000000" w:themeColor="text1"/>
          <w:sz w:val="24"/>
          <w:szCs w:val="24"/>
        </w:rPr>
      </w:pPr>
    </w:p>
    <w:p w14:paraId="797E4553" w14:textId="77777777" w:rsidR="0033303F" w:rsidRPr="00BC201E" w:rsidRDefault="0033303F" w:rsidP="00E74DB6">
      <w:pPr>
        <w:rPr>
          <w:rFonts w:ascii="Times New Roman" w:hAnsi="Times New Roman" w:cs="Times New Roman"/>
          <w:b/>
          <w:bCs/>
          <w:noProof/>
          <w:color w:val="000000" w:themeColor="text1"/>
          <w:sz w:val="24"/>
          <w:szCs w:val="24"/>
        </w:rPr>
      </w:pPr>
    </w:p>
    <w:p w14:paraId="57E997D3" w14:textId="77777777" w:rsidR="00FC7F04" w:rsidRPr="00BC201E" w:rsidRDefault="0033303F" w:rsidP="00B748BF">
      <w:pPr>
        <w:keepNext/>
        <w:jc w:val="center"/>
        <w:rPr>
          <w:rFonts w:ascii="Times New Roman" w:hAnsi="Times New Roman" w:cs="Times New Roman"/>
          <w:color w:val="000000" w:themeColor="text1"/>
          <w:sz w:val="24"/>
          <w:szCs w:val="24"/>
        </w:rPr>
      </w:pPr>
      <w:r w:rsidRPr="00BC201E">
        <w:rPr>
          <w:rFonts w:ascii="Times New Roman" w:hAnsi="Times New Roman" w:cs="Times New Roman"/>
          <w:b/>
          <w:bCs/>
          <w:noProof/>
          <w:color w:val="000000" w:themeColor="text1"/>
          <w:sz w:val="24"/>
          <w:szCs w:val="24"/>
        </w:rPr>
        <w:drawing>
          <wp:inline distT="0" distB="0" distL="0" distR="0" wp14:anchorId="0A000174" wp14:editId="659EF631">
            <wp:extent cx="5731510" cy="2676525"/>
            <wp:effectExtent l="0" t="0" r="2540" b="952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Screenshot 2026-10-20 192413.png"/>
                    <pic:cNvPicPr/>
                  </pic:nvPicPr>
                  <pic:blipFill>
                    <a:blip r:embed="rId76">
                      <a:extLst>
                        <a:ext uri="{28A0092B-C50C-407E-A947-70E740481C1C}">
                          <a14:useLocalDpi xmlns:a14="http://schemas.microsoft.com/office/drawing/2010/main" val="0"/>
                        </a:ext>
                      </a:extLst>
                    </a:blip>
                    <a:stretch>
                      <a:fillRect/>
                    </a:stretch>
                  </pic:blipFill>
                  <pic:spPr>
                    <a:xfrm>
                      <a:off x="0" y="0"/>
                      <a:ext cx="5731510" cy="2676525"/>
                    </a:xfrm>
                    <a:prstGeom prst="rect">
                      <a:avLst/>
                    </a:prstGeom>
                  </pic:spPr>
                </pic:pic>
              </a:graphicData>
            </a:graphic>
          </wp:inline>
        </w:drawing>
      </w:r>
    </w:p>
    <w:p w14:paraId="5F23E14E" w14:textId="1E39F4E2" w:rsidR="00651F59" w:rsidRPr="00BC201E" w:rsidRDefault="00FC7F04" w:rsidP="00B748BF">
      <w:pPr>
        <w:pStyle w:val="Caption"/>
        <w:jc w:val="center"/>
        <w:rPr>
          <w:rFonts w:ascii="Times New Roman" w:hAnsi="Times New Roman" w:cs="Times New Roman"/>
          <w:color w:val="000000" w:themeColor="text1"/>
          <w:sz w:val="24"/>
          <w:szCs w:val="24"/>
        </w:rPr>
      </w:pPr>
      <w:bookmarkStart w:id="130" w:name="_Toc243681121"/>
      <w:r w:rsidRPr="00BC201E">
        <w:rPr>
          <w:rFonts w:ascii="Times New Roman" w:hAnsi="Times New Roman" w:cs="Times New Roman"/>
          <w:color w:val="000000" w:themeColor="text1"/>
          <w:sz w:val="24"/>
          <w:szCs w:val="24"/>
        </w:rPr>
        <w:t xml:space="preserve">Gambar 3. </w:t>
      </w:r>
      <w:r w:rsidRPr="00BC201E">
        <w:rPr>
          <w:rFonts w:ascii="Times New Roman" w:hAnsi="Times New Roman" w:cs="Times New Roman"/>
          <w:color w:val="000000" w:themeColor="text1"/>
          <w:sz w:val="24"/>
          <w:szCs w:val="24"/>
        </w:rPr>
        <w:fldChar w:fldCharType="begin"/>
      </w:r>
      <w:r w:rsidRPr="00BC201E">
        <w:rPr>
          <w:rFonts w:ascii="Times New Roman" w:hAnsi="Times New Roman" w:cs="Times New Roman"/>
          <w:color w:val="000000" w:themeColor="text1"/>
          <w:sz w:val="24"/>
          <w:szCs w:val="24"/>
        </w:rPr>
        <w:instrText xml:space="preserve"> SEQ Gambar_3. \* ARABIC </w:instrText>
      </w:r>
      <w:r w:rsidRPr="00BC201E">
        <w:rPr>
          <w:rFonts w:ascii="Times New Roman" w:hAnsi="Times New Roman" w:cs="Times New Roman"/>
          <w:color w:val="000000" w:themeColor="text1"/>
          <w:sz w:val="24"/>
          <w:szCs w:val="24"/>
        </w:rPr>
        <w:fldChar w:fldCharType="separate"/>
      </w:r>
      <w:r w:rsidR="00BC201E" w:rsidRPr="00BC201E">
        <w:rPr>
          <w:rFonts w:ascii="Times New Roman" w:hAnsi="Times New Roman" w:cs="Times New Roman"/>
          <w:noProof/>
          <w:color w:val="000000" w:themeColor="text1"/>
          <w:sz w:val="24"/>
          <w:szCs w:val="24"/>
        </w:rPr>
        <w:t>21</w:t>
      </w:r>
      <w:r w:rsidRPr="00BC201E">
        <w:rPr>
          <w:rFonts w:ascii="Times New Roman" w:hAnsi="Times New Roman" w:cs="Times New Roman"/>
          <w:color w:val="000000" w:themeColor="text1"/>
          <w:sz w:val="24"/>
          <w:szCs w:val="24"/>
        </w:rPr>
        <w:fldChar w:fldCharType="end"/>
      </w:r>
      <w:r w:rsidRPr="00BC201E">
        <w:rPr>
          <w:rFonts w:ascii="Times New Roman" w:hAnsi="Times New Roman" w:cs="Times New Roman"/>
          <w:color w:val="000000" w:themeColor="text1"/>
          <w:sz w:val="24"/>
          <w:szCs w:val="24"/>
          <w:lang w:val="en-US"/>
        </w:rPr>
        <w:t xml:space="preserve"> </w:t>
      </w:r>
      <w:proofErr w:type="spellStart"/>
      <w:r w:rsidRPr="00BC201E">
        <w:rPr>
          <w:rFonts w:ascii="Times New Roman" w:hAnsi="Times New Roman" w:cs="Times New Roman"/>
          <w:color w:val="000000" w:themeColor="text1"/>
          <w:sz w:val="24"/>
          <w:szCs w:val="24"/>
          <w:lang w:val="en-US"/>
        </w:rPr>
        <w:t>Pesan</w:t>
      </w:r>
      <w:proofErr w:type="spellEnd"/>
      <w:r w:rsidRPr="00BC201E">
        <w:rPr>
          <w:rFonts w:ascii="Times New Roman" w:hAnsi="Times New Roman" w:cs="Times New Roman"/>
          <w:color w:val="000000" w:themeColor="text1"/>
          <w:sz w:val="24"/>
          <w:szCs w:val="24"/>
          <w:lang w:val="en-US"/>
        </w:rPr>
        <w:t xml:space="preserve"> gagal </w:t>
      </w:r>
      <w:proofErr w:type="spellStart"/>
      <w:r w:rsidRPr="00BC201E">
        <w:rPr>
          <w:rFonts w:ascii="Times New Roman" w:hAnsi="Times New Roman" w:cs="Times New Roman"/>
          <w:color w:val="000000" w:themeColor="text1"/>
          <w:sz w:val="24"/>
          <w:szCs w:val="24"/>
          <w:lang w:val="en-US"/>
        </w:rPr>
        <w:t>hapus</w:t>
      </w:r>
      <w:proofErr w:type="spellEnd"/>
      <w:r w:rsidRPr="00BC201E">
        <w:rPr>
          <w:rFonts w:ascii="Times New Roman" w:hAnsi="Times New Roman" w:cs="Times New Roman"/>
          <w:color w:val="000000" w:themeColor="text1"/>
          <w:sz w:val="24"/>
          <w:szCs w:val="24"/>
          <w:lang w:val="en-US"/>
        </w:rPr>
        <w:t xml:space="preserve"> </w:t>
      </w:r>
      <w:proofErr w:type="spellStart"/>
      <w:r w:rsidRPr="00BC201E">
        <w:rPr>
          <w:rFonts w:ascii="Times New Roman" w:hAnsi="Times New Roman" w:cs="Times New Roman"/>
          <w:color w:val="000000" w:themeColor="text1"/>
          <w:sz w:val="24"/>
          <w:szCs w:val="24"/>
          <w:lang w:val="en-US"/>
        </w:rPr>
        <w:t>kategori</w:t>
      </w:r>
      <w:bookmarkEnd w:id="130"/>
      <w:proofErr w:type="spellEnd"/>
    </w:p>
    <w:p w14:paraId="0DD2F388" w14:textId="06F91C11" w:rsidR="00651F59" w:rsidRPr="00BC201E" w:rsidRDefault="00651F59" w:rsidP="00651F59">
      <w:pPr>
        <w:rPr>
          <w:rFonts w:ascii="Times New Roman" w:hAnsi="Times New Roman" w:cs="Times New Roman"/>
          <w:color w:val="000000" w:themeColor="text1"/>
          <w:sz w:val="24"/>
          <w:szCs w:val="24"/>
          <w:lang w:val="en-US"/>
        </w:rPr>
      </w:pPr>
      <w:r w:rsidRPr="00BC201E">
        <w:rPr>
          <w:rFonts w:ascii="Times New Roman" w:hAnsi="Times New Roman" w:cs="Times New Roman"/>
          <w:color w:val="000000" w:themeColor="text1"/>
          <w:sz w:val="24"/>
          <w:szCs w:val="24"/>
        </w:rPr>
        <w:t>Jika kategori masih dipakai pada data aspirasi, sistem menolak penghapusan dan menampilkan pesan merah “Kategori tidak dapat dihapus karena masih digunakan pada data aspirasi”.</w:t>
      </w:r>
    </w:p>
    <w:p w14:paraId="2B13990D" w14:textId="77777777" w:rsidR="0033303F" w:rsidRPr="00BC201E" w:rsidRDefault="0033303F" w:rsidP="00E74DB6">
      <w:pPr>
        <w:rPr>
          <w:rFonts w:ascii="Times New Roman" w:hAnsi="Times New Roman" w:cs="Times New Roman"/>
          <w:b/>
          <w:bCs/>
          <w:noProof/>
          <w:color w:val="000000" w:themeColor="text1"/>
          <w:sz w:val="24"/>
          <w:szCs w:val="24"/>
        </w:rPr>
      </w:pPr>
    </w:p>
    <w:p w14:paraId="121FEEA0" w14:textId="77777777" w:rsidR="0033303F" w:rsidRPr="00BC201E" w:rsidRDefault="0033303F" w:rsidP="00E74DB6">
      <w:pPr>
        <w:rPr>
          <w:rFonts w:ascii="Times New Roman" w:hAnsi="Times New Roman" w:cs="Times New Roman"/>
          <w:b/>
          <w:bCs/>
          <w:noProof/>
          <w:color w:val="000000" w:themeColor="text1"/>
          <w:sz w:val="24"/>
          <w:szCs w:val="24"/>
        </w:rPr>
      </w:pPr>
    </w:p>
    <w:p w14:paraId="4CB2712A" w14:textId="77777777" w:rsidR="0033303F" w:rsidRPr="00BC201E" w:rsidRDefault="0033303F" w:rsidP="00E74DB6">
      <w:pPr>
        <w:rPr>
          <w:rFonts w:ascii="Times New Roman" w:hAnsi="Times New Roman" w:cs="Times New Roman"/>
          <w:b/>
          <w:bCs/>
          <w:noProof/>
          <w:color w:val="000000" w:themeColor="text1"/>
          <w:sz w:val="24"/>
          <w:szCs w:val="24"/>
        </w:rPr>
      </w:pPr>
    </w:p>
    <w:p w14:paraId="0C75417B" w14:textId="77777777" w:rsidR="0033303F" w:rsidRPr="00BC201E" w:rsidRDefault="0033303F" w:rsidP="00E74DB6">
      <w:pPr>
        <w:rPr>
          <w:rFonts w:ascii="Times New Roman" w:hAnsi="Times New Roman" w:cs="Times New Roman"/>
          <w:b/>
          <w:bCs/>
          <w:noProof/>
          <w:color w:val="000000" w:themeColor="text1"/>
          <w:sz w:val="24"/>
          <w:szCs w:val="24"/>
        </w:rPr>
      </w:pPr>
    </w:p>
    <w:p w14:paraId="6FCE3349" w14:textId="77777777" w:rsidR="0033303F" w:rsidRPr="00BC201E" w:rsidRDefault="0033303F" w:rsidP="00E74DB6">
      <w:pPr>
        <w:rPr>
          <w:rFonts w:ascii="Times New Roman" w:hAnsi="Times New Roman" w:cs="Times New Roman"/>
          <w:b/>
          <w:bCs/>
          <w:noProof/>
          <w:color w:val="000000" w:themeColor="text1"/>
          <w:sz w:val="24"/>
          <w:szCs w:val="24"/>
        </w:rPr>
      </w:pPr>
    </w:p>
    <w:p w14:paraId="0D61BB80" w14:textId="77777777" w:rsidR="0033303F" w:rsidRPr="00BC201E" w:rsidRDefault="0033303F" w:rsidP="00E74DB6">
      <w:pPr>
        <w:rPr>
          <w:rFonts w:ascii="Times New Roman" w:hAnsi="Times New Roman" w:cs="Times New Roman"/>
          <w:b/>
          <w:bCs/>
          <w:noProof/>
          <w:color w:val="000000" w:themeColor="text1"/>
          <w:sz w:val="24"/>
          <w:szCs w:val="24"/>
        </w:rPr>
      </w:pPr>
    </w:p>
    <w:p w14:paraId="5CE9D028" w14:textId="77777777" w:rsidR="0033303F" w:rsidRPr="00BC201E" w:rsidRDefault="0033303F" w:rsidP="00E74DB6">
      <w:pPr>
        <w:rPr>
          <w:rFonts w:ascii="Times New Roman" w:hAnsi="Times New Roman" w:cs="Times New Roman"/>
          <w:b/>
          <w:bCs/>
          <w:noProof/>
          <w:color w:val="000000" w:themeColor="text1"/>
          <w:sz w:val="24"/>
          <w:szCs w:val="24"/>
        </w:rPr>
      </w:pPr>
    </w:p>
    <w:p w14:paraId="02E22B40" w14:textId="77777777" w:rsidR="0033303F" w:rsidRPr="00BC201E" w:rsidRDefault="0033303F" w:rsidP="00E74DB6">
      <w:pPr>
        <w:rPr>
          <w:rFonts w:ascii="Times New Roman" w:hAnsi="Times New Roman" w:cs="Times New Roman"/>
          <w:b/>
          <w:bCs/>
          <w:noProof/>
          <w:color w:val="000000" w:themeColor="text1"/>
          <w:sz w:val="24"/>
          <w:szCs w:val="24"/>
        </w:rPr>
      </w:pPr>
    </w:p>
    <w:p w14:paraId="156D80C8" w14:textId="77777777" w:rsidR="0033303F" w:rsidRPr="00BC201E" w:rsidRDefault="0033303F" w:rsidP="00E74DB6">
      <w:pPr>
        <w:rPr>
          <w:rFonts w:ascii="Times New Roman" w:hAnsi="Times New Roman" w:cs="Times New Roman"/>
          <w:b/>
          <w:bCs/>
          <w:noProof/>
          <w:color w:val="000000" w:themeColor="text1"/>
          <w:sz w:val="24"/>
          <w:szCs w:val="24"/>
        </w:rPr>
      </w:pPr>
    </w:p>
    <w:p w14:paraId="782C9630" w14:textId="77777777" w:rsidR="0033303F" w:rsidRPr="00BC201E" w:rsidRDefault="0033303F" w:rsidP="00E74DB6">
      <w:pPr>
        <w:rPr>
          <w:rFonts w:ascii="Times New Roman" w:hAnsi="Times New Roman" w:cs="Times New Roman"/>
          <w:b/>
          <w:bCs/>
          <w:noProof/>
          <w:color w:val="000000" w:themeColor="text1"/>
          <w:sz w:val="24"/>
          <w:szCs w:val="24"/>
        </w:rPr>
      </w:pPr>
    </w:p>
    <w:p w14:paraId="1D257EEC" w14:textId="77777777" w:rsidR="0033303F" w:rsidRPr="00BC201E" w:rsidRDefault="0033303F" w:rsidP="00E74DB6">
      <w:pPr>
        <w:rPr>
          <w:rFonts w:ascii="Times New Roman" w:hAnsi="Times New Roman" w:cs="Times New Roman"/>
          <w:b/>
          <w:bCs/>
          <w:noProof/>
          <w:color w:val="000000" w:themeColor="text1"/>
          <w:sz w:val="24"/>
          <w:szCs w:val="24"/>
        </w:rPr>
      </w:pPr>
    </w:p>
    <w:p w14:paraId="31251D2D" w14:textId="77777777" w:rsidR="0033303F" w:rsidRPr="00BC201E" w:rsidRDefault="0033303F" w:rsidP="00E74DB6">
      <w:pPr>
        <w:rPr>
          <w:rFonts w:ascii="Times New Roman" w:hAnsi="Times New Roman" w:cs="Times New Roman"/>
          <w:b/>
          <w:bCs/>
          <w:noProof/>
          <w:color w:val="000000" w:themeColor="text1"/>
          <w:sz w:val="24"/>
          <w:szCs w:val="24"/>
        </w:rPr>
      </w:pPr>
    </w:p>
    <w:p w14:paraId="79C4DACE" w14:textId="77777777" w:rsidR="0033303F" w:rsidRPr="00BC201E" w:rsidRDefault="0033303F" w:rsidP="00E74DB6">
      <w:pPr>
        <w:rPr>
          <w:rFonts w:ascii="Times New Roman" w:hAnsi="Times New Roman" w:cs="Times New Roman"/>
          <w:b/>
          <w:bCs/>
          <w:noProof/>
          <w:color w:val="000000" w:themeColor="text1"/>
          <w:sz w:val="24"/>
          <w:szCs w:val="24"/>
        </w:rPr>
      </w:pPr>
    </w:p>
    <w:p w14:paraId="0E04E90C" w14:textId="77777777" w:rsidR="00FC7F04" w:rsidRPr="00BC201E" w:rsidRDefault="0033303F" w:rsidP="00B748BF">
      <w:pPr>
        <w:keepNext/>
        <w:jc w:val="center"/>
        <w:rPr>
          <w:rFonts w:ascii="Times New Roman" w:hAnsi="Times New Roman" w:cs="Times New Roman"/>
          <w:color w:val="000000" w:themeColor="text1"/>
          <w:sz w:val="24"/>
          <w:szCs w:val="24"/>
        </w:rPr>
      </w:pPr>
      <w:r w:rsidRPr="00BC201E">
        <w:rPr>
          <w:rFonts w:ascii="Times New Roman" w:hAnsi="Times New Roman" w:cs="Times New Roman"/>
          <w:b/>
          <w:bCs/>
          <w:noProof/>
          <w:color w:val="000000" w:themeColor="text1"/>
          <w:sz w:val="24"/>
          <w:szCs w:val="24"/>
        </w:rPr>
        <w:drawing>
          <wp:inline distT="0" distB="0" distL="0" distR="0" wp14:anchorId="6156DF68" wp14:editId="24CEA2F8">
            <wp:extent cx="5731510" cy="2701290"/>
            <wp:effectExtent l="0" t="0" r="2540" b="381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Screenshot 2026-10-20 192439.png"/>
                    <pic:cNvPicPr/>
                  </pic:nvPicPr>
                  <pic:blipFill>
                    <a:blip r:embed="rId77">
                      <a:extLst>
                        <a:ext uri="{28A0092B-C50C-407E-A947-70E740481C1C}">
                          <a14:useLocalDpi xmlns:a14="http://schemas.microsoft.com/office/drawing/2010/main" val="0"/>
                        </a:ext>
                      </a:extLst>
                    </a:blip>
                    <a:stretch>
                      <a:fillRect/>
                    </a:stretch>
                  </pic:blipFill>
                  <pic:spPr>
                    <a:xfrm>
                      <a:off x="0" y="0"/>
                      <a:ext cx="5731510" cy="2701290"/>
                    </a:xfrm>
                    <a:prstGeom prst="rect">
                      <a:avLst/>
                    </a:prstGeom>
                  </pic:spPr>
                </pic:pic>
              </a:graphicData>
            </a:graphic>
          </wp:inline>
        </w:drawing>
      </w:r>
    </w:p>
    <w:p w14:paraId="11BBAE54" w14:textId="2F0B3704" w:rsidR="00651F59" w:rsidRPr="00BC201E" w:rsidRDefault="00FC7F04" w:rsidP="00B748BF">
      <w:pPr>
        <w:pStyle w:val="Caption"/>
        <w:jc w:val="center"/>
        <w:rPr>
          <w:rFonts w:ascii="Times New Roman" w:hAnsi="Times New Roman" w:cs="Times New Roman"/>
          <w:color w:val="000000" w:themeColor="text1"/>
          <w:sz w:val="24"/>
          <w:szCs w:val="24"/>
        </w:rPr>
      </w:pPr>
      <w:bookmarkStart w:id="131" w:name="_Toc243681122"/>
      <w:r w:rsidRPr="00BC201E">
        <w:rPr>
          <w:rFonts w:ascii="Times New Roman" w:hAnsi="Times New Roman" w:cs="Times New Roman"/>
          <w:color w:val="000000" w:themeColor="text1"/>
          <w:sz w:val="24"/>
          <w:szCs w:val="24"/>
        </w:rPr>
        <w:t xml:space="preserve">Gambar 3. </w:t>
      </w:r>
      <w:r w:rsidRPr="00BC201E">
        <w:rPr>
          <w:rFonts w:ascii="Times New Roman" w:hAnsi="Times New Roman" w:cs="Times New Roman"/>
          <w:color w:val="000000" w:themeColor="text1"/>
          <w:sz w:val="24"/>
          <w:szCs w:val="24"/>
        </w:rPr>
        <w:fldChar w:fldCharType="begin"/>
      </w:r>
      <w:r w:rsidRPr="00BC201E">
        <w:rPr>
          <w:rFonts w:ascii="Times New Roman" w:hAnsi="Times New Roman" w:cs="Times New Roman"/>
          <w:color w:val="000000" w:themeColor="text1"/>
          <w:sz w:val="24"/>
          <w:szCs w:val="24"/>
        </w:rPr>
        <w:instrText xml:space="preserve"> SEQ Gambar_3. \* ARABIC </w:instrText>
      </w:r>
      <w:r w:rsidRPr="00BC201E">
        <w:rPr>
          <w:rFonts w:ascii="Times New Roman" w:hAnsi="Times New Roman" w:cs="Times New Roman"/>
          <w:color w:val="000000" w:themeColor="text1"/>
          <w:sz w:val="24"/>
          <w:szCs w:val="24"/>
        </w:rPr>
        <w:fldChar w:fldCharType="separate"/>
      </w:r>
      <w:r w:rsidR="00BC201E" w:rsidRPr="00BC201E">
        <w:rPr>
          <w:rFonts w:ascii="Times New Roman" w:hAnsi="Times New Roman" w:cs="Times New Roman"/>
          <w:noProof/>
          <w:color w:val="000000" w:themeColor="text1"/>
          <w:sz w:val="24"/>
          <w:szCs w:val="24"/>
        </w:rPr>
        <w:t>22</w:t>
      </w:r>
      <w:r w:rsidRPr="00BC201E">
        <w:rPr>
          <w:rFonts w:ascii="Times New Roman" w:hAnsi="Times New Roman" w:cs="Times New Roman"/>
          <w:color w:val="000000" w:themeColor="text1"/>
          <w:sz w:val="24"/>
          <w:szCs w:val="24"/>
        </w:rPr>
        <w:fldChar w:fldCharType="end"/>
      </w:r>
      <w:r w:rsidRPr="00BC201E">
        <w:rPr>
          <w:rFonts w:ascii="Times New Roman" w:hAnsi="Times New Roman" w:cs="Times New Roman"/>
          <w:color w:val="000000" w:themeColor="text1"/>
          <w:sz w:val="24"/>
          <w:szCs w:val="24"/>
          <w:lang w:val="en-US"/>
        </w:rPr>
        <w:t xml:space="preserve"> </w:t>
      </w:r>
      <w:proofErr w:type="spellStart"/>
      <w:r w:rsidRPr="00BC201E">
        <w:rPr>
          <w:rFonts w:ascii="Times New Roman" w:hAnsi="Times New Roman" w:cs="Times New Roman"/>
          <w:color w:val="000000" w:themeColor="text1"/>
          <w:sz w:val="24"/>
          <w:szCs w:val="24"/>
          <w:lang w:val="en-US"/>
        </w:rPr>
        <w:t>Pesan</w:t>
      </w:r>
      <w:proofErr w:type="spellEnd"/>
      <w:r w:rsidRPr="00BC201E">
        <w:rPr>
          <w:rFonts w:ascii="Times New Roman" w:hAnsi="Times New Roman" w:cs="Times New Roman"/>
          <w:color w:val="000000" w:themeColor="text1"/>
          <w:sz w:val="24"/>
          <w:szCs w:val="24"/>
          <w:lang w:val="en-US"/>
        </w:rPr>
        <w:t xml:space="preserve"> berhasil </w:t>
      </w:r>
      <w:proofErr w:type="spellStart"/>
      <w:r w:rsidRPr="00BC201E">
        <w:rPr>
          <w:rFonts w:ascii="Times New Roman" w:hAnsi="Times New Roman" w:cs="Times New Roman"/>
          <w:color w:val="000000" w:themeColor="text1"/>
          <w:sz w:val="24"/>
          <w:szCs w:val="24"/>
          <w:lang w:val="en-US"/>
        </w:rPr>
        <w:t>hapus</w:t>
      </w:r>
      <w:proofErr w:type="spellEnd"/>
      <w:r w:rsidRPr="00BC201E">
        <w:rPr>
          <w:rFonts w:ascii="Times New Roman" w:hAnsi="Times New Roman" w:cs="Times New Roman"/>
          <w:color w:val="000000" w:themeColor="text1"/>
          <w:sz w:val="24"/>
          <w:szCs w:val="24"/>
          <w:lang w:val="en-US"/>
        </w:rPr>
        <w:t xml:space="preserve"> </w:t>
      </w:r>
      <w:proofErr w:type="spellStart"/>
      <w:r w:rsidRPr="00BC201E">
        <w:rPr>
          <w:rFonts w:ascii="Times New Roman" w:hAnsi="Times New Roman" w:cs="Times New Roman"/>
          <w:color w:val="000000" w:themeColor="text1"/>
          <w:sz w:val="24"/>
          <w:szCs w:val="24"/>
          <w:lang w:val="en-US"/>
        </w:rPr>
        <w:t>kategori</w:t>
      </w:r>
      <w:bookmarkEnd w:id="131"/>
      <w:proofErr w:type="spellEnd"/>
    </w:p>
    <w:p w14:paraId="140232BB" w14:textId="4F92BD13" w:rsidR="00651F59" w:rsidRPr="00BC201E" w:rsidRDefault="00651F59" w:rsidP="00651F59">
      <w:pPr>
        <w:rPr>
          <w:rFonts w:ascii="Times New Roman" w:hAnsi="Times New Roman" w:cs="Times New Roman"/>
          <w:color w:val="000000" w:themeColor="text1"/>
          <w:sz w:val="24"/>
          <w:szCs w:val="24"/>
          <w:lang w:val="en-US"/>
        </w:rPr>
      </w:pPr>
      <w:r w:rsidRPr="00BC201E">
        <w:rPr>
          <w:rFonts w:ascii="Times New Roman" w:hAnsi="Times New Roman" w:cs="Times New Roman"/>
          <w:color w:val="000000" w:themeColor="text1"/>
          <w:sz w:val="24"/>
          <w:szCs w:val="24"/>
        </w:rPr>
        <w:t>Jika kategori tidak sedang digunakan, kategori terhapus dan sistem menampilkan pesan hijau “Kategori berhasil dihapus”.</w:t>
      </w:r>
    </w:p>
    <w:p w14:paraId="02065FB4" w14:textId="77777777" w:rsidR="0033303F" w:rsidRPr="00BC201E" w:rsidRDefault="0033303F" w:rsidP="00E74DB6">
      <w:pPr>
        <w:rPr>
          <w:rFonts w:ascii="Times New Roman" w:hAnsi="Times New Roman" w:cs="Times New Roman"/>
          <w:b/>
          <w:bCs/>
          <w:noProof/>
          <w:color w:val="000000" w:themeColor="text1"/>
          <w:sz w:val="24"/>
          <w:szCs w:val="24"/>
        </w:rPr>
      </w:pPr>
    </w:p>
    <w:p w14:paraId="08DB8279" w14:textId="77777777" w:rsidR="0033303F" w:rsidRPr="00BC201E" w:rsidRDefault="0033303F" w:rsidP="00E74DB6">
      <w:pPr>
        <w:rPr>
          <w:rFonts w:ascii="Times New Roman" w:hAnsi="Times New Roman" w:cs="Times New Roman"/>
          <w:b/>
          <w:bCs/>
          <w:noProof/>
          <w:color w:val="000000" w:themeColor="text1"/>
          <w:sz w:val="24"/>
          <w:szCs w:val="24"/>
        </w:rPr>
      </w:pPr>
    </w:p>
    <w:p w14:paraId="09A6ADFC" w14:textId="77777777" w:rsidR="0033303F" w:rsidRPr="00BC201E" w:rsidRDefault="0033303F" w:rsidP="00E74DB6">
      <w:pPr>
        <w:rPr>
          <w:rFonts w:ascii="Times New Roman" w:hAnsi="Times New Roman" w:cs="Times New Roman"/>
          <w:b/>
          <w:bCs/>
          <w:noProof/>
          <w:color w:val="000000" w:themeColor="text1"/>
          <w:sz w:val="24"/>
          <w:szCs w:val="24"/>
        </w:rPr>
      </w:pPr>
    </w:p>
    <w:p w14:paraId="2D6D55D2" w14:textId="77777777" w:rsidR="0033303F" w:rsidRPr="00BC201E" w:rsidRDefault="0033303F" w:rsidP="00E74DB6">
      <w:pPr>
        <w:rPr>
          <w:rFonts w:ascii="Times New Roman" w:hAnsi="Times New Roman" w:cs="Times New Roman"/>
          <w:b/>
          <w:bCs/>
          <w:noProof/>
          <w:color w:val="000000" w:themeColor="text1"/>
          <w:sz w:val="24"/>
          <w:szCs w:val="24"/>
        </w:rPr>
      </w:pPr>
    </w:p>
    <w:p w14:paraId="5994A5D1" w14:textId="77777777" w:rsidR="0033303F" w:rsidRPr="00BC201E" w:rsidRDefault="0033303F" w:rsidP="00E74DB6">
      <w:pPr>
        <w:rPr>
          <w:rFonts w:ascii="Times New Roman" w:hAnsi="Times New Roman" w:cs="Times New Roman"/>
          <w:b/>
          <w:bCs/>
          <w:noProof/>
          <w:color w:val="000000" w:themeColor="text1"/>
          <w:sz w:val="24"/>
          <w:szCs w:val="24"/>
        </w:rPr>
      </w:pPr>
    </w:p>
    <w:p w14:paraId="3A4338AA" w14:textId="77777777" w:rsidR="0033303F" w:rsidRPr="00BC201E" w:rsidRDefault="0033303F" w:rsidP="00E74DB6">
      <w:pPr>
        <w:rPr>
          <w:rFonts w:ascii="Times New Roman" w:hAnsi="Times New Roman" w:cs="Times New Roman"/>
          <w:b/>
          <w:bCs/>
          <w:noProof/>
          <w:color w:val="000000" w:themeColor="text1"/>
          <w:sz w:val="24"/>
          <w:szCs w:val="24"/>
        </w:rPr>
      </w:pPr>
    </w:p>
    <w:p w14:paraId="4EFCA434" w14:textId="77777777" w:rsidR="0033303F" w:rsidRPr="00BC201E" w:rsidRDefault="0033303F" w:rsidP="00E74DB6">
      <w:pPr>
        <w:rPr>
          <w:rFonts w:ascii="Times New Roman" w:hAnsi="Times New Roman" w:cs="Times New Roman"/>
          <w:b/>
          <w:bCs/>
          <w:noProof/>
          <w:color w:val="000000" w:themeColor="text1"/>
          <w:sz w:val="24"/>
          <w:szCs w:val="24"/>
        </w:rPr>
      </w:pPr>
    </w:p>
    <w:p w14:paraId="6709B442" w14:textId="77777777" w:rsidR="0033303F" w:rsidRPr="00BC201E" w:rsidRDefault="0033303F" w:rsidP="00E74DB6">
      <w:pPr>
        <w:rPr>
          <w:rFonts w:ascii="Times New Roman" w:hAnsi="Times New Roman" w:cs="Times New Roman"/>
          <w:b/>
          <w:bCs/>
          <w:noProof/>
          <w:color w:val="000000" w:themeColor="text1"/>
          <w:sz w:val="24"/>
          <w:szCs w:val="24"/>
        </w:rPr>
      </w:pPr>
    </w:p>
    <w:p w14:paraId="33EA27F4" w14:textId="77777777" w:rsidR="0033303F" w:rsidRPr="00BC201E" w:rsidRDefault="0033303F" w:rsidP="00E74DB6">
      <w:pPr>
        <w:rPr>
          <w:rFonts w:ascii="Times New Roman" w:hAnsi="Times New Roman" w:cs="Times New Roman"/>
          <w:b/>
          <w:bCs/>
          <w:noProof/>
          <w:color w:val="000000" w:themeColor="text1"/>
          <w:sz w:val="24"/>
          <w:szCs w:val="24"/>
        </w:rPr>
      </w:pPr>
    </w:p>
    <w:p w14:paraId="0C16657F" w14:textId="77777777" w:rsidR="0033303F" w:rsidRPr="00BC201E" w:rsidRDefault="0033303F" w:rsidP="00E74DB6">
      <w:pPr>
        <w:rPr>
          <w:rFonts w:ascii="Times New Roman" w:hAnsi="Times New Roman" w:cs="Times New Roman"/>
          <w:b/>
          <w:bCs/>
          <w:noProof/>
          <w:color w:val="000000" w:themeColor="text1"/>
          <w:sz w:val="24"/>
          <w:szCs w:val="24"/>
        </w:rPr>
      </w:pPr>
    </w:p>
    <w:p w14:paraId="0F063884" w14:textId="77777777" w:rsidR="0033303F" w:rsidRPr="00BC201E" w:rsidRDefault="0033303F" w:rsidP="00E74DB6">
      <w:pPr>
        <w:rPr>
          <w:rFonts w:ascii="Times New Roman" w:hAnsi="Times New Roman" w:cs="Times New Roman"/>
          <w:b/>
          <w:bCs/>
          <w:noProof/>
          <w:color w:val="000000" w:themeColor="text1"/>
          <w:sz w:val="24"/>
          <w:szCs w:val="24"/>
        </w:rPr>
      </w:pPr>
    </w:p>
    <w:p w14:paraId="76AD4EDE" w14:textId="77777777" w:rsidR="0033303F" w:rsidRPr="00BC201E" w:rsidRDefault="0033303F" w:rsidP="00E74DB6">
      <w:pPr>
        <w:rPr>
          <w:rFonts w:ascii="Times New Roman" w:hAnsi="Times New Roman" w:cs="Times New Roman"/>
          <w:b/>
          <w:bCs/>
          <w:noProof/>
          <w:color w:val="000000" w:themeColor="text1"/>
          <w:sz w:val="24"/>
          <w:szCs w:val="24"/>
        </w:rPr>
      </w:pPr>
    </w:p>
    <w:p w14:paraId="1C8E825F" w14:textId="77777777" w:rsidR="00FC7F04" w:rsidRPr="00BC201E" w:rsidRDefault="0033303F" w:rsidP="00B748BF">
      <w:pPr>
        <w:keepNext/>
        <w:jc w:val="center"/>
        <w:rPr>
          <w:rFonts w:ascii="Times New Roman" w:hAnsi="Times New Roman" w:cs="Times New Roman"/>
          <w:color w:val="000000" w:themeColor="text1"/>
          <w:sz w:val="24"/>
          <w:szCs w:val="24"/>
        </w:rPr>
      </w:pPr>
      <w:r w:rsidRPr="00BC201E">
        <w:rPr>
          <w:rFonts w:ascii="Times New Roman" w:hAnsi="Times New Roman" w:cs="Times New Roman"/>
          <w:b/>
          <w:bCs/>
          <w:noProof/>
          <w:color w:val="000000" w:themeColor="text1"/>
          <w:sz w:val="24"/>
          <w:szCs w:val="24"/>
        </w:rPr>
        <w:drawing>
          <wp:inline distT="0" distB="0" distL="0" distR="0" wp14:anchorId="3B24AA05" wp14:editId="39183D58">
            <wp:extent cx="5731510" cy="2684145"/>
            <wp:effectExtent l="0" t="0" r="2540" b="190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Screenshot 2026-10-20 192458.png"/>
                    <pic:cNvPicPr/>
                  </pic:nvPicPr>
                  <pic:blipFill>
                    <a:blip r:embed="rId78">
                      <a:extLst>
                        <a:ext uri="{28A0092B-C50C-407E-A947-70E740481C1C}">
                          <a14:useLocalDpi xmlns:a14="http://schemas.microsoft.com/office/drawing/2010/main" val="0"/>
                        </a:ext>
                      </a:extLst>
                    </a:blip>
                    <a:stretch>
                      <a:fillRect/>
                    </a:stretch>
                  </pic:blipFill>
                  <pic:spPr>
                    <a:xfrm>
                      <a:off x="0" y="0"/>
                      <a:ext cx="5731510" cy="2684145"/>
                    </a:xfrm>
                    <a:prstGeom prst="rect">
                      <a:avLst/>
                    </a:prstGeom>
                  </pic:spPr>
                </pic:pic>
              </a:graphicData>
            </a:graphic>
          </wp:inline>
        </w:drawing>
      </w:r>
    </w:p>
    <w:p w14:paraId="1EF840D2" w14:textId="50F625EC" w:rsidR="00651F59" w:rsidRPr="00BC201E" w:rsidRDefault="00FC7F04" w:rsidP="00B748BF">
      <w:pPr>
        <w:pStyle w:val="Caption"/>
        <w:jc w:val="center"/>
        <w:rPr>
          <w:rFonts w:ascii="Times New Roman" w:hAnsi="Times New Roman" w:cs="Times New Roman"/>
          <w:color w:val="000000" w:themeColor="text1"/>
          <w:sz w:val="24"/>
          <w:szCs w:val="24"/>
        </w:rPr>
      </w:pPr>
      <w:bookmarkStart w:id="132" w:name="_Toc243681123"/>
      <w:r w:rsidRPr="00BC201E">
        <w:rPr>
          <w:rFonts w:ascii="Times New Roman" w:hAnsi="Times New Roman" w:cs="Times New Roman"/>
          <w:color w:val="000000" w:themeColor="text1"/>
          <w:sz w:val="24"/>
          <w:szCs w:val="24"/>
        </w:rPr>
        <w:t xml:space="preserve">Gambar 3. </w:t>
      </w:r>
      <w:r w:rsidRPr="00BC201E">
        <w:rPr>
          <w:rFonts w:ascii="Times New Roman" w:hAnsi="Times New Roman" w:cs="Times New Roman"/>
          <w:color w:val="000000" w:themeColor="text1"/>
          <w:sz w:val="24"/>
          <w:szCs w:val="24"/>
        </w:rPr>
        <w:fldChar w:fldCharType="begin"/>
      </w:r>
      <w:r w:rsidRPr="00BC201E">
        <w:rPr>
          <w:rFonts w:ascii="Times New Roman" w:hAnsi="Times New Roman" w:cs="Times New Roman"/>
          <w:color w:val="000000" w:themeColor="text1"/>
          <w:sz w:val="24"/>
          <w:szCs w:val="24"/>
        </w:rPr>
        <w:instrText xml:space="preserve"> SEQ Gambar_3. \* ARABIC </w:instrText>
      </w:r>
      <w:r w:rsidRPr="00BC201E">
        <w:rPr>
          <w:rFonts w:ascii="Times New Roman" w:hAnsi="Times New Roman" w:cs="Times New Roman"/>
          <w:color w:val="000000" w:themeColor="text1"/>
          <w:sz w:val="24"/>
          <w:szCs w:val="24"/>
        </w:rPr>
        <w:fldChar w:fldCharType="separate"/>
      </w:r>
      <w:r w:rsidR="00BC201E" w:rsidRPr="00BC201E">
        <w:rPr>
          <w:rFonts w:ascii="Times New Roman" w:hAnsi="Times New Roman" w:cs="Times New Roman"/>
          <w:noProof/>
          <w:color w:val="000000" w:themeColor="text1"/>
          <w:sz w:val="24"/>
          <w:szCs w:val="24"/>
        </w:rPr>
        <w:t>23</w:t>
      </w:r>
      <w:r w:rsidRPr="00BC201E">
        <w:rPr>
          <w:rFonts w:ascii="Times New Roman" w:hAnsi="Times New Roman" w:cs="Times New Roman"/>
          <w:color w:val="000000" w:themeColor="text1"/>
          <w:sz w:val="24"/>
          <w:szCs w:val="24"/>
        </w:rPr>
        <w:fldChar w:fldCharType="end"/>
      </w:r>
      <w:r w:rsidRPr="00BC201E">
        <w:rPr>
          <w:rFonts w:ascii="Times New Roman" w:hAnsi="Times New Roman" w:cs="Times New Roman"/>
          <w:color w:val="000000" w:themeColor="text1"/>
          <w:sz w:val="24"/>
          <w:szCs w:val="24"/>
          <w:lang w:val="en-US"/>
        </w:rPr>
        <w:t xml:space="preserve"> </w:t>
      </w:r>
      <w:proofErr w:type="spellStart"/>
      <w:r w:rsidRPr="00BC201E">
        <w:rPr>
          <w:rFonts w:ascii="Times New Roman" w:hAnsi="Times New Roman" w:cs="Times New Roman"/>
          <w:color w:val="000000" w:themeColor="text1"/>
          <w:sz w:val="24"/>
          <w:szCs w:val="24"/>
          <w:lang w:val="en-US"/>
        </w:rPr>
        <w:t>Pencarian</w:t>
      </w:r>
      <w:proofErr w:type="spellEnd"/>
      <w:r w:rsidRPr="00BC201E">
        <w:rPr>
          <w:rFonts w:ascii="Times New Roman" w:hAnsi="Times New Roman" w:cs="Times New Roman"/>
          <w:color w:val="000000" w:themeColor="text1"/>
          <w:sz w:val="24"/>
          <w:szCs w:val="24"/>
          <w:lang w:val="en-US"/>
        </w:rPr>
        <w:t xml:space="preserve"> data </w:t>
      </w:r>
      <w:proofErr w:type="spellStart"/>
      <w:r w:rsidRPr="00BC201E">
        <w:rPr>
          <w:rFonts w:ascii="Times New Roman" w:hAnsi="Times New Roman" w:cs="Times New Roman"/>
          <w:color w:val="000000" w:themeColor="text1"/>
          <w:sz w:val="24"/>
          <w:szCs w:val="24"/>
          <w:lang w:val="en-US"/>
        </w:rPr>
        <w:t>kategori</w:t>
      </w:r>
      <w:bookmarkEnd w:id="132"/>
      <w:proofErr w:type="spellEnd"/>
    </w:p>
    <w:p w14:paraId="4465E787" w14:textId="73E3036F" w:rsidR="00651F59" w:rsidRPr="00BC201E" w:rsidRDefault="00651F59" w:rsidP="00651F59">
      <w:pPr>
        <w:rPr>
          <w:rFonts w:ascii="Times New Roman" w:hAnsi="Times New Roman" w:cs="Times New Roman"/>
          <w:color w:val="000000" w:themeColor="text1"/>
          <w:sz w:val="24"/>
          <w:szCs w:val="24"/>
          <w:lang w:val="en-US"/>
        </w:rPr>
      </w:pPr>
      <w:r w:rsidRPr="00BC201E">
        <w:rPr>
          <w:rFonts w:ascii="Times New Roman" w:hAnsi="Times New Roman" w:cs="Times New Roman"/>
          <w:color w:val="000000" w:themeColor="text1"/>
          <w:sz w:val="24"/>
          <w:szCs w:val="24"/>
        </w:rPr>
        <w:t xml:space="preserve">Admin mengetik nama kategori pada kolom pencarian lalu menekan </w:t>
      </w:r>
      <w:r w:rsidRPr="00BC201E">
        <w:rPr>
          <w:rStyle w:val="Strong"/>
          <w:rFonts w:ascii="Times New Roman" w:hAnsi="Times New Roman" w:cs="Times New Roman"/>
          <w:color w:val="000000" w:themeColor="text1"/>
          <w:sz w:val="24"/>
          <w:szCs w:val="24"/>
        </w:rPr>
        <w:t>Cari</w:t>
      </w:r>
      <w:r w:rsidRPr="00BC201E">
        <w:rPr>
          <w:rFonts w:ascii="Times New Roman" w:hAnsi="Times New Roman" w:cs="Times New Roman"/>
          <w:color w:val="000000" w:themeColor="text1"/>
          <w:sz w:val="24"/>
          <w:szCs w:val="24"/>
        </w:rPr>
        <w:t xml:space="preserve">. Sistem hanya menampilkan kategori yang sesuai (contoh: “fasilitas”), dan tombol </w:t>
      </w:r>
      <w:r w:rsidRPr="00BC201E">
        <w:rPr>
          <w:rStyle w:val="Strong"/>
          <w:rFonts w:ascii="Times New Roman" w:hAnsi="Times New Roman" w:cs="Times New Roman"/>
          <w:color w:val="000000" w:themeColor="text1"/>
          <w:sz w:val="24"/>
          <w:szCs w:val="24"/>
        </w:rPr>
        <w:t>Reset</w:t>
      </w:r>
      <w:r w:rsidRPr="00BC201E">
        <w:rPr>
          <w:rFonts w:ascii="Times New Roman" w:hAnsi="Times New Roman" w:cs="Times New Roman"/>
          <w:color w:val="000000" w:themeColor="text1"/>
          <w:sz w:val="24"/>
          <w:szCs w:val="24"/>
        </w:rPr>
        <w:t xml:space="preserve"> tersedia untuk menampilkan semua data kembali.</w:t>
      </w:r>
    </w:p>
    <w:p w14:paraId="4E78B4B0" w14:textId="77777777" w:rsidR="0033303F" w:rsidRPr="00BC201E" w:rsidRDefault="0033303F" w:rsidP="00E74DB6">
      <w:pPr>
        <w:rPr>
          <w:rFonts w:ascii="Times New Roman" w:hAnsi="Times New Roman" w:cs="Times New Roman"/>
          <w:b/>
          <w:bCs/>
          <w:noProof/>
          <w:color w:val="000000" w:themeColor="text1"/>
          <w:sz w:val="24"/>
          <w:szCs w:val="24"/>
        </w:rPr>
      </w:pPr>
    </w:p>
    <w:p w14:paraId="5175625C" w14:textId="77777777" w:rsidR="0033303F" w:rsidRPr="00BC201E" w:rsidRDefault="0033303F" w:rsidP="00E74DB6">
      <w:pPr>
        <w:rPr>
          <w:rFonts w:ascii="Times New Roman" w:hAnsi="Times New Roman" w:cs="Times New Roman"/>
          <w:b/>
          <w:bCs/>
          <w:noProof/>
          <w:color w:val="000000" w:themeColor="text1"/>
          <w:sz w:val="24"/>
          <w:szCs w:val="24"/>
        </w:rPr>
      </w:pPr>
    </w:p>
    <w:p w14:paraId="2582791E" w14:textId="77777777" w:rsidR="0033303F" w:rsidRPr="00BC201E" w:rsidRDefault="0033303F" w:rsidP="00E74DB6">
      <w:pPr>
        <w:rPr>
          <w:rFonts w:ascii="Times New Roman" w:hAnsi="Times New Roman" w:cs="Times New Roman"/>
          <w:b/>
          <w:bCs/>
          <w:noProof/>
          <w:color w:val="000000" w:themeColor="text1"/>
          <w:sz w:val="24"/>
          <w:szCs w:val="24"/>
        </w:rPr>
      </w:pPr>
    </w:p>
    <w:p w14:paraId="0C279891" w14:textId="77777777" w:rsidR="0033303F" w:rsidRPr="00BC201E" w:rsidRDefault="0033303F" w:rsidP="00E74DB6">
      <w:pPr>
        <w:rPr>
          <w:rFonts w:ascii="Times New Roman" w:hAnsi="Times New Roman" w:cs="Times New Roman"/>
          <w:b/>
          <w:bCs/>
          <w:noProof/>
          <w:color w:val="000000" w:themeColor="text1"/>
          <w:sz w:val="24"/>
          <w:szCs w:val="24"/>
        </w:rPr>
      </w:pPr>
    </w:p>
    <w:p w14:paraId="424AEB6D" w14:textId="77777777" w:rsidR="0033303F" w:rsidRPr="00BC201E" w:rsidRDefault="0033303F" w:rsidP="00E74DB6">
      <w:pPr>
        <w:rPr>
          <w:rFonts w:ascii="Times New Roman" w:hAnsi="Times New Roman" w:cs="Times New Roman"/>
          <w:b/>
          <w:bCs/>
          <w:noProof/>
          <w:color w:val="000000" w:themeColor="text1"/>
          <w:sz w:val="24"/>
          <w:szCs w:val="24"/>
        </w:rPr>
      </w:pPr>
    </w:p>
    <w:p w14:paraId="792605D3" w14:textId="77777777" w:rsidR="0033303F" w:rsidRPr="00BC201E" w:rsidRDefault="0033303F" w:rsidP="00E74DB6">
      <w:pPr>
        <w:rPr>
          <w:rFonts w:ascii="Times New Roman" w:hAnsi="Times New Roman" w:cs="Times New Roman"/>
          <w:b/>
          <w:bCs/>
          <w:noProof/>
          <w:color w:val="000000" w:themeColor="text1"/>
          <w:sz w:val="24"/>
          <w:szCs w:val="24"/>
        </w:rPr>
      </w:pPr>
    </w:p>
    <w:p w14:paraId="04598235" w14:textId="77777777" w:rsidR="0033303F" w:rsidRPr="00BC201E" w:rsidRDefault="0033303F" w:rsidP="00E74DB6">
      <w:pPr>
        <w:rPr>
          <w:rFonts w:ascii="Times New Roman" w:hAnsi="Times New Roman" w:cs="Times New Roman"/>
          <w:b/>
          <w:bCs/>
          <w:noProof/>
          <w:color w:val="000000" w:themeColor="text1"/>
          <w:sz w:val="24"/>
          <w:szCs w:val="24"/>
        </w:rPr>
      </w:pPr>
    </w:p>
    <w:p w14:paraId="7F8F1A1C" w14:textId="77777777" w:rsidR="0033303F" w:rsidRPr="00BC201E" w:rsidRDefault="0033303F" w:rsidP="00E74DB6">
      <w:pPr>
        <w:rPr>
          <w:rFonts w:ascii="Times New Roman" w:hAnsi="Times New Roman" w:cs="Times New Roman"/>
          <w:b/>
          <w:bCs/>
          <w:noProof/>
          <w:color w:val="000000" w:themeColor="text1"/>
          <w:sz w:val="24"/>
          <w:szCs w:val="24"/>
        </w:rPr>
      </w:pPr>
    </w:p>
    <w:p w14:paraId="31D802AD" w14:textId="77777777" w:rsidR="0033303F" w:rsidRPr="00BC201E" w:rsidRDefault="0033303F" w:rsidP="00E74DB6">
      <w:pPr>
        <w:rPr>
          <w:rFonts w:ascii="Times New Roman" w:hAnsi="Times New Roman" w:cs="Times New Roman"/>
          <w:b/>
          <w:bCs/>
          <w:noProof/>
          <w:color w:val="000000" w:themeColor="text1"/>
          <w:sz w:val="24"/>
          <w:szCs w:val="24"/>
        </w:rPr>
      </w:pPr>
    </w:p>
    <w:p w14:paraId="4F4544B1" w14:textId="77777777" w:rsidR="0033303F" w:rsidRPr="00BC201E" w:rsidRDefault="0033303F" w:rsidP="00E74DB6">
      <w:pPr>
        <w:rPr>
          <w:rFonts w:ascii="Times New Roman" w:hAnsi="Times New Roman" w:cs="Times New Roman"/>
          <w:b/>
          <w:bCs/>
          <w:noProof/>
          <w:color w:val="000000" w:themeColor="text1"/>
          <w:sz w:val="24"/>
          <w:szCs w:val="24"/>
        </w:rPr>
      </w:pPr>
    </w:p>
    <w:p w14:paraId="6FA07EF1" w14:textId="77777777" w:rsidR="0033303F" w:rsidRPr="00BC201E" w:rsidRDefault="0033303F" w:rsidP="00E74DB6">
      <w:pPr>
        <w:rPr>
          <w:rFonts w:ascii="Times New Roman" w:hAnsi="Times New Roman" w:cs="Times New Roman"/>
          <w:b/>
          <w:bCs/>
          <w:noProof/>
          <w:color w:val="000000" w:themeColor="text1"/>
          <w:sz w:val="24"/>
          <w:szCs w:val="24"/>
        </w:rPr>
      </w:pPr>
    </w:p>
    <w:p w14:paraId="38E45FE6" w14:textId="77777777" w:rsidR="00FC7F04" w:rsidRPr="00BC201E" w:rsidRDefault="0033303F" w:rsidP="00B748BF">
      <w:pPr>
        <w:keepNext/>
        <w:jc w:val="center"/>
        <w:rPr>
          <w:rFonts w:ascii="Times New Roman" w:hAnsi="Times New Roman" w:cs="Times New Roman"/>
          <w:color w:val="000000" w:themeColor="text1"/>
          <w:sz w:val="24"/>
          <w:szCs w:val="24"/>
        </w:rPr>
      </w:pPr>
      <w:r w:rsidRPr="00BC201E">
        <w:rPr>
          <w:rFonts w:ascii="Times New Roman" w:hAnsi="Times New Roman" w:cs="Times New Roman"/>
          <w:b/>
          <w:bCs/>
          <w:noProof/>
          <w:color w:val="000000" w:themeColor="text1"/>
          <w:sz w:val="24"/>
          <w:szCs w:val="24"/>
        </w:rPr>
        <w:drawing>
          <wp:inline distT="0" distB="0" distL="0" distR="0" wp14:anchorId="63B48734" wp14:editId="0BF40D4A">
            <wp:extent cx="5731510" cy="2742565"/>
            <wp:effectExtent l="0" t="0" r="2540" b="63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Screenshot 2026-10-20 192533.png"/>
                    <pic:cNvPicPr/>
                  </pic:nvPicPr>
                  <pic:blipFill>
                    <a:blip r:embed="rId79">
                      <a:extLst>
                        <a:ext uri="{28A0092B-C50C-407E-A947-70E740481C1C}">
                          <a14:useLocalDpi xmlns:a14="http://schemas.microsoft.com/office/drawing/2010/main" val="0"/>
                        </a:ext>
                      </a:extLst>
                    </a:blip>
                    <a:stretch>
                      <a:fillRect/>
                    </a:stretch>
                  </pic:blipFill>
                  <pic:spPr>
                    <a:xfrm>
                      <a:off x="0" y="0"/>
                      <a:ext cx="5731510" cy="2742565"/>
                    </a:xfrm>
                    <a:prstGeom prst="rect">
                      <a:avLst/>
                    </a:prstGeom>
                  </pic:spPr>
                </pic:pic>
              </a:graphicData>
            </a:graphic>
          </wp:inline>
        </w:drawing>
      </w:r>
    </w:p>
    <w:p w14:paraId="69BA1BE5" w14:textId="10B307C8" w:rsidR="0033303F" w:rsidRPr="00BC201E" w:rsidRDefault="00FC7F04" w:rsidP="00B748BF">
      <w:pPr>
        <w:pStyle w:val="Caption"/>
        <w:jc w:val="center"/>
        <w:rPr>
          <w:rFonts w:ascii="Times New Roman" w:hAnsi="Times New Roman" w:cs="Times New Roman"/>
          <w:color w:val="000000" w:themeColor="text1"/>
          <w:sz w:val="24"/>
          <w:szCs w:val="24"/>
        </w:rPr>
      </w:pPr>
      <w:bookmarkStart w:id="133" w:name="_Toc243681124"/>
      <w:r w:rsidRPr="00BC201E">
        <w:rPr>
          <w:rFonts w:ascii="Times New Roman" w:hAnsi="Times New Roman" w:cs="Times New Roman"/>
          <w:color w:val="000000" w:themeColor="text1"/>
          <w:sz w:val="24"/>
          <w:szCs w:val="24"/>
        </w:rPr>
        <w:t xml:space="preserve">Gambar 3. </w:t>
      </w:r>
      <w:r w:rsidRPr="00BC201E">
        <w:rPr>
          <w:rFonts w:ascii="Times New Roman" w:hAnsi="Times New Roman" w:cs="Times New Roman"/>
          <w:color w:val="000000" w:themeColor="text1"/>
          <w:sz w:val="24"/>
          <w:szCs w:val="24"/>
        </w:rPr>
        <w:fldChar w:fldCharType="begin"/>
      </w:r>
      <w:r w:rsidRPr="00BC201E">
        <w:rPr>
          <w:rFonts w:ascii="Times New Roman" w:hAnsi="Times New Roman" w:cs="Times New Roman"/>
          <w:color w:val="000000" w:themeColor="text1"/>
          <w:sz w:val="24"/>
          <w:szCs w:val="24"/>
        </w:rPr>
        <w:instrText xml:space="preserve"> SEQ Gambar_3. \* ARABIC </w:instrText>
      </w:r>
      <w:r w:rsidRPr="00BC201E">
        <w:rPr>
          <w:rFonts w:ascii="Times New Roman" w:hAnsi="Times New Roman" w:cs="Times New Roman"/>
          <w:color w:val="000000" w:themeColor="text1"/>
          <w:sz w:val="24"/>
          <w:szCs w:val="24"/>
        </w:rPr>
        <w:fldChar w:fldCharType="separate"/>
      </w:r>
      <w:r w:rsidR="00BC201E" w:rsidRPr="00BC201E">
        <w:rPr>
          <w:rFonts w:ascii="Times New Roman" w:hAnsi="Times New Roman" w:cs="Times New Roman"/>
          <w:noProof/>
          <w:color w:val="000000" w:themeColor="text1"/>
          <w:sz w:val="24"/>
          <w:szCs w:val="24"/>
        </w:rPr>
        <w:t>24</w:t>
      </w:r>
      <w:r w:rsidRPr="00BC201E">
        <w:rPr>
          <w:rFonts w:ascii="Times New Roman" w:hAnsi="Times New Roman" w:cs="Times New Roman"/>
          <w:color w:val="000000" w:themeColor="text1"/>
          <w:sz w:val="24"/>
          <w:szCs w:val="24"/>
        </w:rPr>
        <w:fldChar w:fldCharType="end"/>
      </w:r>
      <w:r w:rsidRPr="00BC201E">
        <w:rPr>
          <w:rFonts w:ascii="Times New Roman" w:hAnsi="Times New Roman" w:cs="Times New Roman"/>
          <w:color w:val="000000" w:themeColor="text1"/>
          <w:sz w:val="24"/>
          <w:szCs w:val="24"/>
          <w:lang w:val="en-US"/>
        </w:rPr>
        <w:t xml:space="preserve"> </w:t>
      </w:r>
      <w:proofErr w:type="spellStart"/>
      <w:r w:rsidRPr="00BC201E">
        <w:rPr>
          <w:rFonts w:ascii="Times New Roman" w:hAnsi="Times New Roman" w:cs="Times New Roman"/>
          <w:color w:val="000000" w:themeColor="text1"/>
          <w:sz w:val="24"/>
          <w:szCs w:val="24"/>
          <w:lang w:val="en-US"/>
        </w:rPr>
        <w:t>Halaman</w:t>
      </w:r>
      <w:proofErr w:type="spellEnd"/>
      <w:r w:rsidRPr="00BC201E">
        <w:rPr>
          <w:rFonts w:ascii="Times New Roman" w:hAnsi="Times New Roman" w:cs="Times New Roman"/>
          <w:color w:val="000000" w:themeColor="text1"/>
          <w:sz w:val="24"/>
          <w:szCs w:val="24"/>
          <w:lang w:val="en-US"/>
        </w:rPr>
        <w:t xml:space="preserve"> data </w:t>
      </w:r>
      <w:proofErr w:type="spellStart"/>
      <w:r w:rsidRPr="00BC201E">
        <w:rPr>
          <w:rFonts w:ascii="Times New Roman" w:hAnsi="Times New Roman" w:cs="Times New Roman"/>
          <w:color w:val="000000" w:themeColor="text1"/>
          <w:sz w:val="24"/>
          <w:szCs w:val="24"/>
          <w:lang w:val="en-US"/>
        </w:rPr>
        <w:t>aspirasi</w:t>
      </w:r>
      <w:bookmarkEnd w:id="133"/>
      <w:proofErr w:type="spellEnd"/>
    </w:p>
    <w:p w14:paraId="23AE3B73" w14:textId="059F67C6" w:rsidR="00651F59" w:rsidRPr="00BC201E" w:rsidRDefault="00651F59" w:rsidP="00651F59">
      <w:pPr>
        <w:rPr>
          <w:rFonts w:ascii="Times New Roman" w:hAnsi="Times New Roman" w:cs="Times New Roman"/>
          <w:color w:val="000000" w:themeColor="text1"/>
          <w:sz w:val="24"/>
          <w:szCs w:val="24"/>
          <w:lang w:val="en-US"/>
        </w:rPr>
      </w:pPr>
      <w:r w:rsidRPr="00BC201E">
        <w:rPr>
          <w:rFonts w:ascii="Times New Roman" w:hAnsi="Times New Roman" w:cs="Times New Roman"/>
          <w:color w:val="000000" w:themeColor="text1"/>
          <w:sz w:val="24"/>
          <w:szCs w:val="24"/>
        </w:rPr>
        <w:t>Halaman ini menampilkan seluruh aspirasi yang dikirim siswa dalam tabel berisi nomor, siswa (nama dan NIS), aspirasi (judul dan ringkasan isi), kategori, lokasi, status (menunggu, selesai, ditolak), tanggal, dan aksi untuk membuka detail. Di bagian atas tersedia fitur pencarian dan filter berdasarkan kata kunci, tanggal, siswa, dan kategori.</w:t>
      </w:r>
    </w:p>
    <w:p w14:paraId="0ECB1B17" w14:textId="77777777" w:rsidR="0033303F" w:rsidRPr="00BC201E" w:rsidRDefault="0033303F" w:rsidP="00E74DB6">
      <w:pPr>
        <w:rPr>
          <w:rFonts w:ascii="Times New Roman" w:hAnsi="Times New Roman" w:cs="Times New Roman"/>
          <w:b/>
          <w:bCs/>
          <w:noProof/>
          <w:color w:val="000000" w:themeColor="text1"/>
          <w:sz w:val="24"/>
          <w:szCs w:val="24"/>
        </w:rPr>
      </w:pPr>
    </w:p>
    <w:p w14:paraId="0E3C7B08" w14:textId="77777777" w:rsidR="0033303F" w:rsidRPr="00BC201E" w:rsidRDefault="0033303F" w:rsidP="00E74DB6">
      <w:pPr>
        <w:rPr>
          <w:rFonts w:ascii="Times New Roman" w:hAnsi="Times New Roman" w:cs="Times New Roman"/>
          <w:b/>
          <w:bCs/>
          <w:noProof/>
          <w:color w:val="000000" w:themeColor="text1"/>
          <w:sz w:val="24"/>
          <w:szCs w:val="24"/>
        </w:rPr>
      </w:pPr>
    </w:p>
    <w:p w14:paraId="1AED8760" w14:textId="77777777" w:rsidR="0033303F" w:rsidRPr="00BC201E" w:rsidRDefault="0033303F" w:rsidP="00E74DB6">
      <w:pPr>
        <w:rPr>
          <w:rFonts w:ascii="Times New Roman" w:hAnsi="Times New Roman" w:cs="Times New Roman"/>
          <w:b/>
          <w:bCs/>
          <w:noProof/>
          <w:color w:val="000000" w:themeColor="text1"/>
          <w:sz w:val="24"/>
          <w:szCs w:val="24"/>
        </w:rPr>
      </w:pPr>
    </w:p>
    <w:p w14:paraId="3713E0B1" w14:textId="77777777" w:rsidR="0033303F" w:rsidRPr="00BC201E" w:rsidRDefault="0033303F" w:rsidP="00E74DB6">
      <w:pPr>
        <w:rPr>
          <w:rFonts w:ascii="Times New Roman" w:hAnsi="Times New Roman" w:cs="Times New Roman"/>
          <w:b/>
          <w:bCs/>
          <w:noProof/>
          <w:color w:val="000000" w:themeColor="text1"/>
          <w:sz w:val="24"/>
          <w:szCs w:val="24"/>
        </w:rPr>
      </w:pPr>
    </w:p>
    <w:p w14:paraId="58F49545" w14:textId="77777777" w:rsidR="0033303F" w:rsidRPr="00BC201E" w:rsidRDefault="0033303F" w:rsidP="00E74DB6">
      <w:pPr>
        <w:rPr>
          <w:rFonts w:ascii="Times New Roman" w:hAnsi="Times New Roman" w:cs="Times New Roman"/>
          <w:b/>
          <w:bCs/>
          <w:noProof/>
          <w:color w:val="000000" w:themeColor="text1"/>
          <w:sz w:val="24"/>
          <w:szCs w:val="24"/>
        </w:rPr>
      </w:pPr>
    </w:p>
    <w:p w14:paraId="7ABA2C72" w14:textId="77777777" w:rsidR="0033303F" w:rsidRPr="00BC201E" w:rsidRDefault="0033303F" w:rsidP="00E74DB6">
      <w:pPr>
        <w:rPr>
          <w:rFonts w:ascii="Times New Roman" w:hAnsi="Times New Roman" w:cs="Times New Roman"/>
          <w:b/>
          <w:bCs/>
          <w:noProof/>
          <w:color w:val="000000" w:themeColor="text1"/>
          <w:sz w:val="24"/>
          <w:szCs w:val="24"/>
        </w:rPr>
      </w:pPr>
    </w:p>
    <w:p w14:paraId="108D987E" w14:textId="77777777" w:rsidR="0033303F" w:rsidRPr="00BC201E" w:rsidRDefault="0033303F" w:rsidP="00E74DB6">
      <w:pPr>
        <w:rPr>
          <w:rFonts w:ascii="Times New Roman" w:hAnsi="Times New Roman" w:cs="Times New Roman"/>
          <w:b/>
          <w:bCs/>
          <w:noProof/>
          <w:color w:val="000000" w:themeColor="text1"/>
          <w:sz w:val="24"/>
          <w:szCs w:val="24"/>
        </w:rPr>
      </w:pPr>
    </w:p>
    <w:p w14:paraId="15290C66" w14:textId="77777777" w:rsidR="0033303F" w:rsidRPr="00BC201E" w:rsidRDefault="0033303F" w:rsidP="00E74DB6">
      <w:pPr>
        <w:rPr>
          <w:rFonts w:ascii="Times New Roman" w:hAnsi="Times New Roman" w:cs="Times New Roman"/>
          <w:b/>
          <w:bCs/>
          <w:noProof/>
          <w:color w:val="000000" w:themeColor="text1"/>
          <w:sz w:val="24"/>
          <w:szCs w:val="24"/>
        </w:rPr>
      </w:pPr>
    </w:p>
    <w:p w14:paraId="7EC0DD6C" w14:textId="77777777" w:rsidR="0033303F" w:rsidRPr="00BC201E" w:rsidRDefault="0033303F" w:rsidP="00E74DB6">
      <w:pPr>
        <w:rPr>
          <w:rFonts w:ascii="Times New Roman" w:hAnsi="Times New Roman" w:cs="Times New Roman"/>
          <w:b/>
          <w:bCs/>
          <w:noProof/>
          <w:color w:val="000000" w:themeColor="text1"/>
          <w:sz w:val="24"/>
          <w:szCs w:val="24"/>
        </w:rPr>
      </w:pPr>
    </w:p>
    <w:p w14:paraId="15ACCDFC" w14:textId="77777777" w:rsidR="0033303F" w:rsidRPr="00BC201E" w:rsidRDefault="0033303F" w:rsidP="00E74DB6">
      <w:pPr>
        <w:rPr>
          <w:rFonts w:ascii="Times New Roman" w:hAnsi="Times New Roman" w:cs="Times New Roman"/>
          <w:b/>
          <w:bCs/>
          <w:noProof/>
          <w:color w:val="000000" w:themeColor="text1"/>
          <w:sz w:val="24"/>
          <w:szCs w:val="24"/>
        </w:rPr>
      </w:pPr>
    </w:p>
    <w:p w14:paraId="0879E0AB" w14:textId="77777777" w:rsidR="0033303F" w:rsidRPr="00BC201E" w:rsidRDefault="0033303F" w:rsidP="00E74DB6">
      <w:pPr>
        <w:rPr>
          <w:rFonts w:ascii="Times New Roman" w:hAnsi="Times New Roman" w:cs="Times New Roman"/>
          <w:b/>
          <w:bCs/>
          <w:noProof/>
          <w:color w:val="000000" w:themeColor="text1"/>
          <w:sz w:val="24"/>
          <w:szCs w:val="24"/>
        </w:rPr>
      </w:pPr>
    </w:p>
    <w:p w14:paraId="67C62E21" w14:textId="77777777" w:rsidR="00BC201E" w:rsidRPr="00BC201E" w:rsidRDefault="0033303F" w:rsidP="00B748BF">
      <w:pPr>
        <w:keepNext/>
        <w:jc w:val="center"/>
        <w:rPr>
          <w:rFonts w:ascii="Times New Roman" w:hAnsi="Times New Roman" w:cs="Times New Roman"/>
          <w:color w:val="000000" w:themeColor="text1"/>
          <w:sz w:val="24"/>
          <w:szCs w:val="24"/>
        </w:rPr>
      </w:pPr>
      <w:r w:rsidRPr="00BC201E">
        <w:rPr>
          <w:rFonts w:ascii="Times New Roman" w:hAnsi="Times New Roman" w:cs="Times New Roman"/>
          <w:b/>
          <w:bCs/>
          <w:noProof/>
          <w:color w:val="000000" w:themeColor="text1"/>
          <w:sz w:val="24"/>
          <w:szCs w:val="24"/>
        </w:rPr>
        <w:drawing>
          <wp:inline distT="0" distB="0" distL="0" distR="0" wp14:anchorId="3F4281D9" wp14:editId="3FB29DEB">
            <wp:extent cx="5731510" cy="2720975"/>
            <wp:effectExtent l="0" t="0" r="2540" b="317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Screenshot 2026-10-20 192622.png"/>
                    <pic:cNvPicPr/>
                  </pic:nvPicPr>
                  <pic:blipFill>
                    <a:blip r:embed="rId80">
                      <a:extLst>
                        <a:ext uri="{28A0092B-C50C-407E-A947-70E740481C1C}">
                          <a14:useLocalDpi xmlns:a14="http://schemas.microsoft.com/office/drawing/2010/main" val="0"/>
                        </a:ext>
                      </a:extLst>
                    </a:blip>
                    <a:stretch>
                      <a:fillRect/>
                    </a:stretch>
                  </pic:blipFill>
                  <pic:spPr>
                    <a:xfrm>
                      <a:off x="0" y="0"/>
                      <a:ext cx="5731510" cy="2720975"/>
                    </a:xfrm>
                    <a:prstGeom prst="rect">
                      <a:avLst/>
                    </a:prstGeom>
                  </pic:spPr>
                </pic:pic>
              </a:graphicData>
            </a:graphic>
          </wp:inline>
        </w:drawing>
      </w:r>
    </w:p>
    <w:p w14:paraId="69327C55" w14:textId="148B1401" w:rsidR="00BC201E" w:rsidRPr="00BC201E" w:rsidRDefault="00BC201E" w:rsidP="00B748BF">
      <w:pPr>
        <w:pStyle w:val="Caption"/>
        <w:jc w:val="center"/>
        <w:rPr>
          <w:rFonts w:ascii="Times New Roman" w:hAnsi="Times New Roman" w:cs="Times New Roman"/>
          <w:color w:val="000000" w:themeColor="text1"/>
          <w:sz w:val="24"/>
          <w:szCs w:val="24"/>
        </w:rPr>
      </w:pPr>
      <w:bookmarkStart w:id="134" w:name="_Toc243681125"/>
      <w:r w:rsidRPr="00BC201E">
        <w:rPr>
          <w:rFonts w:ascii="Times New Roman" w:hAnsi="Times New Roman" w:cs="Times New Roman"/>
          <w:color w:val="000000" w:themeColor="text1"/>
          <w:sz w:val="24"/>
          <w:szCs w:val="24"/>
        </w:rPr>
        <w:t xml:space="preserve">Gambar 3. </w:t>
      </w:r>
      <w:r w:rsidRPr="00BC201E">
        <w:rPr>
          <w:rFonts w:ascii="Times New Roman" w:hAnsi="Times New Roman" w:cs="Times New Roman"/>
          <w:color w:val="000000" w:themeColor="text1"/>
          <w:sz w:val="24"/>
          <w:szCs w:val="24"/>
        </w:rPr>
        <w:fldChar w:fldCharType="begin"/>
      </w:r>
      <w:r w:rsidRPr="00BC201E">
        <w:rPr>
          <w:rFonts w:ascii="Times New Roman" w:hAnsi="Times New Roman" w:cs="Times New Roman"/>
          <w:color w:val="000000" w:themeColor="text1"/>
          <w:sz w:val="24"/>
          <w:szCs w:val="24"/>
        </w:rPr>
        <w:instrText xml:space="preserve"> SEQ Gambar_3. \* ARABIC </w:instrText>
      </w:r>
      <w:r w:rsidRPr="00BC201E">
        <w:rPr>
          <w:rFonts w:ascii="Times New Roman" w:hAnsi="Times New Roman" w:cs="Times New Roman"/>
          <w:color w:val="000000" w:themeColor="text1"/>
          <w:sz w:val="24"/>
          <w:szCs w:val="24"/>
        </w:rPr>
        <w:fldChar w:fldCharType="separate"/>
      </w:r>
      <w:r w:rsidRPr="00BC201E">
        <w:rPr>
          <w:rFonts w:ascii="Times New Roman" w:hAnsi="Times New Roman" w:cs="Times New Roman"/>
          <w:noProof/>
          <w:color w:val="000000" w:themeColor="text1"/>
          <w:sz w:val="24"/>
          <w:szCs w:val="24"/>
        </w:rPr>
        <w:t>25</w:t>
      </w:r>
      <w:r w:rsidRPr="00BC201E">
        <w:rPr>
          <w:rFonts w:ascii="Times New Roman" w:hAnsi="Times New Roman" w:cs="Times New Roman"/>
          <w:color w:val="000000" w:themeColor="text1"/>
          <w:sz w:val="24"/>
          <w:szCs w:val="24"/>
        </w:rPr>
        <w:fldChar w:fldCharType="end"/>
      </w:r>
      <w:r w:rsidRPr="00BC201E">
        <w:rPr>
          <w:rFonts w:ascii="Times New Roman" w:hAnsi="Times New Roman" w:cs="Times New Roman"/>
          <w:color w:val="000000" w:themeColor="text1"/>
          <w:sz w:val="24"/>
          <w:szCs w:val="24"/>
          <w:lang w:val="en-US"/>
        </w:rPr>
        <w:t xml:space="preserve"> Detail </w:t>
      </w:r>
      <w:proofErr w:type="spellStart"/>
      <w:r w:rsidRPr="00BC201E">
        <w:rPr>
          <w:rFonts w:ascii="Times New Roman" w:hAnsi="Times New Roman" w:cs="Times New Roman"/>
          <w:color w:val="000000" w:themeColor="text1"/>
          <w:sz w:val="24"/>
          <w:szCs w:val="24"/>
          <w:lang w:val="en-US"/>
        </w:rPr>
        <w:t>aspirasi</w:t>
      </w:r>
      <w:bookmarkEnd w:id="134"/>
      <w:proofErr w:type="spellEnd"/>
    </w:p>
    <w:p w14:paraId="3C62CFD1" w14:textId="22D890AA" w:rsidR="00651F59" w:rsidRPr="00BC201E" w:rsidRDefault="00651F59" w:rsidP="00BC201E">
      <w:pPr>
        <w:keepNext/>
        <w:rPr>
          <w:rFonts w:ascii="Times New Roman" w:hAnsi="Times New Roman" w:cs="Times New Roman"/>
          <w:color w:val="000000" w:themeColor="text1"/>
          <w:sz w:val="24"/>
          <w:szCs w:val="24"/>
        </w:rPr>
      </w:pPr>
      <w:r w:rsidRPr="00BC201E">
        <w:rPr>
          <w:rFonts w:ascii="Times New Roman" w:hAnsi="Times New Roman" w:cs="Times New Roman"/>
          <w:color w:val="000000" w:themeColor="text1"/>
          <w:sz w:val="24"/>
          <w:szCs w:val="24"/>
        </w:rPr>
        <w:t xml:space="preserve">Halaman ini menampilkan dua bagian informasi. Kartu </w:t>
      </w:r>
      <w:r w:rsidRPr="00BC201E">
        <w:rPr>
          <w:rStyle w:val="Strong"/>
          <w:rFonts w:ascii="Times New Roman" w:hAnsi="Times New Roman" w:cs="Times New Roman"/>
          <w:color w:val="000000" w:themeColor="text1"/>
          <w:sz w:val="24"/>
          <w:szCs w:val="24"/>
        </w:rPr>
        <w:t>Data Siswa</w:t>
      </w:r>
      <w:r w:rsidRPr="00BC201E">
        <w:rPr>
          <w:rFonts w:ascii="Times New Roman" w:hAnsi="Times New Roman" w:cs="Times New Roman"/>
          <w:color w:val="000000" w:themeColor="text1"/>
          <w:sz w:val="24"/>
          <w:szCs w:val="24"/>
        </w:rPr>
        <w:t xml:space="preserve"> berisi nama, NIS, kelas, dan kategori. Kartu </w:t>
      </w:r>
      <w:r w:rsidRPr="00BC201E">
        <w:rPr>
          <w:rStyle w:val="Strong"/>
          <w:rFonts w:ascii="Times New Roman" w:hAnsi="Times New Roman" w:cs="Times New Roman"/>
          <w:color w:val="000000" w:themeColor="text1"/>
          <w:sz w:val="24"/>
          <w:szCs w:val="24"/>
        </w:rPr>
        <w:t>Detail Aspirasi</w:t>
      </w:r>
      <w:r w:rsidRPr="00BC201E">
        <w:rPr>
          <w:rFonts w:ascii="Times New Roman" w:hAnsi="Times New Roman" w:cs="Times New Roman"/>
          <w:color w:val="000000" w:themeColor="text1"/>
          <w:sz w:val="24"/>
          <w:szCs w:val="24"/>
        </w:rPr>
        <w:t xml:space="preserve"> berisi judul, lokasi, isi aspirasi, tanggal aspirasi, dan foto aspirasi. Tersedia tombol </w:t>
      </w:r>
      <w:r w:rsidRPr="00BC201E">
        <w:rPr>
          <w:rStyle w:val="Strong"/>
          <w:rFonts w:ascii="Times New Roman" w:hAnsi="Times New Roman" w:cs="Times New Roman"/>
          <w:color w:val="000000" w:themeColor="text1"/>
          <w:sz w:val="24"/>
          <w:szCs w:val="24"/>
        </w:rPr>
        <w:t>Kembali ke Aspirasi</w:t>
      </w:r>
      <w:r w:rsidRPr="00BC201E">
        <w:rPr>
          <w:rFonts w:ascii="Times New Roman" w:hAnsi="Times New Roman" w:cs="Times New Roman"/>
          <w:color w:val="000000" w:themeColor="text1"/>
          <w:sz w:val="24"/>
          <w:szCs w:val="24"/>
        </w:rPr>
        <w:t xml:space="preserve"> di bagian atas.</w:t>
      </w:r>
    </w:p>
    <w:p w14:paraId="3D09C35C" w14:textId="77777777" w:rsidR="0033303F" w:rsidRPr="00BC201E" w:rsidRDefault="0033303F" w:rsidP="00E74DB6">
      <w:pPr>
        <w:rPr>
          <w:rFonts w:ascii="Times New Roman" w:hAnsi="Times New Roman" w:cs="Times New Roman"/>
          <w:b/>
          <w:bCs/>
          <w:noProof/>
          <w:color w:val="000000" w:themeColor="text1"/>
          <w:sz w:val="24"/>
          <w:szCs w:val="24"/>
        </w:rPr>
      </w:pPr>
    </w:p>
    <w:p w14:paraId="088E3762" w14:textId="77777777" w:rsidR="0033303F" w:rsidRPr="00BC201E" w:rsidRDefault="0033303F" w:rsidP="00E74DB6">
      <w:pPr>
        <w:rPr>
          <w:rFonts w:ascii="Times New Roman" w:hAnsi="Times New Roman" w:cs="Times New Roman"/>
          <w:b/>
          <w:bCs/>
          <w:noProof/>
          <w:color w:val="000000" w:themeColor="text1"/>
          <w:sz w:val="24"/>
          <w:szCs w:val="24"/>
        </w:rPr>
      </w:pPr>
    </w:p>
    <w:p w14:paraId="450FCA65" w14:textId="77777777" w:rsidR="0033303F" w:rsidRPr="00BC201E" w:rsidRDefault="0033303F" w:rsidP="00E74DB6">
      <w:pPr>
        <w:rPr>
          <w:rFonts w:ascii="Times New Roman" w:hAnsi="Times New Roman" w:cs="Times New Roman"/>
          <w:b/>
          <w:bCs/>
          <w:noProof/>
          <w:color w:val="000000" w:themeColor="text1"/>
          <w:sz w:val="24"/>
          <w:szCs w:val="24"/>
        </w:rPr>
      </w:pPr>
    </w:p>
    <w:p w14:paraId="30C015A9" w14:textId="77777777" w:rsidR="0033303F" w:rsidRPr="00BC201E" w:rsidRDefault="0033303F" w:rsidP="00E74DB6">
      <w:pPr>
        <w:rPr>
          <w:rFonts w:ascii="Times New Roman" w:hAnsi="Times New Roman" w:cs="Times New Roman"/>
          <w:b/>
          <w:bCs/>
          <w:noProof/>
          <w:color w:val="000000" w:themeColor="text1"/>
          <w:sz w:val="24"/>
          <w:szCs w:val="24"/>
        </w:rPr>
      </w:pPr>
    </w:p>
    <w:p w14:paraId="62641771" w14:textId="77777777" w:rsidR="0033303F" w:rsidRPr="00BC201E" w:rsidRDefault="0033303F" w:rsidP="00E74DB6">
      <w:pPr>
        <w:rPr>
          <w:rFonts w:ascii="Times New Roman" w:hAnsi="Times New Roman" w:cs="Times New Roman"/>
          <w:b/>
          <w:bCs/>
          <w:noProof/>
          <w:color w:val="000000" w:themeColor="text1"/>
          <w:sz w:val="24"/>
          <w:szCs w:val="24"/>
        </w:rPr>
      </w:pPr>
    </w:p>
    <w:p w14:paraId="348B9697" w14:textId="4E1F7BD9" w:rsidR="0033303F" w:rsidRPr="00BC201E" w:rsidRDefault="0033303F" w:rsidP="00E74DB6">
      <w:pPr>
        <w:rPr>
          <w:rFonts w:ascii="Times New Roman" w:hAnsi="Times New Roman" w:cs="Times New Roman"/>
          <w:b/>
          <w:bCs/>
          <w:noProof/>
          <w:color w:val="000000" w:themeColor="text1"/>
          <w:sz w:val="24"/>
          <w:szCs w:val="24"/>
        </w:rPr>
      </w:pPr>
    </w:p>
    <w:p w14:paraId="28DF0AAD" w14:textId="0FA95655" w:rsidR="0033303F" w:rsidRPr="00BC201E" w:rsidRDefault="0033303F" w:rsidP="00E74DB6">
      <w:pPr>
        <w:rPr>
          <w:rFonts w:ascii="Times New Roman" w:hAnsi="Times New Roman" w:cs="Times New Roman"/>
          <w:b/>
          <w:bCs/>
          <w:noProof/>
          <w:color w:val="000000" w:themeColor="text1"/>
          <w:sz w:val="24"/>
          <w:szCs w:val="24"/>
        </w:rPr>
      </w:pPr>
    </w:p>
    <w:p w14:paraId="6E61B94B" w14:textId="360E57DA" w:rsidR="0033303F" w:rsidRPr="00BC201E" w:rsidRDefault="0033303F" w:rsidP="00E74DB6">
      <w:pPr>
        <w:rPr>
          <w:rFonts w:ascii="Times New Roman" w:hAnsi="Times New Roman" w:cs="Times New Roman"/>
          <w:b/>
          <w:bCs/>
          <w:noProof/>
          <w:color w:val="000000" w:themeColor="text1"/>
          <w:sz w:val="24"/>
          <w:szCs w:val="24"/>
        </w:rPr>
      </w:pPr>
    </w:p>
    <w:p w14:paraId="5F4D055C" w14:textId="28D378FC" w:rsidR="0033303F" w:rsidRPr="00BC201E" w:rsidRDefault="0033303F" w:rsidP="00E74DB6">
      <w:pPr>
        <w:rPr>
          <w:rFonts w:ascii="Times New Roman" w:hAnsi="Times New Roman" w:cs="Times New Roman"/>
          <w:b/>
          <w:bCs/>
          <w:noProof/>
          <w:color w:val="000000" w:themeColor="text1"/>
          <w:sz w:val="24"/>
          <w:szCs w:val="24"/>
        </w:rPr>
      </w:pPr>
    </w:p>
    <w:p w14:paraId="53D517DD" w14:textId="31015B98" w:rsidR="0033303F" w:rsidRPr="00BC201E" w:rsidRDefault="0033303F" w:rsidP="00E74DB6">
      <w:pPr>
        <w:rPr>
          <w:rFonts w:ascii="Times New Roman" w:hAnsi="Times New Roman" w:cs="Times New Roman"/>
          <w:b/>
          <w:bCs/>
          <w:noProof/>
          <w:color w:val="000000" w:themeColor="text1"/>
          <w:sz w:val="24"/>
          <w:szCs w:val="24"/>
        </w:rPr>
      </w:pPr>
    </w:p>
    <w:p w14:paraId="1C2395AF" w14:textId="77777777" w:rsidR="0033303F" w:rsidRPr="00BC201E" w:rsidRDefault="0033303F" w:rsidP="00E74DB6">
      <w:pPr>
        <w:rPr>
          <w:rFonts w:ascii="Times New Roman" w:hAnsi="Times New Roman" w:cs="Times New Roman"/>
          <w:b/>
          <w:bCs/>
          <w:noProof/>
          <w:color w:val="000000" w:themeColor="text1"/>
          <w:sz w:val="24"/>
          <w:szCs w:val="24"/>
        </w:rPr>
      </w:pPr>
    </w:p>
    <w:p w14:paraId="70FF9E8E" w14:textId="77777777" w:rsidR="0033303F" w:rsidRPr="00BC201E" w:rsidRDefault="0033303F" w:rsidP="00E74DB6">
      <w:pPr>
        <w:rPr>
          <w:rFonts w:ascii="Times New Roman" w:hAnsi="Times New Roman" w:cs="Times New Roman"/>
          <w:b/>
          <w:bCs/>
          <w:noProof/>
          <w:color w:val="000000" w:themeColor="text1"/>
          <w:sz w:val="24"/>
          <w:szCs w:val="24"/>
        </w:rPr>
      </w:pPr>
    </w:p>
    <w:p w14:paraId="5C09B82A" w14:textId="77777777" w:rsidR="0033303F" w:rsidRPr="00BC201E" w:rsidRDefault="0033303F" w:rsidP="00E74DB6">
      <w:pPr>
        <w:rPr>
          <w:rFonts w:ascii="Times New Roman" w:hAnsi="Times New Roman" w:cs="Times New Roman"/>
          <w:b/>
          <w:bCs/>
          <w:noProof/>
          <w:color w:val="000000" w:themeColor="text1"/>
          <w:sz w:val="24"/>
          <w:szCs w:val="24"/>
        </w:rPr>
      </w:pPr>
    </w:p>
    <w:p w14:paraId="041E75AD" w14:textId="77777777" w:rsidR="0033303F" w:rsidRPr="00BC201E" w:rsidRDefault="0033303F" w:rsidP="00E74DB6">
      <w:pPr>
        <w:rPr>
          <w:rFonts w:ascii="Times New Roman" w:hAnsi="Times New Roman" w:cs="Times New Roman"/>
          <w:b/>
          <w:bCs/>
          <w:noProof/>
          <w:color w:val="000000" w:themeColor="text1"/>
          <w:sz w:val="24"/>
          <w:szCs w:val="24"/>
        </w:rPr>
      </w:pPr>
    </w:p>
    <w:p w14:paraId="3748FD88" w14:textId="77777777" w:rsidR="0033303F" w:rsidRPr="00BC201E" w:rsidRDefault="0033303F" w:rsidP="00E74DB6">
      <w:pPr>
        <w:rPr>
          <w:rFonts w:ascii="Times New Roman" w:hAnsi="Times New Roman" w:cs="Times New Roman"/>
          <w:b/>
          <w:bCs/>
          <w:noProof/>
          <w:color w:val="000000" w:themeColor="text1"/>
          <w:sz w:val="24"/>
          <w:szCs w:val="24"/>
        </w:rPr>
      </w:pPr>
    </w:p>
    <w:p w14:paraId="36E16FE2" w14:textId="77777777" w:rsidR="00BC201E" w:rsidRPr="00BC201E" w:rsidRDefault="0033303F" w:rsidP="00B748BF">
      <w:pPr>
        <w:keepNext/>
        <w:jc w:val="center"/>
        <w:rPr>
          <w:rFonts w:ascii="Times New Roman" w:hAnsi="Times New Roman" w:cs="Times New Roman"/>
          <w:color w:val="000000" w:themeColor="text1"/>
          <w:sz w:val="24"/>
          <w:szCs w:val="24"/>
        </w:rPr>
      </w:pPr>
      <w:r w:rsidRPr="00BC201E">
        <w:rPr>
          <w:rFonts w:ascii="Times New Roman" w:hAnsi="Times New Roman" w:cs="Times New Roman"/>
          <w:b/>
          <w:bCs/>
          <w:noProof/>
          <w:color w:val="000000" w:themeColor="text1"/>
          <w:sz w:val="24"/>
          <w:szCs w:val="24"/>
        </w:rPr>
        <w:drawing>
          <wp:inline distT="0" distB="0" distL="0" distR="0" wp14:anchorId="4CEA5295" wp14:editId="238A8C08">
            <wp:extent cx="5731510" cy="2729865"/>
            <wp:effectExtent l="0" t="0" r="254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Screenshot 2026-10-20 192652.png"/>
                    <pic:cNvPicPr/>
                  </pic:nvPicPr>
                  <pic:blipFill>
                    <a:blip r:embed="rId81">
                      <a:extLst>
                        <a:ext uri="{28A0092B-C50C-407E-A947-70E740481C1C}">
                          <a14:useLocalDpi xmlns:a14="http://schemas.microsoft.com/office/drawing/2010/main" val="0"/>
                        </a:ext>
                      </a:extLst>
                    </a:blip>
                    <a:stretch>
                      <a:fillRect/>
                    </a:stretch>
                  </pic:blipFill>
                  <pic:spPr>
                    <a:xfrm>
                      <a:off x="0" y="0"/>
                      <a:ext cx="5731510" cy="2729865"/>
                    </a:xfrm>
                    <a:prstGeom prst="rect">
                      <a:avLst/>
                    </a:prstGeom>
                  </pic:spPr>
                </pic:pic>
              </a:graphicData>
            </a:graphic>
          </wp:inline>
        </w:drawing>
      </w:r>
    </w:p>
    <w:p w14:paraId="4875E216" w14:textId="25D02E21" w:rsidR="00651F59" w:rsidRPr="00BC201E" w:rsidRDefault="00BC201E" w:rsidP="00B748BF">
      <w:pPr>
        <w:pStyle w:val="Caption"/>
        <w:jc w:val="center"/>
        <w:rPr>
          <w:rFonts w:ascii="Times New Roman" w:hAnsi="Times New Roman" w:cs="Times New Roman"/>
          <w:color w:val="000000" w:themeColor="text1"/>
          <w:sz w:val="24"/>
          <w:szCs w:val="24"/>
        </w:rPr>
      </w:pPr>
      <w:bookmarkStart w:id="135" w:name="_Toc243681126"/>
      <w:r w:rsidRPr="00BC201E">
        <w:rPr>
          <w:rFonts w:ascii="Times New Roman" w:hAnsi="Times New Roman" w:cs="Times New Roman"/>
          <w:color w:val="000000" w:themeColor="text1"/>
          <w:sz w:val="24"/>
          <w:szCs w:val="24"/>
        </w:rPr>
        <w:t xml:space="preserve">Gambar 3. </w:t>
      </w:r>
      <w:r w:rsidRPr="00BC201E">
        <w:rPr>
          <w:rFonts w:ascii="Times New Roman" w:hAnsi="Times New Roman" w:cs="Times New Roman"/>
          <w:color w:val="000000" w:themeColor="text1"/>
          <w:sz w:val="24"/>
          <w:szCs w:val="24"/>
        </w:rPr>
        <w:fldChar w:fldCharType="begin"/>
      </w:r>
      <w:r w:rsidRPr="00BC201E">
        <w:rPr>
          <w:rFonts w:ascii="Times New Roman" w:hAnsi="Times New Roman" w:cs="Times New Roman"/>
          <w:color w:val="000000" w:themeColor="text1"/>
          <w:sz w:val="24"/>
          <w:szCs w:val="24"/>
        </w:rPr>
        <w:instrText xml:space="preserve"> SEQ Gambar_3. \* ARABIC </w:instrText>
      </w:r>
      <w:r w:rsidRPr="00BC201E">
        <w:rPr>
          <w:rFonts w:ascii="Times New Roman" w:hAnsi="Times New Roman" w:cs="Times New Roman"/>
          <w:color w:val="000000" w:themeColor="text1"/>
          <w:sz w:val="24"/>
          <w:szCs w:val="24"/>
        </w:rPr>
        <w:fldChar w:fldCharType="separate"/>
      </w:r>
      <w:r w:rsidRPr="00BC201E">
        <w:rPr>
          <w:rFonts w:ascii="Times New Roman" w:hAnsi="Times New Roman" w:cs="Times New Roman"/>
          <w:noProof/>
          <w:color w:val="000000" w:themeColor="text1"/>
          <w:sz w:val="24"/>
          <w:szCs w:val="24"/>
        </w:rPr>
        <w:t>26</w:t>
      </w:r>
      <w:r w:rsidRPr="00BC201E">
        <w:rPr>
          <w:rFonts w:ascii="Times New Roman" w:hAnsi="Times New Roman" w:cs="Times New Roman"/>
          <w:color w:val="000000" w:themeColor="text1"/>
          <w:sz w:val="24"/>
          <w:szCs w:val="24"/>
        </w:rPr>
        <w:fldChar w:fldCharType="end"/>
      </w:r>
      <w:r w:rsidRPr="00BC201E">
        <w:rPr>
          <w:rFonts w:ascii="Times New Roman" w:hAnsi="Times New Roman" w:cs="Times New Roman"/>
          <w:color w:val="000000" w:themeColor="text1"/>
          <w:sz w:val="24"/>
          <w:szCs w:val="24"/>
          <w:lang w:val="en-US"/>
        </w:rPr>
        <w:t xml:space="preserve"> </w:t>
      </w:r>
      <w:proofErr w:type="spellStart"/>
      <w:r w:rsidRPr="00BC201E">
        <w:rPr>
          <w:rFonts w:ascii="Times New Roman" w:hAnsi="Times New Roman" w:cs="Times New Roman"/>
          <w:color w:val="000000" w:themeColor="text1"/>
          <w:sz w:val="24"/>
          <w:szCs w:val="24"/>
          <w:lang w:val="en-US"/>
        </w:rPr>
        <w:t>Progres</w:t>
      </w:r>
      <w:proofErr w:type="spellEnd"/>
      <w:r w:rsidRPr="00BC201E">
        <w:rPr>
          <w:rFonts w:ascii="Times New Roman" w:hAnsi="Times New Roman" w:cs="Times New Roman"/>
          <w:color w:val="000000" w:themeColor="text1"/>
          <w:sz w:val="24"/>
          <w:szCs w:val="24"/>
          <w:lang w:val="en-US"/>
        </w:rPr>
        <w:t xml:space="preserve"> dan feedback</w:t>
      </w:r>
      <w:bookmarkEnd w:id="135"/>
    </w:p>
    <w:p w14:paraId="2C4D5FFC" w14:textId="43A39AA4" w:rsidR="0033303F" w:rsidRPr="00BC201E" w:rsidRDefault="00651F59" w:rsidP="00E74DB6">
      <w:pPr>
        <w:rPr>
          <w:rFonts w:ascii="Times New Roman" w:hAnsi="Times New Roman" w:cs="Times New Roman"/>
          <w:b/>
          <w:bCs/>
          <w:noProof/>
          <w:color w:val="000000" w:themeColor="text1"/>
          <w:sz w:val="24"/>
          <w:szCs w:val="24"/>
        </w:rPr>
      </w:pPr>
      <w:r w:rsidRPr="00BC201E">
        <w:rPr>
          <w:rFonts w:ascii="Times New Roman" w:hAnsi="Times New Roman" w:cs="Times New Roman"/>
          <w:color w:val="000000" w:themeColor="text1"/>
          <w:sz w:val="24"/>
          <w:szCs w:val="24"/>
        </w:rPr>
        <w:t xml:space="preserve">Bagian ini adalah lanjutan halaman detail aspirasi. Terdapat nama admin yang memproses (otomatis sesuai akun login), status progres saat ini, kolom keterangan atau feedback, dan unggah foto bukti perbaikan. Admin memilih tindakan lewat tombol </w:t>
      </w:r>
      <w:r w:rsidRPr="00BC201E">
        <w:rPr>
          <w:rStyle w:val="Strong"/>
          <w:rFonts w:ascii="Times New Roman" w:hAnsi="Times New Roman" w:cs="Times New Roman"/>
          <w:color w:val="000000" w:themeColor="text1"/>
          <w:sz w:val="24"/>
          <w:szCs w:val="24"/>
        </w:rPr>
        <w:t>Mulai Kerjakan</w:t>
      </w:r>
      <w:r w:rsidRPr="00BC201E">
        <w:rPr>
          <w:rFonts w:ascii="Times New Roman" w:hAnsi="Times New Roman" w:cs="Times New Roman"/>
          <w:color w:val="000000" w:themeColor="text1"/>
          <w:sz w:val="24"/>
          <w:szCs w:val="24"/>
        </w:rPr>
        <w:t xml:space="preserve"> atau </w:t>
      </w:r>
      <w:r w:rsidRPr="00BC201E">
        <w:rPr>
          <w:rStyle w:val="Strong"/>
          <w:rFonts w:ascii="Times New Roman" w:hAnsi="Times New Roman" w:cs="Times New Roman"/>
          <w:color w:val="000000" w:themeColor="text1"/>
          <w:sz w:val="24"/>
          <w:szCs w:val="24"/>
        </w:rPr>
        <w:t>Tolak Laporan</w:t>
      </w:r>
      <w:r w:rsidRPr="00BC201E">
        <w:rPr>
          <w:rFonts w:ascii="Times New Roman" w:hAnsi="Times New Roman" w:cs="Times New Roman"/>
          <w:color w:val="000000" w:themeColor="text1"/>
          <w:sz w:val="24"/>
          <w:szCs w:val="24"/>
        </w:rPr>
        <w:t xml:space="preserve"> (sesuai status saat ini). Di bagian bawah, kotak </w:t>
      </w:r>
      <w:r w:rsidRPr="00BC201E">
        <w:rPr>
          <w:rStyle w:val="Strong"/>
          <w:rFonts w:ascii="Times New Roman" w:hAnsi="Times New Roman" w:cs="Times New Roman"/>
          <w:color w:val="000000" w:themeColor="text1"/>
          <w:sz w:val="24"/>
          <w:szCs w:val="24"/>
        </w:rPr>
        <w:t>Progres Terakhir</w:t>
      </w:r>
      <w:r w:rsidRPr="00BC201E">
        <w:rPr>
          <w:rFonts w:ascii="Times New Roman" w:hAnsi="Times New Roman" w:cs="Times New Roman"/>
          <w:color w:val="000000" w:themeColor="text1"/>
          <w:sz w:val="24"/>
          <w:szCs w:val="24"/>
        </w:rPr>
        <w:t xml:space="preserve"> menampilkan status, keterangan, dan waktu progres terbaru.</w:t>
      </w:r>
    </w:p>
    <w:p w14:paraId="47D7B156" w14:textId="77777777" w:rsidR="0033303F" w:rsidRPr="00BC201E" w:rsidRDefault="0033303F" w:rsidP="00E74DB6">
      <w:pPr>
        <w:rPr>
          <w:rFonts w:ascii="Times New Roman" w:hAnsi="Times New Roman" w:cs="Times New Roman"/>
          <w:b/>
          <w:bCs/>
          <w:noProof/>
          <w:color w:val="000000" w:themeColor="text1"/>
          <w:sz w:val="24"/>
          <w:szCs w:val="24"/>
        </w:rPr>
      </w:pPr>
    </w:p>
    <w:p w14:paraId="7AC0B653" w14:textId="1C322EA5" w:rsidR="0033303F" w:rsidRPr="00BC201E" w:rsidRDefault="0033303F" w:rsidP="00E74DB6">
      <w:pPr>
        <w:rPr>
          <w:rFonts w:ascii="Times New Roman" w:hAnsi="Times New Roman" w:cs="Times New Roman"/>
          <w:b/>
          <w:bCs/>
          <w:noProof/>
          <w:color w:val="000000" w:themeColor="text1"/>
          <w:sz w:val="24"/>
          <w:szCs w:val="24"/>
        </w:rPr>
      </w:pPr>
    </w:p>
    <w:p w14:paraId="4C344223" w14:textId="0BDA1C86" w:rsidR="0033303F" w:rsidRPr="00BC201E" w:rsidRDefault="0033303F" w:rsidP="00E74DB6">
      <w:pPr>
        <w:rPr>
          <w:rFonts w:ascii="Times New Roman" w:hAnsi="Times New Roman" w:cs="Times New Roman"/>
          <w:b/>
          <w:bCs/>
          <w:noProof/>
          <w:color w:val="000000" w:themeColor="text1"/>
          <w:sz w:val="24"/>
          <w:szCs w:val="24"/>
        </w:rPr>
      </w:pPr>
    </w:p>
    <w:p w14:paraId="4984F20F" w14:textId="0C46F7D4" w:rsidR="0033303F" w:rsidRPr="00BC201E" w:rsidRDefault="0033303F" w:rsidP="00E74DB6">
      <w:pPr>
        <w:rPr>
          <w:rFonts w:ascii="Times New Roman" w:hAnsi="Times New Roman" w:cs="Times New Roman"/>
          <w:b/>
          <w:bCs/>
          <w:noProof/>
          <w:color w:val="000000" w:themeColor="text1"/>
          <w:sz w:val="24"/>
          <w:szCs w:val="24"/>
        </w:rPr>
      </w:pPr>
    </w:p>
    <w:p w14:paraId="199E3358" w14:textId="65247AB4" w:rsidR="0033303F" w:rsidRPr="00BC201E" w:rsidRDefault="0033303F" w:rsidP="00E74DB6">
      <w:pPr>
        <w:rPr>
          <w:rFonts w:ascii="Times New Roman" w:hAnsi="Times New Roman" w:cs="Times New Roman"/>
          <w:b/>
          <w:bCs/>
          <w:noProof/>
          <w:color w:val="000000" w:themeColor="text1"/>
          <w:sz w:val="24"/>
          <w:szCs w:val="24"/>
        </w:rPr>
      </w:pPr>
    </w:p>
    <w:p w14:paraId="43842D06" w14:textId="40C00CA8" w:rsidR="0033303F" w:rsidRPr="00BC201E" w:rsidRDefault="0033303F" w:rsidP="00E74DB6">
      <w:pPr>
        <w:rPr>
          <w:rFonts w:ascii="Times New Roman" w:hAnsi="Times New Roman" w:cs="Times New Roman"/>
          <w:b/>
          <w:bCs/>
          <w:noProof/>
          <w:color w:val="000000" w:themeColor="text1"/>
          <w:sz w:val="24"/>
          <w:szCs w:val="24"/>
        </w:rPr>
      </w:pPr>
    </w:p>
    <w:p w14:paraId="22B25BD4" w14:textId="2F79A2D7" w:rsidR="0033303F" w:rsidRPr="00BC201E" w:rsidRDefault="0033303F" w:rsidP="00E74DB6">
      <w:pPr>
        <w:rPr>
          <w:rFonts w:ascii="Times New Roman" w:hAnsi="Times New Roman" w:cs="Times New Roman"/>
          <w:b/>
          <w:bCs/>
          <w:noProof/>
          <w:color w:val="000000" w:themeColor="text1"/>
          <w:sz w:val="24"/>
          <w:szCs w:val="24"/>
        </w:rPr>
      </w:pPr>
    </w:p>
    <w:p w14:paraId="6868EF3D" w14:textId="1CAEEEE6" w:rsidR="0033303F" w:rsidRPr="00BC201E" w:rsidRDefault="0033303F" w:rsidP="00E74DB6">
      <w:pPr>
        <w:rPr>
          <w:rFonts w:ascii="Times New Roman" w:hAnsi="Times New Roman" w:cs="Times New Roman"/>
          <w:b/>
          <w:bCs/>
          <w:noProof/>
          <w:color w:val="000000" w:themeColor="text1"/>
          <w:sz w:val="24"/>
          <w:szCs w:val="24"/>
        </w:rPr>
      </w:pPr>
    </w:p>
    <w:p w14:paraId="7E0FAB11" w14:textId="3A22B040" w:rsidR="0033303F" w:rsidRPr="00BC201E" w:rsidRDefault="0033303F" w:rsidP="00E74DB6">
      <w:pPr>
        <w:rPr>
          <w:rFonts w:ascii="Times New Roman" w:hAnsi="Times New Roman" w:cs="Times New Roman"/>
          <w:b/>
          <w:bCs/>
          <w:noProof/>
          <w:color w:val="000000" w:themeColor="text1"/>
          <w:sz w:val="24"/>
          <w:szCs w:val="24"/>
        </w:rPr>
      </w:pPr>
    </w:p>
    <w:p w14:paraId="5FD05181" w14:textId="55D39BED" w:rsidR="0033303F" w:rsidRPr="00BC201E" w:rsidRDefault="0033303F" w:rsidP="00E74DB6">
      <w:pPr>
        <w:rPr>
          <w:rFonts w:ascii="Times New Roman" w:hAnsi="Times New Roman" w:cs="Times New Roman"/>
          <w:b/>
          <w:bCs/>
          <w:noProof/>
          <w:color w:val="000000" w:themeColor="text1"/>
          <w:sz w:val="24"/>
          <w:szCs w:val="24"/>
        </w:rPr>
      </w:pPr>
      <w:r w:rsidRPr="00BC201E">
        <w:rPr>
          <w:rFonts w:ascii="Times New Roman" w:hAnsi="Times New Roman" w:cs="Times New Roman"/>
          <w:b/>
          <w:bCs/>
          <w:noProof/>
          <w:color w:val="000000" w:themeColor="text1"/>
          <w:sz w:val="24"/>
          <w:szCs w:val="24"/>
        </w:rPr>
        <w:t>-</w:t>
      </w:r>
    </w:p>
    <w:p w14:paraId="5B38E2B1" w14:textId="77777777" w:rsidR="00BC201E" w:rsidRPr="00BC201E" w:rsidRDefault="0033303F" w:rsidP="00B748BF">
      <w:pPr>
        <w:keepNext/>
        <w:jc w:val="center"/>
        <w:rPr>
          <w:rFonts w:ascii="Times New Roman" w:hAnsi="Times New Roman" w:cs="Times New Roman"/>
          <w:color w:val="000000" w:themeColor="text1"/>
          <w:sz w:val="24"/>
          <w:szCs w:val="24"/>
        </w:rPr>
      </w:pPr>
      <w:r w:rsidRPr="00BC201E">
        <w:rPr>
          <w:rFonts w:ascii="Times New Roman" w:hAnsi="Times New Roman" w:cs="Times New Roman"/>
          <w:b/>
          <w:bCs/>
          <w:noProof/>
          <w:color w:val="000000" w:themeColor="text1"/>
          <w:sz w:val="24"/>
          <w:szCs w:val="24"/>
        </w:rPr>
        <w:drawing>
          <wp:inline distT="0" distB="0" distL="0" distR="0" wp14:anchorId="32661FD7" wp14:editId="263BE695">
            <wp:extent cx="5731510" cy="2682875"/>
            <wp:effectExtent l="0" t="0" r="2540" b="317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Screenshot 2026-10-20 192845.png"/>
                    <pic:cNvPicPr/>
                  </pic:nvPicPr>
                  <pic:blipFill>
                    <a:blip r:embed="rId82">
                      <a:extLst>
                        <a:ext uri="{28A0092B-C50C-407E-A947-70E740481C1C}">
                          <a14:useLocalDpi xmlns:a14="http://schemas.microsoft.com/office/drawing/2010/main" val="0"/>
                        </a:ext>
                      </a:extLst>
                    </a:blip>
                    <a:stretch>
                      <a:fillRect/>
                    </a:stretch>
                  </pic:blipFill>
                  <pic:spPr>
                    <a:xfrm>
                      <a:off x="0" y="0"/>
                      <a:ext cx="5731510" cy="2682875"/>
                    </a:xfrm>
                    <a:prstGeom prst="rect">
                      <a:avLst/>
                    </a:prstGeom>
                  </pic:spPr>
                </pic:pic>
              </a:graphicData>
            </a:graphic>
          </wp:inline>
        </w:drawing>
      </w:r>
    </w:p>
    <w:p w14:paraId="39DC22A5" w14:textId="39299FD2" w:rsidR="00651F59" w:rsidRPr="00BC201E" w:rsidRDefault="00BC201E" w:rsidP="00B748BF">
      <w:pPr>
        <w:pStyle w:val="Caption"/>
        <w:jc w:val="center"/>
        <w:rPr>
          <w:rFonts w:ascii="Times New Roman" w:hAnsi="Times New Roman" w:cs="Times New Roman"/>
          <w:color w:val="000000" w:themeColor="text1"/>
          <w:sz w:val="24"/>
          <w:szCs w:val="24"/>
        </w:rPr>
      </w:pPr>
      <w:bookmarkStart w:id="136" w:name="_Toc243681127"/>
      <w:r w:rsidRPr="00BC201E">
        <w:rPr>
          <w:rFonts w:ascii="Times New Roman" w:hAnsi="Times New Roman" w:cs="Times New Roman"/>
          <w:color w:val="000000" w:themeColor="text1"/>
          <w:sz w:val="24"/>
          <w:szCs w:val="24"/>
        </w:rPr>
        <w:t xml:space="preserve">Gambar 3. </w:t>
      </w:r>
      <w:r w:rsidRPr="00BC201E">
        <w:rPr>
          <w:rFonts w:ascii="Times New Roman" w:hAnsi="Times New Roman" w:cs="Times New Roman"/>
          <w:color w:val="000000" w:themeColor="text1"/>
          <w:sz w:val="24"/>
          <w:szCs w:val="24"/>
        </w:rPr>
        <w:fldChar w:fldCharType="begin"/>
      </w:r>
      <w:r w:rsidRPr="00BC201E">
        <w:rPr>
          <w:rFonts w:ascii="Times New Roman" w:hAnsi="Times New Roman" w:cs="Times New Roman"/>
          <w:color w:val="000000" w:themeColor="text1"/>
          <w:sz w:val="24"/>
          <w:szCs w:val="24"/>
        </w:rPr>
        <w:instrText xml:space="preserve"> SEQ Gambar_3. \* ARABIC </w:instrText>
      </w:r>
      <w:r w:rsidRPr="00BC201E">
        <w:rPr>
          <w:rFonts w:ascii="Times New Roman" w:hAnsi="Times New Roman" w:cs="Times New Roman"/>
          <w:color w:val="000000" w:themeColor="text1"/>
          <w:sz w:val="24"/>
          <w:szCs w:val="24"/>
        </w:rPr>
        <w:fldChar w:fldCharType="separate"/>
      </w:r>
      <w:r w:rsidRPr="00BC201E">
        <w:rPr>
          <w:rFonts w:ascii="Times New Roman" w:hAnsi="Times New Roman" w:cs="Times New Roman"/>
          <w:noProof/>
          <w:color w:val="000000" w:themeColor="text1"/>
          <w:sz w:val="24"/>
          <w:szCs w:val="24"/>
        </w:rPr>
        <w:t>27</w:t>
      </w:r>
      <w:r w:rsidRPr="00BC201E">
        <w:rPr>
          <w:rFonts w:ascii="Times New Roman" w:hAnsi="Times New Roman" w:cs="Times New Roman"/>
          <w:color w:val="000000" w:themeColor="text1"/>
          <w:sz w:val="24"/>
          <w:szCs w:val="24"/>
        </w:rPr>
        <w:fldChar w:fldCharType="end"/>
      </w:r>
      <w:r w:rsidRPr="00BC201E">
        <w:rPr>
          <w:rFonts w:ascii="Times New Roman" w:hAnsi="Times New Roman" w:cs="Times New Roman"/>
          <w:color w:val="000000" w:themeColor="text1"/>
          <w:sz w:val="24"/>
          <w:szCs w:val="24"/>
          <w:lang w:val="en-US"/>
        </w:rPr>
        <w:t xml:space="preserve"> Filter </w:t>
      </w:r>
      <w:proofErr w:type="spellStart"/>
      <w:r w:rsidRPr="00BC201E">
        <w:rPr>
          <w:rFonts w:ascii="Times New Roman" w:hAnsi="Times New Roman" w:cs="Times New Roman"/>
          <w:color w:val="000000" w:themeColor="text1"/>
          <w:sz w:val="24"/>
          <w:szCs w:val="24"/>
          <w:lang w:val="en-US"/>
        </w:rPr>
        <w:t>aspirasi</w:t>
      </w:r>
      <w:proofErr w:type="spellEnd"/>
      <w:r w:rsidRPr="00BC201E">
        <w:rPr>
          <w:rFonts w:ascii="Times New Roman" w:hAnsi="Times New Roman" w:cs="Times New Roman"/>
          <w:color w:val="000000" w:themeColor="text1"/>
          <w:sz w:val="24"/>
          <w:szCs w:val="24"/>
          <w:lang w:val="en-US"/>
        </w:rPr>
        <w:t xml:space="preserve"> </w:t>
      </w:r>
      <w:proofErr w:type="spellStart"/>
      <w:r w:rsidRPr="00BC201E">
        <w:rPr>
          <w:rFonts w:ascii="Times New Roman" w:hAnsi="Times New Roman" w:cs="Times New Roman"/>
          <w:color w:val="000000" w:themeColor="text1"/>
          <w:sz w:val="24"/>
          <w:szCs w:val="24"/>
          <w:lang w:val="en-US"/>
        </w:rPr>
        <w:t>berdasarkan</w:t>
      </w:r>
      <w:proofErr w:type="spellEnd"/>
      <w:r w:rsidRPr="00BC201E">
        <w:rPr>
          <w:rFonts w:ascii="Times New Roman" w:hAnsi="Times New Roman" w:cs="Times New Roman"/>
          <w:color w:val="000000" w:themeColor="text1"/>
          <w:sz w:val="24"/>
          <w:szCs w:val="24"/>
          <w:lang w:val="en-US"/>
        </w:rPr>
        <w:t xml:space="preserve"> </w:t>
      </w:r>
      <w:proofErr w:type="spellStart"/>
      <w:r w:rsidRPr="00BC201E">
        <w:rPr>
          <w:rFonts w:ascii="Times New Roman" w:hAnsi="Times New Roman" w:cs="Times New Roman"/>
          <w:color w:val="000000" w:themeColor="text1"/>
          <w:sz w:val="24"/>
          <w:szCs w:val="24"/>
          <w:lang w:val="en-US"/>
        </w:rPr>
        <w:t>kategori</w:t>
      </w:r>
      <w:bookmarkEnd w:id="136"/>
      <w:proofErr w:type="spellEnd"/>
    </w:p>
    <w:p w14:paraId="6075A587" w14:textId="75230E9F" w:rsidR="00651F59" w:rsidRPr="00BC201E" w:rsidRDefault="00651F59" w:rsidP="00651F59">
      <w:pPr>
        <w:rPr>
          <w:rFonts w:ascii="Times New Roman" w:hAnsi="Times New Roman" w:cs="Times New Roman"/>
          <w:color w:val="000000" w:themeColor="text1"/>
          <w:sz w:val="24"/>
          <w:szCs w:val="24"/>
        </w:rPr>
      </w:pPr>
      <w:r w:rsidRPr="00BC201E">
        <w:rPr>
          <w:rFonts w:ascii="Times New Roman" w:hAnsi="Times New Roman" w:cs="Times New Roman"/>
          <w:color w:val="000000" w:themeColor="text1"/>
          <w:sz w:val="24"/>
          <w:szCs w:val="24"/>
        </w:rPr>
        <w:t xml:space="preserve">Admin memilih kategori pada filter (contoh: Fasilitas) lalu menekan </w:t>
      </w:r>
      <w:r w:rsidRPr="00BC201E">
        <w:rPr>
          <w:rStyle w:val="Strong"/>
          <w:rFonts w:ascii="Times New Roman" w:hAnsi="Times New Roman" w:cs="Times New Roman"/>
          <w:color w:val="000000" w:themeColor="text1"/>
          <w:sz w:val="24"/>
          <w:szCs w:val="24"/>
        </w:rPr>
        <w:t>Cari</w:t>
      </w:r>
      <w:r w:rsidRPr="00BC201E">
        <w:rPr>
          <w:rFonts w:ascii="Times New Roman" w:hAnsi="Times New Roman" w:cs="Times New Roman"/>
          <w:color w:val="000000" w:themeColor="text1"/>
          <w:sz w:val="24"/>
          <w:szCs w:val="24"/>
        </w:rPr>
        <w:t xml:space="preserve">. Sistem hanya menampilkan aspirasi dengan kategori tersebut. Tombol </w:t>
      </w:r>
      <w:r w:rsidRPr="00BC201E">
        <w:rPr>
          <w:rStyle w:val="Strong"/>
          <w:rFonts w:ascii="Times New Roman" w:hAnsi="Times New Roman" w:cs="Times New Roman"/>
          <w:color w:val="000000" w:themeColor="text1"/>
          <w:sz w:val="24"/>
          <w:szCs w:val="24"/>
        </w:rPr>
        <w:t>Reset</w:t>
      </w:r>
      <w:r w:rsidRPr="00BC201E">
        <w:rPr>
          <w:rFonts w:ascii="Times New Roman" w:hAnsi="Times New Roman" w:cs="Times New Roman"/>
          <w:color w:val="000000" w:themeColor="text1"/>
          <w:sz w:val="24"/>
          <w:szCs w:val="24"/>
        </w:rPr>
        <w:t xml:space="preserve"> digunakan untuk menghapus filter.</w:t>
      </w:r>
    </w:p>
    <w:p w14:paraId="3008272E" w14:textId="77777777" w:rsidR="0033303F" w:rsidRPr="00BC201E" w:rsidRDefault="0033303F" w:rsidP="00E74DB6">
      <w:pPr>
        <w:rPr>
          <w:rFonts w:ascii="Times New Roman" w:hAnsi="Times New Roman" w:cs="Times New Roman"/>
          <w:b/>
          <w:bCs/>
          <w:noProof/>
          <w:color w:val="000000" w:themeColor="text1"/>
          <w:sz w:val="24"/>
          <w:szCs w:val="24"/>
        </w:rPr>
      </w:pPr>
    </w:p>
    <w:p w14:paraId="30CB1964" w14:textId="77777777" w:rsidR="0033303F" w:rsidRPr="00BC201E" w:rsidRDefault="0033303F" w:rsidP="00E74DB6">
      <w:pPr>
        <w:rPr>
          <w:rFonts w:ascii="Times New Roman" w:hAnsi="Times New Roman" w:cs="Times New Roman"/>
          <w:b/>
          <w:bCs/>
          <w:noProof/>
          <w:color w:val="000000" w:themeColor="text1"/>
          <w:sz w:val="24"/>
          <w:szCs w:val="24"/>
        </w:rPr>
      </w:pPr>
    </w:p>
    <w:p w14:paraId="7CC8CED6" w14:textId="77777777" w:rsidR="0033303F" w:rsidRPr="00BC201E" w:rsidRDefault="0033303F" w:rsidP="00E74DB6">
      <w:pPr>
        <w:rPr>
          <w:rFonts w:ascii="Times New Roman" w:hAnsi="Times New Roman" w:cs="Times New Roman"/>
          <w:b/>
          <w:bCs/>
          <w:noProof/>
          <w:color w:val="000000" w:themeColor="text1"/>
          <w:sz w:val="24"/>
          <w:szCs w:val="24"/>
        </w:rPr>
      </w:pPr>
    </w:p>
    <w:p w14:paraId="1371E7B8" w14:textId="77777777" w:rsidR="0033303F" w:rsidRPr="00BC201E" w:rsidRDefault="0033303F" w:rsidP="00E74DB6">
      <w:pPr>
        <w:rPr>
          <w:rFonts w:ascii="Times New Roman" w:hAnsi="Times New Roman" w:cs="Times New Roman"/>
          <w:b/>
          <w:bCs/>
          <w:noProof/>
          <w:color w:val="000000" w:themeColor="text1"/>
          <w:sz w:val="24"/>
          <w:szCs w:val="24"/>
        </w:rPr>
      </w:pPr>
    </w:p>
    <w:p w14:paraId="2B9B9FFC" w14:textId="77777777" w:rsidR="0033303F" w:rsidRPr="00BC201E" w:rsidRDefault="0033303F" w:rsidP="00E74DB6">
      <w:pPr>
        <w:rPr>
          <w:rFonts w:ascii="Times New Roman" w:hAnsi="Times New Roman" w:cs="Times New Roman"/>
          <w:b/>
          <w:bCs/>
          <w:noProof/>
          <w:color w:val="000000" w:themeColor="text1"/>
          <w:sz w:val="24"/>
          <w:szCs w:val="24"/>
        </w:rPr>
      </w:pPr>
    </w:p>
    <w:p w14:paraId="3EB951AB" w14:textId="77777777" w:rsidR="0033303F" w:rsidRPr="00BC201E" w:rsidRDefault="0033303F" w:rsidP="00E74DB6">
      <w:pPr>
        <w:rPr>
          <w:rFonts w:ascii="Times New Roman" w:hAnsi="Times New Roman" w:cs="Times New Roman"/>
          <w:b/>
          <w:bCs/>
          <w:noProof/>
          <w:color w:val="000000" w:themeColor="text1"/>
          <w:sz w:val="24"/>
          <w:szCs w:val="24"/>
        </w:rPr>
      </w:pPr>
    </w:p>
    <w:p w14:paraId="2CDCA3A3" w14:textId="77777777" w:rsidR="0033303F" w:rsidRPr="00BC201E" w:rsidRDefault="0033303F" w:rsidP="00E74DB6">
      <w:pPr>
        <w:rPr>
          <w:rFonts w:ascii="Times New Roman" w:hAnsi="Times New Roman" w:cs="Times New Roman"/>
          <w:b/>
          <w:bCs/>
          <w:noProof/>
          <w:color w:val="000000" w:themeColor="text1"/>
          <w:sz w:val="24"/>
          <w:szCs w:val="24"/>
        </w:rPr>
      </w:pPr>
    </w:p>
    <w:p w14:paraId="37A5F411" w14:textId="77777777" w:rsidR="0033303F" w:rsidRPr="00BC201E" w:rsidRDefault="0033303F" w:rsidP="00E74DB6">
      <w:pPr>
        <w:rPr>
          <w:rFonts w:ascii="Times New Roman" w:hAnsi="Times New Roman" w:cs="Times New Roman"/>
          <w:b/>
          <w:bCs/>
          <w:noProof/>
          <w:color w:val="000000" w:themeColor="text1"/>
          <w:sz w:val="24"/>
          <w:szCs w:val="24"/>
        </w:rPr>
      </w:pPr>
    </w:p>
    <w:p w14:paraId="77491A84" w14:textId="77777777" w:rsidR="0033303F" w:rsidRPr="00BC201E" w:rsidRDefault="0033303F" w:rsidP="00E74DB6">
      <w:pPr>
        <w:rPr>
          <w:rFonts w:ascii="Times New Roman" w:hAnsi="Times New Roman" w:cs="Times New Roman"/>
          <w:b/>
          <w:bCs/>
          <w:noProof/>
          <w:color w:val="000000" w:themeColor="text1"/>
          <w:sz w:val="24"/>
          <w:szCs w:val="24"/>
        </w:rPr>
      </w:pPr>
    </w:p>
    <w:p w14:paraId="58827674" w14:textId="77777777" w:rsidR="0033303F" w:rsidRPr="00BC201E" w:rsidRDefault="0033303F" w:rsidP="00E74DB6">
      <w:pPr>
        <w:rPr>
          <w:rFonts w:ascii="Times New Roman" w:hAnsi="Times New Roman" w:cs="Times New Roman"/>
          <w:b/>
          <w:bCs/>
          <w:noProof/>
          <w:color w:val="000000" w:themeColor="text1"/>
          <w:sz w:val="24"/>
          <w:szCs w:val="24"/>
        </w:rPr>
      </w:pPr>
    </w:p>
    <w:p w14:paraId="4B1228A4" w14:textId="77777777" w:rsidR="0033303F" w:rsidRPr="00BC201E" w:rsidRDefault="0033303F" w:rsidP="00E74DB6">
      <w:pPr>
        <w:rPr>
          <w:rFonts w:ascii="Times New Roman" w:hAnsi="Times New Roman" w:cs="Times New Roman"/>
          <w:b/>
          <w:bCs/>
          <w:noProof/>
          <w:color w:val="000000" w:themeColor="text1"/>
          <w:sz w:val="24"/>
          <w:szCs w:val="24"/>
        </w:rPr>
      </w:pPr>
    </w:p>
    <w:p w14:paraId="36763E00" w14:textId="77777777" w:rsidR="0033303F" w:rsidRPr="00BC201E" w:rsidRDefault="0033303F" w:rsidP="00E74DB6">
      <w:pPr>
        <w:rPr>
          <w:rFonts w:ascii="Times New Roman" w:hAnsi="Times New Roman" w:cs="Times New Roman"/>
          <w:b/>
          <w:bCs/>
          <w:noProof/>
          <w:color w:val="000000" w:themeColor="text1"/>
          <w:sz w:val="24"/>
          <w:szCs w:val="24"/>
        </w:rPr>
      </w:pPr>
    </w:p>
    <w:p w14:paraId="27D5AAD7" w14:textId="77777777" w:rsidR="0033303F" w:rsidRPr="00BC201E" w:rsidRDefault="0033303F" w:rsidP="00E74DB6">
      <w:pPr>
        <w:rPr>
          <w:rFonts w:ascii="Times New Roman" w:hAnsi="Times New Roman" w:cs="Times New Roman"/>
          <w:b/>
          <w:bCs/>
          <w:noProof/>
          <w:color w:val="000000" w:themeColor="text1"/>
          <w:sz w:val="24"/>
          <w:szCs w:val="24"/>
        </w:rPr>
      </w:pPr>
    </w:p>
    <w:p w14:paraId="02C8A5B7" w14:textId="77777777" w:rsidR="0033303F" w:rsidRPr="00BC201E" w:rsidRDefault="0033303F" w:rsidP="00E74DB6">
      <w:pPr>
        <w:rPr>
          <w:rFonts w:ascii="Times New Roman" w:hAnsi="Times New Roman" w:cs="Times New Roman"/>
          <w:b/>
          <w:bCs/>
          <w:noProof/>
          <w:color w:val="000000" w:themeColor="text1"/>
          <w:sz w:val="24"/>
          <w:szCs w:val="24"/>
        </w:rPr>
      </w:pPr>
    </w:p>
    <w:p w14:paraId="5A93CED9" w14:textId="77777777" w:rsidR="0033303F" w:rsidRPr="00BC201E" w:rsidRDefault="0033303F" w:rsidP="00E74DB6">
      <w:pPr>
        <w:rPr>
          <w:rFonts w:ascii="Times New Roman" w:hAnsi="Times New Roman" w:cs="Times New Roman"/>
          <w:b/>
          <w:bCs/>
          <w:noProof/>
          <w:color w:val="000000" w:themeColor="text1"/>
          <w:sz w:val="24"/>
          <w:szCs w:val="24"/>
        </w:rPr>
      </w:pPr>
    </w:p>
    <w:p w14:paraId="28284018" w14:textId="77777777" w:rsidR="0033303F" w:rsidRPr="00BC201E" w:rsidRDefault="0033303F" w:rsidP="00E74DB6">
      <w:pPr>
        <w:rPr>
          <w:rFonts w:ascii="Times New Roman" w:hAnsi="Times New Roman" w:cs="Times New Roman"/>
          <w:b/>
          <w:bCs/>
          <w:noProof/>
          <w:color w:val="000000" w:themeColor="text1"/>
          <w:sz w:val="24"/>
          <w:szCs w:val="24"/>
        </w:rPr>
      </w:pPr>
    </w:p>
    <w:p w14:paraId="5E0A7ED4" w14:textId="77777777" w:rsidR="0033303F" w:rsidRPr="00BC201E" w:rsidRDefault="0033303F" w:rsidP="00E74DB6">
      <w:pPr>
        <w:rPr>
          <w:rFonts w:ascii="Times New Roman" w:hAnsi="Times New Roman" w:cs="Times New Roman"/>
          <w:b/>
          <w:bCs/>
          <w:noProof/>
          <w:color w:val="000000" w:themeColor="text1"/>
          <w:sz w:val="24"/>
          <w:szCs w:val="24"/>
        </w:rPr>
      </w:pPr>
    </w:p>
    <w:p w14:paraId="34950F24" w14:textId="77777777" w:rsidR="0033303F" w:rsidRPr="00BC201E" w:rsidRDefault="0033303F" w:rsidP="00E74DB6">
      <w:pPr>
        <w:rPr>
          <w:rFonts w:ascii="Times New Roman" w:hAnsi="Times New Roman" w:cs="Times New Roman"/>
          <w:b/>
          <w:bCs/>
          <w:noProof/>
          <w:color w:val="000000" w:themeColor="text1"/>
          <w:sz w:val="24"/>
          <w:szCs w:val="24"/>
        </w:rPr>
      </w:pPr>
    </w:p>
    <w:p w14:paraId="72CED466" w14:textId="77777777" w:rsidR="00BC201E" w:rsidRPr="00BC201E" w:rsidRDefault="0033303F" w:rsidP="00B748BF">
      <w:pPr>
        <w:keepNext/>
        <w:jc w:val="center"/>
        <w:rPr>
          <w:rFonts w:ascii="Times New Roman" w:hAnsi="Times New Roman" w:cs="Times New Roman"/>
          <w:color w:val="000000" w:themeColor="text1"/>
          <w:sz w:val="24"/>
          <w:szCs w:val="24"/>
        </w:rPr>
      </w:pPr>
      <w:r w:rsidRPr="00BC201E">
        <w:rPr>
          <w:rFonts w:ascii="Times New Roman" w:hAnsi="Times New Roman" w:cs="Times New Roman"/>
          <w:b/>
          <w:bCs/>
          <w:noProof/>
          <w:color w:val="000000" w:themeColor="text1"/>
          <w:sz w:val="24"/>
          <w:szCs w:val="24"/>
        </w:rPr>
        <w:drawing>
          <wp:inline distT="0" distB="0" distL="0" distR="0" wp14:anchorId="69D061FD" wp14:editId="0657B7F6">
            <wp:extent cx="5731510" cy="2672715"/>
            <wp:effectExtent l="0" t="0" r="254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Screenshot 2026-10-20 192905.png"/>
                    <pic:cNvPicPr/>
                  </pic:nvPicPr>
                  <pic:blipFill>
                    <a:blip r:embed="rId83">
                      <a:extLst>
                        <a:ext uri="{28A0092B-C50C-407E-A947-70E740481C1C}">
                          <a14:useLocalDpi xmlns:a14="http://schemas.microsoft.com/office/drawing/2010/main" val="0"/>
                        </a:ext>
                      </a:extLst>
                    </a:blip>
                    <a:stretch>
                      <a:fillRect/>
                    </a:stretch>
                  </pic:blipFill>
                  <pic:spPr>
                    <a:xfrm>
                      <a:off x="0" y="0"/>
                      <a:ext cx="5731510" cy="2672715"/>
                    </a:xfrm>
                    <a:prstGeom prst="rect">
                      <a:avLst/>
                    </a:prstGeom>
                  </pic:spPr>
                </pic:pic>
              </a:graphicData>
            </a:graphic>
          </wp:inline>
        </w:drawing>
      </w:r>
    </w:p>
    <w:p w14:paraId="542437AA" w14:textId="540DF2DE" w:rsidR="00651F59" w:rsidRPr="00BC201E" w:rsidRDefault="00BC201E" w:rsidP="00B748BF">
      <w:pPr>
        <w:pStyle w:val="Caption"/>
        <w:jc w:val="center"/>
        <w:rPr>
          <w:rFonts w:ascii="Times New Roman" w:hAnsi="Times New Roman" w:cs="Times New Roman"/>
          <w:color w:val="000000" w:themeColor="text1"/>
          <w:sz w:val="24"/>
          <w:szCs w:val="24"/>
        </w:rPr>
      </w:pPr>
      <w:bookmarkStart w:id="137" w:name="_Toc243681128"/>
      <w:r w:rsidRPr="00BC201E">
        <w:rPr>
          <w:rFonts w:ascii="Times New Roman" w:hAnsi="Times New Roman" w:cs="Times New Roman"/>
          <w:color w:val="000000" w:themeColor="text1"/>
          <w:sz w:val="24"/>
          <w:szCs w:val="24"/>
        </w:rPr>
        <w:t xml:space="preserve">Gambar 3. </w:t>
      </w:r>
      <w:r w:rsidRPr="00BC201E">
        <w:rPr>
          <w:rFonts w:ascii="Times New Roman" w:hAnsi="Times New Roman" w:cs="Times New Roman"/>
          <w:color w:val="000000" w:themeColor="text1"/>
          <w:sz w:val="24"/>
          <w:szCs w:val="24"/>
        </w:rPr>
        <w:fldChar w:fldCharType="begin"/>
      </w:r>
      <w:r w:rsidRPr="00BC201E">
        <w:rPr>
          <w:rFonts w:ascii="Times New Roman" w:hAnsi="Times New Roman" w:cs="Times New Roman"/>
          <w:color w:val="000000" w:themeColor="text1"/>
          <w:sz w:val="24"/>
          <w:szCs w:val="24"/>
        </w:rPr>
        <w:instrText xml:space="preserve"> SEQ Gambar_3. \* ARABIC </w:instrText>
      </w:r>
      <w:r w:rsidRPr="00BC201E">
        <w:rPr>
          <w:rFonts w:ascii="Times New Roman" w:hAnsi="Times New Roman" w:cs="Times New Roman"/>
          <w:color w:val="000000" w:themeColor="text1"/>
          <w:sz w:val="24"/>
          <w:szCs w:val="24"/>
        </w:rPr>
        <w:fldChar w:fldCharType="separate"/>
      </w:r>
      <w:r w:rsidRPr="00BC201E">
        <w:rPr>
          <w:rFonts w:ascii="Times New Roman" w:hAnsi="Times New Roman" w:cs="Times New Roman"/>
          <w:noProof/>
          <w:color w:val="000000" w:themeColor="text1"/>
          <w:sz w:val="24"/>
          <w:szCs w:val="24"/>
        </w:rPr>
        <w:t>28</w:t>
      </w:r>
      <w:r w:rsidRPr="00BC201E">
        <w:rPr>
          <w:rFonts w:ascii="Times New Roman" w:hAnsi="Times New Roman" w:cs="Times New Roman"/>
          <w:color w:val="000000" w:themeColor="text1"/>
          <w:sz w:val="24"/>
          <w:szCs w:val="24"/>
        </w:rPr>
        <w:fldChar w:fldCharType="end"/>
      </w:r>
      <w:r w:rsidRPr="00BC201E">
        <w:rPr>
          <w:rFonts w:ascii="Times New Roman" w:hAnsi="Times New Roman" w:cs="Times New Roman"/>
          <w:color w:val="000000" w:themeColor="text1"/>
          <w:sz w:val="24"/>
          <w:szCs w:val="24"/>
          <w:lang w:val="en-US"/>
        </w:rPr>
        <w:t xml:space="preserve"> Filter </w:t>
      </w:r>
      <w:proofErr w:type="spellStart"/>
      <w:r w:rsidRPr="00BC201E">
        <w:rPr>
          <w:rFonts w:ascii="Times New Roman" w:hAnsi="Times New Roman" w:cs="Times New Roman"/>
          <w:color w:val="000000" w:themeColor="text1"/>
          <w:sz w:val="24"/>
          <w:szCs w:val="24"/>
          <w:lang w:val="en-US"/>
        </w:rPr>
        <w:t>aspirasi</w:t>
      </w:r>
      <w:proofErr w:type="spellEnd"/>
      <w:r w:rsidRPr="00BC201E">
        <w:rPr>
          <w:rFonts w:ascii="Times New Roman" w:hAnsi="Times New Roman" w:cs="Times New Roman"/>
          <w:color w:val="000000" w:themeColor="text1"/>
          <w:sz w:val="24"/>
          <w:szCs w:val="24"/>
          <w:lang w:val="en-US"/>
        </w:rPr>
        <w:t xml:space="preserve"> </w:t>
      </w:r>
      <w:proofErr w:type="spellStart"/>
      <w:r w:rsidRPr="00BC201E">
        <w:rPr>
          <w:rFonts w:ascii="Times New Roman" w:hAnsi="Times New Roman" w:cs="Times New Roman"/>
          <w:color w:val="000000" w:themeColor="text1"/>
          <w:sz w:val="24"/>
          <w:szCs w:val="24"/>
          <w:lang w:val="en-US"/>
        </w:rPr>
        <w:t>berdasarkan</w:t>
      </w:r>
      <w:proofErr w:type="spellEnd"/>
      <w:r w:rsidRPr="00BC201E">
        <w:rPr>
          <w:rFonts w:ascii="Times New Roman" w:hAnsi="Times New Roman" w:cs="Times New Roman"/>
          <w:color w:val="000000" w:themeColor="text1"/>
          <w:sz w:val="24"/>
          <w:szCs w:val="24"/>
          <w:lang w:val="en-US"/>
        </w:rPr>
        <w:t xml:space="preserve"> </w:t>
      </w:r>
      <w:proofErr w:type="spellStart"/>
      <w:r w:rsidRPr="00BC201E">
        <w:rPr>
          <w:rFonts w:ascii="Times New Roman" w:hAnsi="Times New Roman" w:cs="Times New Roman"/>
          <w:color w:val="000000" w:themeColor="text1"/>
          <w:sz w:val="24"/>
          <w:szCs w:val="24"/>
          <w:lang w:val="en-US"/>
        </w:rPr>
        <w:t>siswa</w:t>
      </w:r>
      <w:bookmarkEnd w:id="137"/>
      <w:proofErr w:type="spellEnd"/>
    </w:p>
    <w:p w14:paraId="32681F7B" w14:textId="5206FF8C" w:rsidR="00651F59" w:rsidRPr="00BC201E" w:rsidRDefault="00651F59" w:rsidP="00651F59">
      <w:pPr>
        <w:rPr>
          <w:rFonts w:ascii="Times New Roman" w:hAnsi="Times New Roman" w:cs="Times New Roman"/>
          <w:color w:val="000000" w:themeColor="text1"/>
          <w:sz w:val="24"/>
          <w:szCs w:val="24"/>
          <w:lang w:val="en-US"/>
        </w:rPr>
      </w:pPr>
      <w:r w:rsidRPr="00BC201E">
        <w:rPr>
          <w:rFonts w:ascii="Times New Roman" w:hAnsi="Times New Roman" w:cs="Times New Roman"/>
          <w:color w:val="000000" w:themeColor="text1"/>
          <w:sz w:val="24"/>
          <w:szCs w:val="24"/>
        </w:rPr>
        <w:t xml:space="preserve">Admin memilih siswa pada filter (contoh: Mario Chiko) lalu menekan </w:t>
      </w:r>
      <w:r w:rsidRPr="00BC201E">
        <w:rPr>
          <w:rStyle w:val="Strong"/>
          <w:rFonts w:ascii="Times New Roman" w:hAnsi="Times New Roman" w:cs="Times New Roman"/>
          <w:color w:val="000000" w:themeColor="text1"/>
          <w:sz w:val="24"/>
          <w:szCs w:val="24"/>
        </w:rPr>
        <w:t>Cari</w:t>
      </w:r>
      <w:r w:rsidRPr="00BC201E">
        <w:rPr>
          <w:rFonts w:ascii="Times New Roman" w:hAnsi="Times New Roman" w:cs="Times New Roman"/>
          <w:color w:val="000000" w:themeColor="text1"/>
          <w:sz w:val="24"/>
          <w:szCs w:val="24"/>
        </w:rPr>
        <w:t>. Sistem hanya menampilkan aspirasi milik siswa tersebut. Filter ini dapat dikombinasikan dengan kata kunci, tanggal, dan kategori.</w:t>
      </w:r>
    </w:p>
    <w:p w14:paraId="35692CC0" w14:textId="77777777" w:rsidR="0033303F" w:rsidRPr="00BC201E" w:rsidRDefault="0033303F" w:rsidP="00E74DB6">
      <w:pPr>
        <w:rPr>
          <w:rFonts w:ascii="Times New Roman" w:hAnsi="Times New Roman" w:cs="Times New Roman"/>
          <w:b/>
          <w:bCs/>
          <w:noProof/>
          <w:color w:val="000000" w:themeColor="text1"/>
          <w:sz w:val="24"/>
          <w:szCs w:val="24"/>
        </w:rPr>
      </w:pPr>
    </w:p>
    <w:p w14:paraId="0C036E89" w14:textId="77777777" w:rsidR="0033303F" w:rsidRPr="00BC201E" w:rsidRDefault="0033303F" w:rsidP="00E74DB6">
      <w:pPr>
        <w:rPr>
          <w:rFonts w:ascii="Times New Roman" w:hAnsi="Times New Roman" w:cs="Times New Roman"/>
          <w:b/>
          <w:bCs/>
          <w:noProof/>
          <w:color w:val="000000" w:themeColor="text1"/>
          <w:sz w:val="24"/>
          <w:szCs w:val="24"/>
        </w:rPr>
      </w:pPr>
    </w:p>
    <w:p w14:paraId="6FF436FC" w14:textId="77777777" w:rsidR="0033303F" w:rsidRPr="00BC201E" w:rsidRDefault="0033303F" w:rsidP="00E74DB6">
      <w:pPr>
        <w:rPr>
          <w:rFonts w:ascii="Times New Roman" w:hAnsi="Times New Roman" w:cs="Times New Roman"/>
          <w:b/>
          <w:bCs/>
          <w:noProof/>
          <w:color w:val="000000" w:themeColor="text1"/>
          <w:sz w:val="24"/>
          <w:szCs w:val="24"/>
        </w:rPr>
      </w:pPr>
    </w:p>
    <w:p w14:paraId="7FBBF06D" w14:textId="77777777" w:rsidR="0033303F" w:rsidRPr="00BC201E" w:rsidRDefault="0033303F" w:rsidP="00E74DB6">
      <w:pPr>
        <w:rPr>
          <w:rFonts w:ascii="Times New Roman" w:hAnsi="Times New Roman" w:cs="Times New Roman"/>
          <w:b/>
          <w:bCs/>
          <w:noProof/>
          <w:color w:val="000000" w:themeColor="text1"/>
          <w:sz w:val="24"/>
          <w:szCs w:val="24"/>
        </w:rPr>
      </w:pPr>
    </w:p>
    <w:p w14:paraId="6C55E297" w14:textId="77777777" w:rsidR="0033303F" w:rsidRPr="00BC201E" w:rsidRDefault="0033303F" w:rsidP="00E74DB6">
      <w:pPr>
        <w:rPr>
          <w:rFonts w:ascii="Times New Roman" w:hAnsi="Times New Roman" w:cs="Times New Roman"/>
          <w:b/>
          <w:bCs/>
          <w:noProof/>
          <w:color w:val="000000" w:themeColor="text1"/>
          <w:sz w:val="24"/>
          <w:szCs w:val="24"/>
        </w:rPr>
      </w:pPr>
    </w:p>
    <w:p w14:paraId="553AAB43" w14:textId="77777777" w:rsidR="0033303F" w:rsidRPr="00BC201E" w:rsidRDefault="0033303F" w:rsidP="00E74DB6">
      <w:pPr>
        <w:rPr>
          <w:rFonts w:ascii="Times New Roman" w:hAnsi="Times New Roman" w:cs="Times New Roman"/>
          <w:b/>
          <w:bCs/>
          <w:noProof/>
          <w:color w:val="000000" w:themeColor="text1"/>
          <w:sz w:val="24"/>
          <w:szCs w:val="24"/>
        </w:rPr>
      </w:pPr>
    </w:p>
    <w:p w14:paraId="2B51CD71" w14:textId="77777777" w:rsidR="0033303F" w:rsidRPr="00BC201E" w:rsidRDefault="0033303F" w:rsidP="00E74DB6">
      <w:pPr>
        <w:rPr>
          <w:rFonts w:ascii="Times New Roman" w:hAnsi="Times New Roman" w:cs="Times New Roman"/>
          <w:b/>
          <w:bCs/>
          <w:noProof/>
          <w:color w:val="000000" w:themeColor="text1"/>
          <w:sz w:val="24"/>
          <w:szCs w:val="24"/>
        </w:rPr>
      </w:pPr>
    </w:p>
    <w:p w14:paraId="38219D95" w14:textId="77777777" w:rsidR="0033303F" w:rsidRPr="00BC201E" w:rsidRDefault="0033303F" w:rsidP="00E74DB6">
      <w:pPr>
        <w:rPr>
          <w:rFonts w:ascii="Times New Roman" w:hAnsi="Times New Roman" w:cs="Times New Roman"/>
          <w:b/>
          <w:bCs/>
          <w:noProof/>
          <w:color w:val="000000" w:themeColor="text1"/>
          <w:sz w:val="24"/>
          <w:szCs w:val="24"/>
        </w:rPr>
      </w:pPr>
    </w:p>
    <w:p w14:paraId="35BB1C5A" w14:textId="77777777" w:rsidR="0033303F" w:rsidRPr="00BC201E" w:rsidRDefault="0033303F" w:rsidP="00E74DB6">
      <w:pPr>
        <w:rPr>
          <w:rFonts w:ascii="Times New Roman" w:hAnsi="Times New Roman" w:cs="Times New Roman"/>
          <w:b/>
          <w:bCs/>
          <w:noProof/>
          <w:color w:val="000000" w:themeColor="text1"/>
          <w:sz w:val="24"/>
          <w:szCs w:val="24"/>
        </w:rPr>
      </w:pPr>
    </w:p>
    <w:p w14:paraId="14DA8A22" w14:textId="77777777" w:rsidR="0033303F" w:rsidRPr="00BC201E" w:rsidRDefault="0033303F" w:rsidP="00E74DB6">
      <w:pPr>
        <w:rPr>
          <w:rFonts w:ascii="Times New Roman" w:hAnsi="Times New Roman" w:cs="Times New Roman"/>
          <w:b/>
          <w:bCs/>
          <w:noProof/>
          <w:color w:val="000000" w:themeColor="text1"/>
          <w:sz w:val="24"/>
          <w:szCs w:val="24"/>
        </w:rPr>
      </w:pPr>
    </w:p>
    <w:p w14:paraId="43B35EE0" w14:textId="77777777" w:rsidR="0033303F" w:rsidRPr="00BC201E" w:rsidRDefault="0033303F" w:rsidP="00E74DB6">
      <w:pPr>
        <w:rPr>
          <w:rFonts w:ascii="Times New Roman" w:hAnsi="Times New Roman" w:cs="Times New Roman"/>
          <w:b/>
          <w:bCs/>
          <w:noProof/>
          <w:color w:val="000000" w:themeColor="text1"/>
          <w:sz w:val="24"/>
          <w:szCs w:val="24"/>
        </w:rPr>
      </w:pPr>
    </w:p>
    <w:p w14:paraId="15313B1A" w14:textId="77777777" w:rsidR="0033303F" w:rsidRPr="00BC201E" w:rsidRDefault="0033303F" w:rsidP="00E74DB6">
      <w:pPr>
        <w:rPr>
          <w:rFonts w:ascii="Times New Roman" w:hAnsi="Times New Roman" w:cs="Times New Roman"/>
          <w:b/>
          <w:bCs/>
          <w:noProof/>
          <w:color w:val="000000" w:themeColor="text1"/>
          <w:sz w:val="24"/>
          <w:szCs w:val="24"/>
        </w:rPr>
      </w:pPr>
    </w:p>
    <w:p w14:paraId="6C02CC1B" w14:textId="77777777" w:rsidR="0033303F" w:rsidRPr="00BC201E" w:rsidRDefault="0033303F" w:rsidP="00E74DB6">
      <w:pPr>
        <w:rPr>
          <w:rFonts w:ascii="Times New Roman" w:hAnsi="Times New Roman" w:cs="Times New Roman"/>
          <w:b/>
          <w:bCs/>
          <w:noProof/>
          <w:color w:val="000000" w:themeColor="text1"/>
          <w:sz w:val="24"/>
          <w:szCs w:val="24"/>
        </w:rPr>
      </w:pPr>
    </w:p>
    <w:p w14:paraId="0822EBE1" w14:textId="77777777" w:rsidR="0033303F" w:rsidRPr="00BC201E" w:rsidRDefault="0033303F" w:rsidP="00E74DB6">
      <w:pPr>
        <w:rPr>
          <w:rFonts w:ascii="Times New Roman" w:hAnsi="Times New Roman" w:cs="Times New Roman"/>
          <w:b/>
          <w:bCs/>
          <w:noProof/>
          <w:color w:val="000000" w:themeColor="text1"/>
          <w:sz w:val="24"/>
          <w:szCs w:val="24"/>
        </w:rPr>
      </w:pPr>
    </w:p>
    <w:p w14:paraId="5E7594E2" w14:textId="77777777" w:rsidR="0033303F" w:rsidRPr="00BC201E" w:rsidRDefault="0033303F" w:rsidP="00E74DB6">
      <w:pPr>
        <w:rPr>
          <w:rFonts w:ascii="Times New Roman" w:hAnsi="Times New Roman" w:cs="Times New Roman"/>
          <w:b/>
          <w:bCs/>
          <w:noProof/>
          <w:color w:val="000000" w:themeColor="text1"/>
          <w:sz w:val="24"/>
          <w:szCs w:val="24"/>
        </w:rPr>
      </w:pPr>
    </w:p>
    <w:p w14:paraId="52C8519B" w14:textId="77777777" w:rsidR="0033303F" w:rsidRPr="00BC201E" w:rsidRDefault="0033303F" w:rsidP="00E74DB6">
      <w:pPr>
        <w:rPr>
          <w:rFonts w:ascii="Times New Roman" w:hAnsi="Times New Roman" w:cs="Times New Roman"/>
          <w:b/>
          <w:bCs/>
          <w:noProof/>
          <w:color w:val="000000" w:themeColor="text1"/>
          <w:sz w:val="24"/>
          <w:szCs w:val="24"/>
        </w:rPr>
      </w:pPr>
    </w:p>
    <w:p w14:paraId="68B8812A" w14:textId="77777777" w:rsidR="00BC201E" w:rsidRPr="00BC201E" w:rsidRDefault="0033303F" w:rsidP="00B748BF">
      <w:pPr>
        <w:keepNext/>
        <w:jc w:val="center"/>
        <w:rPr>
          <w:rFonts w:ascii="Times New Roman" w:hAnsi="Times New Roman" w:cs="Times New Roman"/>
          <w:color w:val="000000" w:themeColor="text1"/>
          <w:sz w:val="24"/>
          <w:szCs w:val="24"/>
        </w:rPr>
      </w:pPr>
      <w:r w:rsidRPr="00BC201E">
        <w:rPr>
          <w:rFonts w:ascii="Times New Roman" w:hAnsi="Times New Roman" w:cs="Times New Roman"/>
          <w:b/>
          <w:bCs/>
          <w:noProof/>
          <w:color w:val="000000" w:themeColor="text1"/>
          <w:sz w:val="24"/>
          <w:szCs w:val="24"/>
        </w:rPr>
        <w:drawing>
          <wp:inline distT="0" distB="0" distL="0" distR="0" wp14:anchorId="6DB60C4B" wp14:editId="1D37B2C4">
            <wp:extent cx="5731510" cy="2739390"/>
            <wp:effectExtent l="0" t="0" r="2540" b="381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Screenshot 2026-10-20 192936.png"/>
                    <pic:cNvPicPr/>
                  </pic:nvPicPr>
                  <pic:blipFill>
                    <a:blip r:embed="rId84">
                      <a:extLst>
                        <a:ext uri="{28A0092B-C50C-407E-A947-70E740481C1C}">
                          <a14:useLocalDpi xmlns:a14="http://schemas.microsoft.com/office/drawing/2010/main" val="0"/>
                        </a:ext>
                      </a:extLst>
                    </a:blip>
                    <a:stretch>
                      <a:fillRect/>
                    </a:stretch>
                  </pic:blipFill>
                  <pic:spPr>
                    <a:xfrm>
                      <a:off x="0" y="0"/>
                      <a:ext cx="5731510" cy="2739390"/>
                    </a:xfrm>
                    <a:prstGeom prst="rect">
                      <a:avLst/>
                    </a:prstGeom>
                  </pic:spPr>
                </pic:pic>
              </a:graphicData>
            </a:graphic>
          </wp:inline>
        </w:drawing>
      </w:r>
    </w:p>
    <w:p w14:paraId="23D00543" w14:textId="00F442FD" w:rsidR="0033303F" w:rsidRPr="00BC201E" w:rsidRDefault="00BC201E" w:rsidP="00B748BF">
      <w:pPr>
        <w:pStyle w:val="Caption"/>
        <w:jc w:val="center"/>
        <w:rPr>
          <w:rFonts w:ascii="Times New Roman" w:hAnsi="Times New Roman" w:cs="Times New Roman"/>
          <w:color w:val="000000" w:themeColor="text1"/>
          <w:sz w:val="24"/>
          <w:szCs w:val="24"/>
        </w:rPr>
      </w:pPr>
      <w:bookmarkStart w:id="138" w:name="_Toc243681129"/>
      <w:r w:rsidRPr="00BC201E">
        <w:rPr>
          <w:rFonts w:ascii="Times New Roman" w:hAnsi="Times New Roman" w:cs="Times New Roman"/>
          <w:color w:val="000000" w:themeColor="text1"/>
          <w:sz w:val="24"/>
          <w:szCs w:val="24"/>
        </w:rPr>
        <w:t xml:space="preserve">Gambar 3. </w:t>
      </w:r>
      <w:r w:rsidRPr="00BC201E">
        <w:rPr>
          <w:rFonts w:ascii="Times New Roman" w:hAnsi="Times New Roman" w:cs="Times New Roman"/>
          <w:color w:val="000000" w:themeColor="text1"/>
          <w:sz w:val="24"/>
          <w:szCs w:val="24"/>
        </w:rPr>
        <w:fldChar w:fldCharType="begin"/>
      </w:r>
      <w:r w:rsidRPr="00BC201E">
        <w:rPr>
          <w:rFonts w:ascii="Times New Roman" w:hAnsi="Times New Roman" w:cs="Times New Roman"/>
          <w:color w:val="000000" w:themeColor="text1"/>
          <w:sz w:val="24"/>
          <w:szCs w:val="24"/>
        </w:rPr>
        <w:instrText xml:space="preserve"> SEQ Gambar_3. \* ARABIC </w:instrText>
      </w:r>
      <w:r w:rsidRPr="00BC201E">
        <w:rPr>
          <w:rFonts w:ascii="Times New Roman" w:hAnsi="Times New Roman" w:cs="Times New Roman"/>
          <w:color w:val="000000" w:themeColor="text1"/>
          <w:sz w:val="24"/>
          <w:szCs w:val="24"/>
        </w:rPr>
        <w:fldChar w:fldCharType="separate"/>
      </w:r>
      <w:r w:rsidRPr="00BC201E">
        <w:rPr>
          <w:rFonts w:ascii="Times New Roman" w:hAnsi="Times New Roman" w:cs="Times New Roman"/>
          <w:noProof/>
          <w:color w:val="000000" w:themeColor="text1"/>
          <w:sz w:val="24"/>
          <w:szCs w:val="24"/>
        </w:rPr>
        <w:t>29</w:t>
      </w:r>
      <w:r w:rsidRPr="00BC201E">
        <w:rPr>
          <w:rFonts w:ascii="Times New Roman" w:hAnsi="Times New Roman" w:cs="Times New Roman"/>
          <w:color w:val="000000" w:themeColor="text1"/>
          <w:sz w:val="24"/>
          <w:szCs w:val="24"/>
        </w:rPr>
        <w:fldChar w:fldCharType="end"/>
      </w:r>
      <w:r w:rsidRPr="00BC201E">
        <w:rPr>
          <w:rFonts w:ascii="Times New Roman" w:hAnsi="Times New Roman" w:cs="Times New Roman"/>
          <w:color w:val="000000" w:themeColor="text1"/>
          <w:sz w:val="24"/>
          <w:szCs w:val="24"/>
          <w:lang w:val="en-US"/>
        </w:rPr>
        <w:t xml:space="preserve"> Filter </w:t>
      </w:r>
      <w:proofErr w:type="spellStart"/>
      <w:r w:rsidRPr="00BC201E">
        <w:rPr>
          <w:rFonts w:ascii="Times New Roman" w:hAnsi="Times New Roman" w:cs="Times New Roman"/>
          <w:color w:val="000000" w:themeColor="text1"/>
          <w:sz w:val="24"/>
          <w:szCs w:val="24"/>
          <w:lang w:val="en-US"/>
        </w:rPr>
        <w:t>aspirasi</w:t>
      </w:r>
      <w:proofErr w:type="spellEnd"/>
      <w:r w:rsidRPr="00BC201E">
        <w:rPr>
          <w:rFonts w:ascii="Times New Roman" w:hAnsi="Times New Roman" w:cs="Times New Roman"/>
          <w:color w:val="000000" w:themeColor="text1"/>
          <w:sz w:val="24"/>
          <w:szCs w:val="24"/>
          <w:lang w:val="en-US"/>
        </w:rPr>
        <w:t xml:space="preserve"> </w:t>
      </w:r>
      <w:proofErr w:type="spellStart"/>
      <w:r w:rsidRPr="00BC201E">
        <w:rPr>
          <w:rFonts w:ascii="Times New Roman" w:hAnsi="Times New Roman" w:cs="Times New Roman"/>
          <w:color w:val="000000" w:themeColor="text1"/>
          <w:sz w:val="24"/>
          <w:szCs w:val="24"/>
          <w:lang w:val="en-US"/>
        </w:rPr>
        <w:t>berdasarkan</w:t>
      </w:r>
      <w:proofErr w:type="spellEnd"/>
      <w:r w:rsidRPr="00BC201E">
        <w:rPr>
          <w:rFonts w:ascii="Times New Roman" w:hAnsi="Times New Roman" w:cs="Times New Roman"/>
          <w:color w:val="000000" w:themeColor="text1"/>
          <w:sz w:val="24"/>
          <w:szCs w:val="24"/>
          <w:lang w:val="en-US"/>
        </w:rPr>
        <w:t xml:space="preserve"> </w:t>
      </w:r>
      <w:proofErr w:type="spellStart"/>
      <w:r w:rsidRPr="00BC201E">
        <w:rPr>
          <w:rFonts w:ascii="Times New Roman" w:hAnsi="Times New Roman" w:cs="Times New Roman"/>
          <w:color w:val="000000" w:themeColor="text1"/>
          <w:sz w:val="24"/>
          <w:szCs w:val="24"/>
          <w:lang w:val="en-US"/>
        </w:rPr>
        <w:t>bulan</w:t>
      </w:r>
      <w:bookmarkEnd w:id="138"/>
      <w:proofErr w:type="spellEnd"/>
    </w:p>
    <w:p w14:paraId="35BA882D" w14:textId="6D2A78E2" w:rsidR="00BC201E" w:rsidRPr="00BC201E" w:rsidRDefault="00BC201E" w:rsidP="00BC201E">
      <w:pPr>
        <w:rPr>
          <w:rFonts w:ascii="Times New Roman" w:hAnsi="Times New Roman" w:cs="Times New Roman"/>
          <w:color w:val="000000" w:themeColor="text1"/>
          <w:sz w:val="24"/>
          <w:szCs w:val="24"/>
        </w:rPr>
      </w:pPr>
      <w:r w:rsidRPr="00BC201E">
        <w:rPr>
          <w:rFonts w:ascii="Times New Roman" w:hAnsi="Times New Roman" w:cs="Times New Roman"/>
          <w:color w:val="000000" w:themeColor="text1"/>
          <w:sz w:val="24"/>
          <w:szCs w:val="24"/>
        </w:rPr>
        <w:t xml:space="preserve">Admin memilih bulan pada kolom filter bulan (contoh: September 2026) lalu menekan </w:t>
      </w:r>
      <w:r w:rsidRPr="00BC201E">
        <w:rPr>
          <w:rStyle w:val="Strong"/>
          <w:rFonts w:ascii="Times New Roman" w:hAnsi="Times New Roman" w:cs="Times New Roman"/>
          <w:color w:val="000000" w:themeColor="text1"/>
          <w:sz w:val="24"/>
          <w:szCs w:val="24"/>
        </w:rPr>
        <w:t>Cari</w:t>
      </w:r>
      <w:r w:rsidRPr="00BC201E">
        <w:rPr>
          <w:rFonts w:ascii="Times New Roman" w:hAnsi="Times New Roman" w:cs="Times New Roman"/>
          <w:color w:val="000000" w:themeColor="text1"/>
          <w:sz w:val="24"/>
          <w:szCs w:val="24"/>
        </w:rPr>
        <w:t>. Sistem menampilkan aspirasi yang dikirim pada bulan tersebut saja, sehingga aspirasi dari bulan lain tidak ikut tampil.</w:t>
      </w:r>
    </w:p>
    <w:p w14:paraId="450AD9D7" w14:textId="77777777" w:rsidR="0033303F" w:rsidRPr="00BC201E" w:rsidRDefault="0033303F" w:rsidP="00E74DB6">
      <w:pPr>
        <w:rPr>
          <w:rFonts w:ascii="Times New Roman" w:hAnsi="Times New Roman" w:cs="Times New Roman"/>
          <w:b/>
          <w:bCs/>
          <w:noProof/>
          <w:color w:val="000000" w:themeColor="text1"/>
          <w:sz w:val="24"/>
          <w:szCs w:val="24"/>
        </w:rPr>
      </w:pPr>
    </w:p>
    <w:p w14:paraId="49FDA184" w14:textId="77777777" w:rsidR="0033303F" w:rsidRPr="00BC201E" w:rsidRDefault="0033303F" w:rsidP="00E74DB6">
      <w:pPr>
        <w:rPr>
          <w:rFonts w:ascii="Times New Roman" w:hAnsi="Times New Roman" w:cs="Times New Roman"/>
          <w:b/>
          <w:bCs/>
          <w:noProof/>
          <w:color w:val="000000" w:themeColor="text1"/>
          <w:sz w:val="24"/>
          <w:szCs w:val="24"/>
        </w:rPr>
      </w:pPr>
    </w:p>
    <w:p w14:paraId="4678D192" w14:textId="77777777" w:rsidR="0033303F" w:rsidRPr="00BC201E" w:rsidRDefault="0033303F" w:rsidP="00E74DB6">
      <w:pPr>
        <w:rPr>
          <w:rFonts w:ascii="Times New Roman" w:hAnsi="Times New Roman" w:cs="Times New Roman"/>
          <w:b/>
          <w:bCs/>
          <w:noProof/>
          <w:color w:val="000000" w:themeColor="text1"/>
          <w:sz w:val="24"/>
          <w:szCs w:val="24"/>
        </w:rPr>
      </w:pPr>
    </w:p>
    <w:p w14:paraId="1582A98D" w14:textId="77777777" w:rsidR="0033303F" w:rsidRPr="00BC201E" w:rsidRDefault="0033303F" w:rsidP="00E74DB6">
      <w:pPr>
        <w:rPr>
          <w:rFonts w:ascii="Times New Roman" w:hAnsi="Times New Roman" w:cs="Times New Roman"/>
          <w:b/>
          <w:bCs/>
          <w:noProof/>
          <w:color w:val="000000" w:themeColor="text1"/>
          <w:sz w:val="24"/>
          <w:szCs w:val="24"/>
        </w:rPr>
      </w:pPr>
    </w:p>
    <w:p w14:paraId="6D119C06" w14:textId="77777777" w:rsidR="0033303F" w:rsidRPr="00BC201E" w:rsidRDefault="0033303F" w:rsidP="00E74DB6">
      <w:pPr>
        <w:rPr>
          <w:rFonts w:ascii="Times New Roman" w:hAnsi="Times New Roman" w:cs="Times New Roman"/>
          <w:b/>
          <w:bCs/>
          <w:noProof/>
          <w:color w:val="000000" w:themeColor="text1"/>
          <w:sz w:val="24"/>
          <w:szCs w:val="24"/>
        </w:rPr>
      </w:pPr>
    </w:p>
    <w:p w14:paraId="05D89086" w14:textId="77777777" w:rsidR="0033303F" w:rsidRPr="00BC201E" w:rsidRDefault="0033303F" w:rsidP="00E74DB6">
      <w:pPr>
        <w:rPr>
          <w:rFonts w:ascii="Times New Roman" w:hAnsi="Times New Roman" w:cs="Times New Roman"/>
          <w:b/>
          <w:bCs/>
          <w:noProof/>
          <w:color w:val="000000" w:themeColor="text1"/>
          <w:sz w:val="24"/>
          <w:szCs w:val="24"/>
        </w:rPr>
      </w:pPr>
    </w:p>
    <w:p w14:paraId="3FB3894B" w14:textId="77777777" w:rsidR="0033303F" w:rsidRPr="00BC201E" w:rsidRDefault="0033303F" w:rsidP="00E74DB6">
      <w:pPr>
        <w:rPr>
          <w:rFonts w:ascii="Times New Roman" w:hAnsi="Times New Roman" w:cs="Times New Roman"/>
          <w:b/>
          <w:bCs/>
          <w:noProof/>
          <w:color w:val="000000" w:themeColor="text1"/>
          <w:sz w:val="24"/>
          <w:szCs w:val="24"/>
        </w:rPr>
      </w:pPr>
    </w:p>
    <w:p w14:paraId="4F24D4D8" w14:textId="77777777" w:rsidR="0033303F" w:rsidRPr="00BC201E" w:rsidRDefault="0033303F" w:rsidP="00E74DB6">
      <w:pPr>
        <w:rPr>
          <w:rFonts w:ascii="Times New Roman" w:hAnsi="Times New Roman" w:cs="Times New Roman"/>
          <w:b/>
          <w:bCs/>
          <w:noProof/>
          <w:color w:val="000000" w:themeColor="text1"/>
          <w:sz w:val="24"/>
          <w:szCs w:val="24"/>
        </w:rPr>
      </w:pPr>
    </w:p>
    <w:p w14:paraId="2F8128AD" w14:textId="77777777" w:rsidR="0033303F" w:rsidRPr="00BC201E" w:rsidRDefault="0033303F" w:rsidP="00E74DB6">
      <w:pPr>
        <w:rPr>
          <w:rFonts w:ascii="Times New Roman" w:hAnsi="Times New Roman" w:cs="Times New Roman"/>
          <w:b/>
          <w:bCs/>
          <w:noProof/>
          <w:color w:val="000000" w:themeColor="text1"/>
          <w:sz w:val="24"/>
          <w:szCs w:val="24"/>
        </w:rPr>
      </w:pPr>
    </w:p>
    <w:p w14:paraId="37B9F14F" w14:textId="77777777" w:rsidR="0033303F" w:rsidRPr="00BC201E" w:rsidRDefault="0033303F" w:rsidP="00E74DB6">
      <w:pPr>
        <w:rPr>
          <w:rFonts w:ascii="Times New Roman" w:hAnsi="Times New Roman" w:cs="Times New Roman"/>
          <w:b/>
          <w:bCs/>
          <w:noProof/>
          <w:color w:val="000000" w:themeColor="text1"/>
          <w:sz w:val="24"/>
          <w:szCs w:val="24"/>
        </w:rPr>
      </w:pPr>
    </w:p>
    <w:p w14:paraId="7466C5D4" w14:textId="77777777" w:rsidR="0033303F" w:rsidRPr="00BC201E" w:rsidRDefault="0033303F" w:rsidP="00E74DB6">
      <w:pPr>
        <w:rPr>
          <w:rFonts w:ascii="Times New Roman" w:hAnsi="Times New Roman" w:cs="Times New Roman"/>
          <w:b/>
          <w:bCs/>
          <w:noProof/>
          <w:color w:val="000000" w:themeColor="text1"/>
          <w:sz w:val="24"/>
          <w:szCs w:val="24"/>
        </w:rPr>
      </w:pPr>
    </w:p>
    <w:p w14:paraId="5BF553E7" w14:textId="77777777" w:rsidR="0033303F" w:rsidRPr="00BC201E" w:rsidRDefault="0033303F" w:rsidP="00E74DB6">
      <w:pPr>
        <w:rPr>
          <w:rFonts w:ascii="Times New Roman" w:hAnsi="Times New Roman" w:cs="Times New Roman"/>
          <w:b/>
          <w:bCs/>
          <w:noProof/>
          <w:color w:val="000000" w:themeColor="text1"/>
          <w:sz w:val="24"/>
          <w:szCs w:val="24"/>
        </w:rPr>
      </w:pPr>
    </w:p>
    <w:p w14:paraId="496402B4" w14:textId="77777777" w:rsidR="0033303F" w:rsidRPr="00BC201E" w:rsidRDefault="0033303F" w:rsidP="00E74DB6">
      <w:pPr>
        <w:rPr>
          <w:rFonts w:ascii="Times New Roman" w:hAnsi="Times New Roman" w:cs="Times New Roman"/>
          <w:b/>
          <w:bCs/>
          <w:noProof/>
          <w:color w:val="000000" w:themeColor="text1"/>
          <w:sz w:val="24"/>
          <w:szCs w:val="24"/>
        </w:rPr>
      </w:pPr>
    </w:p>
    <w:p w14:paraId="562C531A" w14:textId="77777777" w:rsidR="0033303F" w:rsidRPr="00BC201E" w:rsidRDefault="0033303F" w:rsidP="00E74DB6">
      <w:pPr>
        <w:rPr>
          <w:rFonts w:ascii="Times New Roman" w:hAnsi="Times New Roman" w:cs="Times New Roman"/>
          <w:b/>
          <w:bCs/>
          <w:noProof/>
          <w:color w:val="000000" w:themeColor="text1"/>
          <w:sz w:val="24"/>
          <w:szCs w:val="24"/>
        </w:rPr>
      </w:pPr>
    </w:p>
    <w:p w14:paraId="225AE1F0" w14:textId="77777777" w:rsidR="00BC201E" w:rsidRPr="00BC201E" w:rsidRDefault="0033303F" w:rsidP="00B748BF">
      <w:pPr>
        <w:keepNext/>
        <w:jc w:val="center"/>
        <w:rPr>
          <w:rFonts w:ascii="Times New Roman" w:hAnsi="Times New Roman" w:cs="Times New Roman"/>
          <w:color w:val="000000" w:themeColor="text1"/>
          <w:sz w:val="24"/>
          <w:szCs w:val="24"/>
        </w:rPr>
      </w:pPr>
      <w:r w:rsidRPr="00BC201E">
        <w:rPr>
          <w:rFonts w:ascii="Times New Roman" w:hAnsi="Times New Roman" w:cs="Times New Roman"/>
          <w:b/>
          <w:bCs/>
          <w:noProof/>
          <w:color w:val="000000" w:themeColor="text1"/>
          <w:sz w:val="24"/>
          <w:szCs w:val="24"/>
        </w:rPr>
        <w:drawing>
          <wp:inline distT="0" distB="0" distL="0" distR="0" wp14:anchorId="25CEECA8" wp14:editId="154030E3">
            <wp:extent cx="5731510" cy="2695575"/>
            <wp:effectExtent l="0" t="0" r="2540" b="952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Screenshot 2026-10-20 193020.png"/>
                    <pic:cNvPicPr/>
                  </pic:nvPicPr>
                  <pic:blipFill>
                    <a:blip r:embed="rId85">
                      <a:extLst>
                        <a:ext uri="{28A0092B-C50C-407E-A947-70E740481C1C}">
                          <a14:useLocalDpi xmlns:a14="http://schemas.microsoft.com/office/drawing/2010/main" val="0"/>
                        </a:ext>
                      </a:extLst>
                    </a:blip>
                    <a:stretch>
                      <a:fillRect/>
                    </a:stretch>
                  </pic:blipFill>
                  <pic:spPr>
                    <a:xfrm>
                      <a:off x="0" y="0"/>
                      <a:ext cx="5731510" cy="2695575"/>
                    </a:xfrm>
                    <a:prstGeom prst="rect">
                      <a:avLst/>
                    </a:prstGeom>
                  </pic:spPr>
                </pic:pic>
              </a:graphicData>
            </a:graphic>
          </wp:inline>
        </w:drawing>
      </w:r>
    </w:p>
    <w:p w14:paraId="740FAB01" w14:textId="5CF44DBC" w:rsidR="00651F59" w:rsidRPr="00BC201E" w:rsidRDefault="00BC201E" w:rsidP="00B748BF">
      <w:pPr>
        <w:pStyle w:val="Caption"/>
        <w:jc w:val="center"/>
        <w:rPr>
          <w:rFonts w:ascii="Times New Roman" w:hAnsi="Times New Roman" w:cs="Times New Roman"/>
          <w:color w:val="000000" w:themeColor="text1"/>
          <w:sz w:val="24"/>
          <w:szCs w:val="24"/>
        </w:rPr>
      </w:pPr>
      <w:bookmarkStart w:id="139" w:name="_Toc243681130"/>
      <w:r w:rsidRPr="00BC201E">
        <w:rPr>
          <w:rFonts w:ascii="Times New Roman" w:hAnsi="Times New Roman" w:cs="Times New Roman"/>
          <w:color w:val="000000" w:themeColor="text1"/>
          <w:sz w:val="24"/>
          <w:szCs w:val="24"/>
        </w:rPr>
        <w:t xml:space="preserve">Gambar 3. </w:t>
      </w:r>
      <w:r w:rsidRPr="00BC201E">
        <w:rPr>
          <w:rFonts w:ascii="Times New Roman" w:hAnsi="Times New Roman" w:cs="Times New Roman"/>
          <w:color w:val="000000" w:themeColor="text1"/>
          <w:sz w:val="24"/>
          <w:szCs w:val="24"/>
        </w:rPr>
        <w:fldChar w:fldCharType="begin"/>
      </w:r>
      <w:r w:rsidRPr="00BC201E">
        <w:rPr>
          <w:rFonts w:ascii="Times New Roman" w:hAnsi="Times New Roman" w:cs="Times New Roman"/>
          <w:color w:val="000000" w:themeColor="text1"/>
          <w:sz w:val="24"/>
          <w:szCs w:val="24"/>
        </w:rPr>
        <w:instrText xml:space="preserve"> SEQ Gambar_3. \* ARABIC </w:instrText>
      </w:r>
      <w:r w:rsidRPr="00BC201E">
        <w:rPr>
          <w:rFonts w:ascii="Times New Roman" w:hAnsi="Times New Roman" w:cs="Times New Roman"/>
          <w:color w:val="000000" w:themeColor="text1"/>
          <w:sz w:val="24"/>
          <w:szCs w:val="24"/>
        </w:rPr>
        <w:fldChar w:fldCharType="separate"/>
      </w:r>
      <w:r w:rsidRPr="00BC201E">
        <w:rPr>
          <w:rFonts w:ascii="Times New Roman" w:hAnsi="Times New Roman" w:cs="Times New Roman"/>
          <w:noProof/>
          <w:color w:val="000000" w:themeColor="text1"/>
          <w:sz w:val="24"/>
          <w:szCs w:val="24"/>
        </w:rPr>
        <w:t>30</w:t>
      </w:r>
      <w:r w:rsidRPr="00BC201E">
        <w:rPr>
          <w:rFonts w:ascii="Times New Roman" w:hAnsi="Times New Roman" w:cs="Times New Roman"/>
          <w:color w:val="000000" w:themeColor="text1"/>
          <w:sz w:val="24"/>
          <w:szCs w:val="24"/>
        </w:rPr>
        <w:fldChar w:fldCharType="end"/>
      </w:r>
      <w:r w:rsidRPr="00BC201E">
        <w:rPr>
          <w:rFonts w:ascii="Times New Roman" w:hAnsi="Times New Roman" w:cs="Times New Roman"/>
          <w:color w:val="000000" w:themeColor="text1"/>
          <w:sz w:val="24"/>
          <w:szCs w:val="24"/>
          <w:lang w:val="en-US"/>
        </w:rPr>
        <w:t xml:space="preserve"> Filter </w:t>
      </w:r>
      <w:proofErr w:type="spellStart"/>
      <w:r w:rsidRPr="00BC201E">
        <w:rPr>
          <w:rFonts w:ascii="Times New Roman" w:hAnsi="Times New Roman" w:cs="Times New Roman"/>
          <w:color w:val="000000" w:themeColor="text1"/>
          <w:sz w:val="24"/>
          <w:szCs w:val="24"/>
          <w:lang w:val="en-US"/>
        </w:rPr>
        <w:t>aspirasi</w:t>
      </w:r>
      <w:proofErr w:type="spellEnd"/>
      <w:r w:rsidRPr="00BC201E">
        <w:rPr>
          <w:rFonts w:ascii="Times New Roman" w:hAnsi="Times New Roman" w:cs="Times New Roman"/>
          <w:color w:val="000000" w:themeColor="text1"/>
          <w:sz w:val="24"/>
          <w:szCs w:val="24"/>
          <w:lang w:val="en-US"/>
        </w:rPr>
        <w:t xml:space="preserve"> </w:t>
      </w:r>
      <w:proofErr w:type="spellStart"/>
      <w:r w:rsidRPr="00BC201E">
        <w:rPr>
          <w:rFonts w:ascii="Times New Roman" w:hAnsi="Times New Roman" w:cs="Times New Roman"/>
          <w:color w:val="000000" w:themeColor="text1"/>
          <w:sz w:val="24"/>
          <w:szCs w:val="24"/>
          <w:lang w:val="en-US"/>
        </w:rPr>
        <w:t>berdasarkan</w:t>
      </w:r>
      <w:proofErr w:type="spellEnd"/>
      <w:r w:rsidRPr="00BC201E">
        <w:rPr>
          <w:rFonts w:ascii="Times New Roman" w:hAnsi="Times New Roman" w:cs="Times New Roman"/>
          <w:color w:val="000000" w:themeColor="text1"/>
          <w:sz w:val="24"/>
          <w:szCs w:val="24"/>
          <w:lang w:val="en-US"/>
        </w:rPr>
        <w:t xml:space="preserve"> </w:t>
      </w:r>
      <w:proofErr w:type="spellStart"/>
      <w:r w:rsidRPr="00BC201E">
        <w:rPr>
          <w:rFonts w:ascii="Times New Roman" w:hAnsi="Times New Roman" w:cs="Times New Roman"/>
          <w:color w:val="000000" w:themeColor="text1"/>
          <w:sz w:val="24"/>
          <w:szCs w:val="24"/>
          <w:lang w:val="en-US"/>
        </w:rPr>
        <w:t>tanggal</w:t>
      </w:r>
      <w:bookmarkEnd w:id="139"/>
      <w:proofErr w:type="spellEnd"/>
    </w:p>
    <w:p w14:paraId="122E59C7" w14:textId="5C162512" w:rsidR="0033303F" w:rsidRPr="00BC201E" w:rsidRDefault="00BC201E" w:rsidP="00E74DB6">
      <w:pPr>
        <w:rPr>
          <w:rFonts w:ascii="Times New Roman" w:hAnsi="Times New Roman" w:cs="Times New Roman"/>
          <w:b/>
          <w:bCs/>
          <w:noProof/>
          <w:color w:val="000000" w:themeColor="text1"/>
          <w:sz w:val="24"/>
          <w:szCs w:val="24"/>
        </w:rPr>
      </w:pPr>
      <w:r w:rsidRPr="00BC201E">
        <w:rPr>
          <w:rFonts w:ascii="Times New Roman" w:hAnsi="Times New Roman" w:cs="Times New Roman"/>
          <w:color w:val="000000" w:themeColor="text1"/>
          <w:sz w:val="24"/>
          <w:szCs w:val="24"/>
        </w:rPr>
        <w:t xml:space="preserve">Admin memilih tanggal tertentu (contoh: 29/09/2026) lalu menekan </w:t>
      </w:r>
      <w:r w:rsidRPr="00BC201E">
        <w:rPr>
          <w:rStyle w:val="Strong"/>
          <w:rFonts w:ascii="Times New Roman" w:hAnsi="Times New Roman" w:cs="Times New Roman"/>
          <w:color w:val="000000" w:themeColor="text1"/>
          <w:sz w:val="24"/>
          <w:szCs w:val="24"/>
        </w:rPr>
        <w:t>Cari</w:t>
      </w:r>
      <w:r w:rsidRPr="00BC201E">
        <w:rPr>
          <w:rFonts w:ascii="Times New Roman" w:hAnsi="Times New Roman" w:cs="Times New Roman"/>
          <w:color w:val="000000" w:themeColor="text1"/>
          <w:sz w:val="24"/>
          <w:szCs w:val="24"/>
        </w:rPr>
        <w:t xml:space="preserve">. Sistem hanya menampilkan aspirasi yang dikirim pada tanggal tersebut. Tombol </w:t>
      </w:r>
      <w:r w:rsidRPr="00BC201E">
        <w:rPr>
          <w:rStyle w:val="Strong"/>
          <w:rFonts w:ascii="Times New Roman" w:hAnsi="Times New Roman" w:cs="Times New Roman"/>
          <w:color w:val="000000" w:themeColor="text1"/>
          <w:sz w:val="24"/>
          <w:szCs w:val="24"/>
        </w:rPr>
        <w:t>Reset</w:t>
      </w:r>
      <w:r w:rsidRPr="00BC201E">
        <w:rPr>
          <w:rFonts w:ascii="Times New Roman" w:hAnsi="Times New Roman" w:cs="Times New Roman"/>
          <w:color w:val="000000" w:themeColor="text1"/>
          <w:sz w:val="24"/>
          <w:szCs w:val="24"/>
        </w:rPr>
        <w:t xml:space="preserve"> digunakan untuk mengembalikan tampilan ke seluruh data</w:t>
      </w:r>
    </w:p>
    <w:p w14:paraId="2D935354" w14:textId="77777777" w:rsidR="0033303F" w:rsidRPr="00BC201E" w:rsidRDefault="0033303F" w:rsidP="00E74DB6">
      <w:pPr>
        <w:rPr>
          <w:rFonts w:ascii="Times New Roman" w:hAnsi="Times New Roman" w:cs="Times New Roman"/>
          <w:b/>
          <w:bCs/>
          <w:noProof/>
          <w:color w:val="000000" w:themeColor="text1"/>
          <w:sz w:val="24"/>
          <w:szCs w:val="24"/>
        </w:rPr>
      </w:pPr>
    </w:p>
    <w:p w14:paraId="3047F9A2" w14:textId="77777777" w:rsidR="0033303F" w:rsidRPr="00BC201E" w:rsidRDefault="0033303F" w:rsidP="00E74DB6">
      <w:pPr>
        <w:rPr>
          <w:rFonts w:ascii="Times New Roman" w:hAnsi="Times New Roman" w:cs="Times New Roman"/>
          <w:b/>
          <w:bCs/>
          <w:noProof/>
          <w:color w:val="000000" w:themeColor="text1"/>
          <w:sz w:val="24"/>
          <w:szCs w:val="24"/>
        </w:rPr>
      </w:pPr>
    </w:p>
    <w:p w14:paraId="4B8AC6AE" w14:textId="77777777" w:rsidR="0033303F" w:rsidRPr="00BC201E" w:rsidRDefault="0033303F" w:rsidP="00E74DB6">
      <w:pPr>
        <w:rPr>
          <w:rFonts w:ascii="Times New Roman" w:hAnsi="Times New Roman" w:cs="Times New Roman"/>
          <w:b/>
          <w:bCs/>
          <w:noProof/>
          <w:color w:val="000000" w:themeColor="text1"/>
          <w:sz w:val="24"/>
          <w:szCs w:val="24"/>
        </w:rPr>
      </w:pPr>
    </w:p>
    <w:p w14:paraId="3FAC3A90" w14:textId="77777777" w:rsidR="0033303F" w:rsidRPr="00BC201E" w:rsidRDefault="0033303F" w:rsidP="00E74DB6">
      <w:pPr>
        <w:rPr>
          <w:rFonts w:ascii="Times New Roman" w:hAnsi="Times New Roman" w:cs="Times New Roman"/>
          <w:b/>
          <w:bCs/>
          <w:noProof/>
          <w:color w:val="000000" w:themeColor="text1"/>
          <w:sz w:val="24"/>
          <w:szCs w:val="24"/>
        </w:rPr>
      </w:pPr>
    </w:p>
    <w:p w14:paraId="000AD1CA" w14:textId="77777777" w:rsidR="0033303F" w:rsidRPr="00BC201E" w:rsidRDefault="0033303F" w:rsidP="00E74DB6">
      <w:pPr>
        <w:rPr>
          <w:rFonts w:ascii="Times New Roman" w:hAnsi="Times New Roman" w:cs="Times New Roman"/>
          <w:b/>
          <w:bCs/>
          <w:noProof/>
          <w:color w:val="000000" w:themeColor="text1"/>
          <w:sz w:val="24"/>
          <w:szCs w:val="24"/>
        </w:rPr>
      </w:pPr>
    </w:p>
    <w:p w14:paraId="4E707A14" w14:textId="77777777" w:rsidR="0033303F" w:rsidRPr="00BC201E" w:rsidRDefault="0033303F" w:rsidP="00E74DB6">
      <w:pPr>
        <w:rPr>
          <w:rFonts w:ascii="Times New Roman" w:hAnsi="Times New Roman" w:cs="Times New Roman"/>
          <w:b/>
          <w:bCs/>
          <w:noProof/>
          <w:color w:val="000000" w:themeColor="text1"/>
          <w:sz w:val="24"/>
          <w:szCs w:val="24"/>
        </w:rPr>
      </w:pPr>
    </w:p>
    <w:p w14:paraId="6FEC022B" w14:textId="77777777" w:rsidR="0033303F" w:rsidRPr="00BC201E" w:rsidRDefault="0033303F" w:rsidP="00E74DB6">
      <w:pPr>
        <w:rPr>
          <w:rFonts w:ascii="Times New Roman" w:hAnsi="Times New Roman" w:cs="Times New Roman"/>
          <w:b/>
          <w:bCs/>
          <w:noProof/>
          <w:color w:val="000000" w:themeColor="text1"/>
          <w:sz w:val="24"/>
          <w:szCs w:val="24"/>
        </w:rPr>
      </w:pPr>
    </w:p>
    <w:p w14:paraId="6E266247" w14:textId="77777777" w:rsidR="0033303F" w:rsidRPr="00BC201E" w:rsidRDefault="0033303F" w:rsidP="00E74DB6">
      <w:pPr>
        <w:rPr>
          <w:rFonts w:ascii="Times New Roman" w:hAnsi="Times New Roman" w:cs="Times New Roman"/>
          <w:b/>
          <w:bCs/>
          <w:noProof/>
          <w:color w:val="000000" w:themeColor="text1"/>
          <w:sz w:val="24"/>
          <w:szCs w:val="24"/>
        </w:rPr>
      </w:pPr>
    </w:p>
    <w:p w14:paraId="64A09B02" w14:textId="77777777" w:rsidR="0033303F" w:rsidRPr="00BC201E" w:rsidRDefault="0033303F" w:rsidP="00E74DB6">
      <w:pPr>
        <w:rPr>
          <w:rFonts w:ascii="Times New Roman" w:hAnsi="Times New Roman" w:cs="Times New Roman"/>
          <w:b/>
          <w:bCs/>
          <w:noProof/>
          <w:color w:val="000000" w:themeColor="text1"/>
          <w:sz w:val="24"/>
          <w:szCs w:val="24"/>
        </w:rPr>
      </w:pPr>
    </w:p>
    <w:p w14:paraId="1C582A60" w14:textId="77777777" w:rsidR="0033303F" w:rsidRPr="00BC201E" w:rsidRDefault="0033303F" w:rsidP="00E74DB6">
      <w:pPr>
        <w:rPr>
          <w:rFonts w:ascii="Times New Roman" w:hAnsi="Times New Roman" w:cs="Times New Roman"/>
          <w:b/>
          <w:bCs/>
          <w:noProof/>
          <w:color w:val="000000" w:themeColor="text1"/>
          <w:sz w:val="24"/>
          <w:szCs w:val="24"/>
        </w:rPr>
      </w:pPr>
    </w:p>
    <w:p w14:paraId="17CB2DC0" w14:textId="77777777" w:rsidR="00BC201E" w:rsidRPr="00BC201E" w:rsidRDefault="0033303F" w:rsidP="00B748BF">
      <w:pPr>
        <w:keepNext/>
        <w:jc w:val="center"/>
        <w:rPr>
          <w:rFonts w:ascii="Times New Roman" w:hAnsi="Times New Roman" w:cs="Times New Roman"/>
          <w:color w:val="000000" w:themeColor="text1"/>
          <w:sz w:val="24"/>
          <w:szCs w:val="24"/>
        </w:rPr>
      </w:pPr>
      <w:r w:rsidRPr="00BC201E">
        <w:rPr>
          <w:rFonts w:ascii="Times New Roman" w:hAnsi="Times New Roman" w:cs="Times New Roman"/>
          <w:b/>
          <w:bCs/>
          <w:noProof/>
          <w:color w:val="000000" w:themeColor="text1"/>
          <w:sz w:val="24"/>
          <w:szCs w:val="24"/>
        </w:rPr>
        <w:drawing>
          <wp:inline distT="0" distB="0" distL="0" distR="0" wp14:anchorId="7D5F4020" wp14:editId="4D1D9ABD">
            <wp:extent cx="5731510" cy="2720975"/>
            <wp:effectExtent l="0" t="0" r="2540" b="317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Screenshot 2026-10-20 193215.png"/>
                    <pic:cNvPicPr/>
                  </pic:nvPicPr>
                  <pic:blipFill>
                    <a:blip r:embed="rId86">
                      <a:extLst>
                        <a:ext uri="{28A0092B-C50C-407E-A947-70E740481C1C}">
                          <a14:useLocalDpi xmlns:a14="http://schemas.microsoft.com/office/drawing/2010/main" val="0"/>
                        </a:ext>
                      </a:extLst>
                    </a:blip>
                    <a:stretch>
                      <a:fillRect/>
                    </a:stretch>
                  </pic:blipFill>
                  <pic:spPr>
                    <a:xfrm>
                      <a:off x="0" y="0"/>
                      <a:ext cx="5731510" cy="2720975"/>
                    </a:xfrm>
                    <a:prstGeom prst="rect">
                      <a:avLst/>
                    </a:prstGeom>
                  </pic:spPr>
                </pic:pic>
              </a:graphicData>
            </a:graphic>
          </wp:inline>
        </w:drawing>
      </w:r>
    </w:p>
    <w:p w14:paraId="2962EAAE" w14:textId="2A164B3B" w:rsidR="00651F59" w:rsidRPr="00BC201E" w:rsidRDefault="00BC201E" w:rsidP="00B748BF">
      <w:pPr>
        <w:pStyle w:val="Caption"/>
        <w:jc w:val="center"/>
        <w:rPr>
          <w:rFonts w:ascii="Times New Roman" w:hAnsi="Times New Roman" w:cs="Times New Roman"/>
          <w:color w:val="000000" w:themeColor="text1"/>
          <w:sz w:val="24"/>
          <w:szCs w:val="24"/>
        </w:rPr>
      </w:pPr>
      <w:bookmarkStart w:id="140" w:name="_Toc243681131"/>
      <w:r w:rsidRPr="00BC201E">
        <w:rPr>
          <w:rFonts w:ascii="Times New Roman" w:hAnsi="Times New Roman" w:cs="Times New Roman"/>
          <w:color w:val="000000" w:themeColor="text1"/>
          <w:sz w:val="24"/>
          <w:szCs w:val="24"/>
        </w:rPr>
        <w:t xml:space="preserve">Gambar 3. </w:t>
      </w:r>
      <w:r w:rsidRPr="00BC201E">
        <w:rPr>
          <w:rFonts w:ascii="Times New Roman" w:hAnsi="Times New Roman" w:cs="Times New Roman"/>
          <w:color w:val="000000" w:themeColor="text1"/>
          <w:sz w:val="24"/>
          <w:szCs w:val="24"/>
        </w:rPr>
        <w:fldChar w:fldCharType="begin"/>
      </w:r>
      <w:r w:rsidRPr="00BC201E">
        <w:rPr>
          <w:rFonts w:ascii="Times New Roman" w:hAnsi="Times New Roman" w:cs="Times New Roman"/>
          <w:color w:val="000000" w:themeColor="text1"/>
          <w:sz w:val="24"/>
          <w:szCs w:val="24"/>
        </w:rPr>
        <w:instrText xml:space="preserve"> SEQ Gambar_3. \* ARABIC </w:instrText>
      </w:r>
      <w:r w:rsidRPr="00BC201E">
        <w:rPr>
          <w:rFonts w:ascii="Times New Roman" w:hAnsi="Times New Roman" w:cs="Times New Roman"/>
          <w:color w:val="000000" w:themeColor="text1"/>
          <w:sz w:val="24"/>
          <w:szCs w:val="24"/>
        </w:rPr>
        <w:fldChar w:fldCharType="separate"/>
      </w:r>
      <w:r w:rsidRPr="00BC201E">
        <w:rPr>
          <w:rFonts w:ascii="Times New Roman" w:hAnsi="Times New Roman" w:cs="Times New Roman"/>
          <w:noProof/>
          <w:color w:val="000000" w:themeColor="text1"/>
          <w:sz w:val="24"/>
          <w:szCs w:val="24"/>
        </w:rPr>
        <w:t>31</w:t>
      </w:r>
      <w:r w:rsidRPr="00BC201E">
        <w:rPr>
          <w:rFonts w:ascii="Times New Roman" w:hAnsi="Times New Roman" w:cs="Times New Roman"/>
          <w:color w:val="000000" w:themeColor="text1"/>
          <w:sz w:val="24"/>
          <w:szCs w:val="24"/>
        </w:rPr>
        <w:fldChar w:fldCharType="end"/>
      </w:r>
      <w:r w:rsidRPr="00BC201E">
        <w:rPr>
          <w:rFonts w:ascii="Times New Roman" w:hAnsi="Times New Roman" w:cs="Times New Roman"/>
          <w:color w:val="000000" w:themeColor="text1"/>
          <w:sz w:val="24"/>
          <w:szCs w:val="24"/>
          <w:lang w:val="en-US"/>
        </w:rPr>
        <w:t xml:space="preserve"> </w:t>
      </w:r>
      <w:proofErr w:type="spellStart"/>
      <w:r w:rsidRPr="00BC201E">
        <w:rPr>
          <w:rFonts w:ascii="Times New Roman" w:hAnsi="Times New Roman" w:cs="Times New Roman"/>
          <w:color w:val="000000" w:themeColor="text1"/>
          <w:sz w:val="24"/>
          <w:szCs w:val="24"/>
          <w:lang w:val="en-US"/>
        </w:rPr>
        <w:t>Pencarian</w:t>
      </w:r>
      <w:proofErr w:type="spellEnd"/>
      <w:r w:rsidRPr="00BC201E">
        <w:rPr>
          <w:rFonts w:ascii="Times New Roman" w:hAnsi="Times New Roman" w:cs="Times New Roman"/>
          <w:color w:val="000000" w:themeColor="text1"/>
          <w:sz w:val="24"/>
          <w:szCs w:val="24"/>
          <w:lang w:val="en-US"/>
        </w:rPr>
        <w:t xml:space="preserve"> </w:t>
      </w:r>
      <w:proofErr w:type="spellStart"/>
      <w:r w:rsidRPr="00BC201E">
        <w:rPr>
          <w:rFonts w:ascii="Times New Roman" w:hAnsi="Times New Roman" w:cs="Times New Roman"/>
          <w:color w:val="000000" w:themeColor="text1"/>
          <w:sz w:val="24"/>
          <w:szCs w:val="24"/>
          <w:lang w:val="en-US"/>
        </w:rPr>
        <w:t>aspirasi</w:t>
      </w:r>
      <w:proofErr w:type="spellEnd"/>
      <w:r w:rsidRPr="00BC201E">
        <w:rPr>
          <w:rFonts w:ascii="Times New Roman" w:hAnsi="Times New Roman" w:cs="Times New Roman"/>
          <w:color w:val="000000" w:themeColor="text1"/>
          <w:sz w:val="24"/>
          <w:szCs w:val="24"/>
          <w:lang w:val="en-US"/>
        </w:rPr>
        <w:t xml:space="preserve"> </w:t>
      </w:r>
      <w:proofErr w:type="spellStart"/>
      <w:r w:rsidRPr="00BC201E">
        <w:rPr>
          <w:rFonts w:ascii="Times New Roman" w:hAnsi="Times New Roman" w:cs="Times New Roman"/>
          <w:color w:val="000000" w:themeColor="text1"/>
          <w:sz w:val="24"/>
          <w:szCs w:val="24"/>
          <w:lang w:val="en-US"/>
        </w:rPr>
        <w:t>berdasarkan</w:t>
      </w:r>
      <w:proofErr w:type="spellEnd"/>
      <w:r w:rsidRPr="00BC201E">
        <w:rPr>
          <w:rFonts w:ascii="Times New Roman" w:hAnsi="Times New Roman" w:cs="Times New Roman"/>
          <w:color w:val="000000" w:themeColor="text1"/>
          <w:sz w:val="24"/>
          <w:szCs w:val="24"/>
          <w:lang w:val="en-US"/>
        </w:rPr>
        <w:t xml:space="preserve"> kata </w:t>
      </w:r>
      <w:proofErr w:type="spellStart"/>
      <w:r w:rsidRPr="00BC201E">
        <w:rPr>
          <w:rFonts w:ascii="Times New Roman" w:hAnsi="Times New Roman" w:cs="Times New Roman"/>
          <w:color w:val="000000" w:themeColor="text1"/>
          <w:sz w:val="24"/>
          <w:szCs w:val="24"/>
          <w:lang w:val="en-US"/>
        </w:rPr>
        <w:t>kunci</w:t>
      </w:r>
      <w:bookmarkEnd w:id="140"/>
      <w:proofErr w:type="spellEnd"/>
    </w:p>
    <w:p w14:paraId="222193FA" w14:textId="363D832E" w:rsidR="0033303F" w:rsidRPr="00BC201E" w:rsidRDefault="00BC201E" w:rsidP="00E74DB6">
      <w:pPr>
        <w:rPr>
          <w:rFonts w:ascii="Times New Roman" w:hAnsi="Times New Roman" w:cs="Times New Roman"/>
          <w:b/>
          <w:bCs/>
          <w:noProof/>
          <w:color w:val="000000" w:themeColor="text1"/>
          <w:sz w:val="24"/>
          <w:szCs w:val="24"/>
        </w:rPr>
      </w:pPr>
      <w:r w:rsidRPr="00BC201E">
        <w:rPr>
          <w:rFonts w:ascii="Times New Roman" w:hAnsi="Times New Roman" w:cs="Times New Roman"/>
          <w:color w:val="000000" w:themeColor="text1"/>
          <w:sz w:val="24"/>
          <w:szCs w:val="24"/>
        </w:rPr>
        <w:t>Admin mengetik kata kunci pada kolom pencarian (contoh: “lapangan”). Sistem mencari pada nama siswa, judul, atau kategori, lalu menampilkan aspirasi yang sesuai beserta data siswa, kategori, lokasi, status, dan tanggalnya.</w:t>
      </w:r>
    </w:p>
    <w:p w14:paraId="324B5874" w14:textId="77777777" w:rsidR="0033303F" w:rsidRPr="00BC201E" w:rsidRDefault="0033303F" w:rsidP="00E74DB6">
      <w:pPr>
        <w:rPr>
          <w:rFonts w:ascii="Times New Roman" w:hAnsi="Times New Roman" w:cs="Times New Roman"/>
          <w:b/>
          <w:bCs/>
          <w:noProof/>
          <w:color w:val="000000" w:themeColor="text1"/>
          <w:sz w:val="24"/>
          <w:szCs w:val="24"/>
        </w:rPr>
      </w:pPr>
    </w:p>
    <w:p w14:paraId="3613013D" w14:textId="77777777" w:rsidR="0033303F" w:rsidRPr="00BC201E" w:rsidRDefault="0033303F" w:rsidP="00E74DB6">
      <w:pPr>
        <w:rPr>
          <w:rFonts w:ascii="Times New Roman" w:hAnsi="Times New Roman" w:cs="Times New Roman"/>
          <w:b/>
          <w:bCs/>
          <w:noProof/>
          <w:color w:val="000000" w:themeColor="text1"/>
          <w:sz w:val="24"/>
          <w:szCs w:val="24"/>
        </w:rPr>
      </w:pPr>
    </w:p>
    <w:p w14:paraId="6E30C5A8" w14:textId="77777777" w:rsidR="0033303F" w:rsidRPr="00BC201E" w:rsidRDefault="0033303F" w:rsidP="00E74DB6">
      <w:pPr>
        <w:rPr>
          <w:rFonts w:ascii="Times New Roman" w:hAnsi="Times New Roman" w:cs="Times New Roman"/>
          <w:b/>
          <w:bCs/>
          <w:noProof/>
          <w:color w:val="000000" w:themeColor="text1"/>
          <w:sz w:val="24"/>
          <w:szCs w:val="24"/>
        </w:rPr>
      </w:pPr>
    </w:p>
    <w:p w14:paraId="21B468B0" w14:textId="77777777" w:rsidR="0033303F" w:rsidRPr="00BC201E" w:rsidRDefault="0033303F" w:rsidP="00E74DB6">
      <w:pPr>
        <w:rPr>
          <w:rFonts w:ascii="Times New Roman" w:hAnsi="Times New Roman" w:cs="Times New Roman"/>
          <w:b/>
          <w:bCs/>
          <w:noProof/>
          <w:color w:val="000000" w:themeColor="text1"/>
          <w:sz w:val="24"/>
          <w:szCs w:val="24"/>
        </w:rPr>
      </w:pPr>
    </w:p>
    <w:p w14:paraId="04F2DEA8" w14:textId="77777777" w:rsidR="0033303F" w:rsidRPr="00BC201E" w:rsidRDefault="0033303F" w:rsidP="00E74DB6">
      <w:pPr>
        <w:rPr>
          <w:rFonts w:ascii="Times New Roman" w:hAnsi="Times New Roman" w:cs="Times New Roman"/>
          <w:b/>
          <w:bCs/>
          <w:noProof/>
          <w:color w:val="000000" w:themeColor="text1"/>
          <w:sz w:val="24"/>
          <w:szCs w:val="24"/>
        </w:rPr>
      </w:pPr>
    </w:p>
    <w:p w14:paraId="6B094BC4" w14:textId="77777777" w:rsidR="0033303F" w:rsidRPr="00BC201E" w:rsidRDefault="0033303F" w:rsidP="00E74DB6">
      <w:pPr>
        <w:rPr>
          <w:rFonts w:ascii="Times New Roman" w:hAnsi="Times New Roman" w:cs="Times New Roman"/>
          <w:b/>
          <w:bCs/>
          <w:noProof/>
          <w:color w:val="000000" w:themeColor="text1"/>
          <w:sz w:val="24"/>
          <w:szCs w:val="24"/>
        </w:rPr>
      </w:pPr>
    </w:p>
    <w:p w14:paraId="1BF2F3D0" w14:textId="77777777" w:rsidR="0033303F" w:rsidRPr="00BC201E" w:rsidRDefault="0033303F" w:rsidP="00E74DB6">
      <w:pPr>
        <w:rPr>
          <w:rFonts w:ascii="Times New Roman" w:hAnsi="Times New Roman" w:cs="Times New Roman"/>
          <w:b/>
          <w:bCs/>
          <w:noProof/>
          <w:color w:val="000000" w:themeColor="text1"/>
          <w:sz w:val="24"/>
          <w:szCs w:val="24"/>
        </w:rPr>
      </w:pPr>
    </w:p>
    <w:p w14:paraId="190F4182" w14:textId="77777777" w:rsidR="0033303F" w:rsidRPr="00BC201E" w:rsidRDefault="0033303F" w:rsidP="00E74DB6">
      <w:pPr>
        <w:rPr>
          <w:rFonts w:ascii="Times New Roman" w:hAnsi="Times New Roman" w:cs="Times New Roman"/>
          <w:b/>
          <w:bCs/>
          <w:noProof/>
          <w:color w:val="000000" w:themeColor="text1"/>
          <w:sz w:val="24"/>
          <w:szCs w:val="24"/>
        </w:rPr>
      </w:pPr>
    </w:p>
    <w:p w14:paraId="2A92765A" w14:textId="77777777" w:rsidR="0033303F" w:rsidRPr="00BC201E" w:rsidRDefault="0033303F" w:rsidP="00E74DB6">
      <w:pPr>
        <w:rPr>
          <w:rFonts w:ascii="Times New Roman" w:hAnsi="Times New Roman" w:cs="Times New Roman"/>
          <w:b/>
          <w:bCs/>
          <w:noProof/>
          <w:color w:val="000000" w:themeColor="text1"/>
          <w:sz w:val="24"/>
          <w:szCs w:val="24"/>
        </w:rPr>
      </w:pPr>
    </w:p>
    <w:p w14:paraId="6FF2F2B9" w14:textId="77777777" w:rsidR="0033303F" w:rsidRPr="00BC201E" w:rsidRDefault="0033303F" w:rsidP="00E74DB6">
      <w:pPr>
        <w:rPr>
          <w:rFonts w:ascii="Times New Roman" w:hAnsi="Times New Roman" w:cs="Times New Roman"/>
          <w:b/>
          <w:bCs/>
          <w:noProof/>
          <w:color w:val="000000" w:themeColor="text1"/>
          <w:sz w:val="24"/>
          <w:szCs w:val="24"/>
        </w:rPr>
      </w:pPr>
    </w:p>
    <w:p w14:paraId="40A916AA" w14:textId="77777777" w:rsidR="00BC201E" w:rsidRPr="00BC201E" w:rsidRDefault="0033303F" w:rsidP="00B748BF">
      <w:pPr>
        <w:keepNext/>
        <w:jc w:val="center"/>
        <w:rPr>
          <w:rFonts w:ascii="Times New Roman" w:hAnsi="Times New Roman" w:cs="Times New Roman"/>
          <w:color w:val="000000" w:themeColor="text1"/>
          <w:sz w:val="24"/>
          <w:szCs w:val="24"/>
        </w:rPr>
      </w:pPr>
      <w:r w:rsidRPr="00BC201E">
        <w:rPr>
          <w:rFonts w:ascii="Times New Roman" w:hAnsi="Times New Roman" w:cs="Times New Roman"/>
          <w:b/>
          <w:bCs/>
          <w:noProof/>
          <w:color w:val="000000" w:themeColor="text1"/>
          <w:sz w:val="24"/>
          <w:szCs w:val="24"/>
        </w:rPr>
        <w:drawing>
          <wp:inline distT="0" distB="0" distL="0" distR="0" wp14:anchorId="3D6EF904" wp14:editId="64F40A7F">
            <wp:extent cx="5731510" cy="2731135"/>
            <wp:effectExtent l="0" t="0" r="254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Screenshot 2026-10-20 193233.png"/>
                    <pic:cNvPicPr/>
                  </pic:nvPicPr>
                  <pic:blipFill>
                    <a:blip r:embed="rId87">
                      <a:extLst>
                        <a:ext uri="{28A0092B-C50C-407E-A947-70E740481C1C}">
                          <a14:useLocalDpi xmlns:a14="http://schemas.microsoft.com/office/drawing/2010/main" val="0"/>
                        </a:ext>
                      </a:extLst>
                    </a:blip>
                    <a:stretch>
                      <a:fillRect/>
                    </a:stretch>
                  </pic:blipFill>
                  <pic:spPr>
                    <a:xfrm>
                      <a:off x="0" y="0"/>
                      <a:ext cx="5731510" cy="2731135"/>
                    </a:xfrm>
                    <a:prstGeom prst="rect">
                      <a:avLst/>
                    </a:prstGeom>
                  </pic:spPr>
                </pic:pic>
              </a:graphicData>
            </a:graphic>
          </wp:inline>
        </w:drawing>
      </w:r>
    </w:p>
    <w:p w14:paraId="61567EF3" w14:textId="681565D0" w:rsidR="00651F59" w:rsidRPr="00BC201E" w:rsidRDefault="00BC201E" w:rsidP="00B748BF">
      <w:pPr>
        <w:pStyle w:val="Caption"/>
        <w:jc w:val="center"/>
        <w:rPr>
          <w:rFonts w:ascii="Times New Roman" w:hAnsi="Times New Roman" w:cs="Times New Roman"/>
          <w:color w:val="000000" w:themeColor="text1"/>
          <w:sz w:val="24"/>
          <w:szCs w:val="24"/>
        </w:rPr>
      </w:pPr>
      <w:bookmarkStart w:id="141" w:name="_Toc243681132"/>
      <w:r w:rsidRPr="00BC201E">
        <w:rPr>
          <w:rFonts w:ascii="Times New Roman" w:hAnsi="Times New Roman" w:cs="Times New Roman"/>
          <w:color w:val="000000" w:themeColor="text1"/>
          <w:sz w:val="24"/>
          <w:szCs w:val="24"/>
        </w:rPr>
        <w:t xml:space="preserve">Gambar 3. </w:t>
      </w:r>
      <w:r w:rsidRPr="00BC201E">
        <w:rPr>
          <w:rFonts w:ascii="Times New Roman" w:hAnsi="Times New Roman" w:cs="Times New Roman"/>
          <w:color w:val="000000" w:themeColor="text1"/>
          <w:sz w:val="24"/>
          <w:szCs w:val="24"/>
        </w:rPr>
        <w:fldChar w:fldCharType="begin"/>
      </w:r>
      <w:r w:rsidRPr="00BC201E">
        <w:rPr>
          <w:rFonts w:ascii="Times New Roman" w:hAnsi="Times New Roman" w:cs="Times New Roman"/>
          <w:color w:val="000000" w:themeColor="text1"/>
          <w:sz w:val="24"/>
          <w:szCs w:val="24"/>
        </w:rPr>
        <w:instrText xml:space="preserve"> SEQ Gambar_3. \* ARABIC </w:instrText>
      </w:r>
      <w:r w:rsidRPr="00BC201E">
        <w:rPr>
          <w:rFonts w:ascii="Times New Roman" w:hAnsi="Times New Roman" w:cs="Times New Roman"/>
          <w:color w:val="000000" w:themeColor="text1"/>
          <w:sz w:val="24"/>
          <w:szCs w:val="24"/>
        </w:rPr>
        <w:fldChar w:fldCharType="separate"/>
      </w:r>
      <w:r w:rsidRPr="00BC201E">
        <w:rPr>
          <w:rFonts w:ascii="Times New Roman" w:hAnsi="Times New Roman" w:cs="Times New Roman"/>
          <w:noProof/>
          <w:color w:val="000000" w:themeColor="text1"/>
          <w:sz w:val="24"/>
          <w:szCs w:val="24"/>
        </w:rPr>
        <w:t>32</w:t>
      </w:r>
      <w:r w:rsidRPr="00BC201E">
        <w:rPr>
          <w:rFonts w:ascii="Times New Roman" w:hAnsi="Times New Roman" w:cs="Times New Roman"/>
          <w:color w:val="000000" w:themeColor="text1"/>
          <w:sz w:val="24"/>
          <w:szCs w:val="24"/>
        </w:rPr>
        <w:fldChar w:fldCharType="end"/>
      </w:r>
      <w:r w:rsidRPr="00BC201E">
        <w:rPr>
          <w:rFonts w:ascii="Times New Roman" w:hAnsi="Times New Roman" w:cs="Times New Roman"/>
          <w:color w:val="000000" w:themeColor="text1"/>
          <w:sz w:val="24"/>
          <w:szCs w:val="24"/>
          <w:lang w:val="en-US"/>
        </w:rPr>
        <w:t xml:space="preserve">  </w:t>
      </w:r>
      <w:proofErr w:type="spellStart"/>
      <w:r w:rsidRPr="00BC201E">
        <w:rPr>
          <w:rFonts w:ascii="Times New Roman" w:hAnsi="Times New Roman" w:cs="Times New Roman"/>
          <w:color w:val="000000" w:themeColor="text1"/>
          <w:sz w:val="24"/>
          <w:szCs w:val="24"/>
          <w:lang w:val="en-US"/>
        </w:rPr>
        <w:t>Histori</w:t>
      </w:r>
      <w:proofErr w:type="spellEnd"/>
      <w:r w:rsidRPr="00BC201E">
        <w:rPr>
          <w:rFonts w:ascii="Times New Roman" w:hAnsi="Times New Roman" w:cs="Times New Roman"/>
          <w:color w:val="000000" w:themeColor="text1"/>
          <w:sz w:val="24"/>
          <w:szCs w:val="24"/>
          <w:lang w:val="en-US"/>
        </w:rPr>
        <w:t xml:space="preserve"> </w:t>
      </w:r>
      <w:proofErr w:type="spellStart"/>
      <w:r w:rsidRPr="00BC201E">
        <w:rPr>
          <w:rFonts w:ascii="Times New Roman" w:hAnsi="Times New Roman" w:cs="Times New Roman"/>
          <w:color w:val="000000" w:themeColor="text1"/>
          <w:sz w:val="24"/>
          <w:szCs w:val="24"/>
          <w:lang w:val="en-US"/>
        </w:rPr>
        <w:t>aspirasi</w:t>
      </w:r>
      <w:proofErr w:type="spellEnd"/>
      <w:r w:rsidRPr="00BC201E">
        <w:rPr>
          <w:rFonts w:ascii="Times New Roman" w:hAnsi="Times New Roman" w:cs="Times New Roman"/>
          <w:color w:val="000000" w:themeColor="text1"/>
          <w:sz w:val="24"/>
          <w:szCs w:val="24"/>
          <w:lang w:val="en-US"/>
        </w:rPr>
        <w:t xml:space="preserve"> pada admin</w:t>
      </w:r>
      <w:bookmarkEnd w:id="141"/>
    </w:p>
    <w:p w14:paraId="270A95F9" w14:textId="25687708" w:rsidR="0033303F" w:rsidRPr="00BC201E" w:rsidRDefault="00BC201E" w:rsidP="00E74DB6">
      <w:pPr>
        <w:rPr>
          <w:rFonts w:ascii="Times New Roman" w:hAnsi="Times New Roman" w:cs="Times New Roman"/>
          <w:b/>
          <w:bCs/>
          <w:noProof/>
          <w:color w:val="000000" w:themeColor="text1"/>
          <w:sz w:val="24"/>
          <w:szCs w:val="24"/>
        </w:rPr>
      </w:pPr>
      <w:r w:rsidRPr="00BC201E">
        <w:rPr>
          <w:rFonts w:ascii="Times New Roman" w:hAnsi="Times New Roman" w:cs="Times New Roman"/>
          <w:color w:val="000000" w:themeColor="text1"/>
          <w:sz w:val="24"/>
          <w:szCs w:val="24"/>
        </w:rPr>
        <w:t>Halaman ini menampilkan riwayat seluruh aspirasi beserta progres terbarunya dalam tabel. Kolomnya berisi nomor, siswa, NIS, kategori, judul aspirasi, status (Selesai, Ditolak, Menunggu), keterangan dari admin, dan tanggal progres. Halaman ini membantu admin memantau penanganan semua aspirasi.</w:t>
      </w:r>
    </w:p>
    <w:p w14:paraId="507236CF" w14:textId="48AD9564" w:rsidR="0033303F" w:rsidRPr="00BC201E" w:rsidRDefault="0033303F" w:rsidP="00E74DB6">
      <w:pPr>
        <w:rPr>
          <w:rFonts w:ascii="Times New Roman" w:hAnsi="Times New Roman" w:cs="Times New Roman"/>
          <w:b/>
          <w:bCs/>
          <w:noProof/>
          <w:color w:val="000000" w:themeColor="text1"/>
          <w:sz w:val="24"/>
          <w:szCs w:val="24"/>
        </w:rPr>
      </w:pPr>
    </w:p>
    <w:p w14:paraId="4648F046" w14:textId="2F5F08D2" w:rsidR="0033303F" w:rsidRPr="00BC201E" w:rsidRDefault="0033303F" w:rsidP="00E74DB6">
      <w:pPr>
        <w:rPr>
          <w:rFonts w:ascii="Times New Roman" w:hAnsi="Times New Roman" w:cs="Times New Roman"/>
          <w:b/>
          <w:bCs/>
          <w:noProof/>
          <w:color w:val="000000" w:themeColor="text1"/>
          <w:sz w:val="24"/>
          <w:szCs w:val="24"/>
        </w:rPr>
      </w:pPr>
    </w:p>
    <w:p w14:paraId="6BE22EF6" w14:textId="5F3088EE" w:rsidR="0033303F" w:rsidRPr="00BC201E" w:rsidRDefault="0033303F" w:rsidP="00E74DB6">
      <w:pPr>
        <w:rPr>
          <w:rFonts w:ascii="Times New Roman" w:hAnsi="Times New Roman" w:cs="Times New Roman"/>
          <w:b/>
          <w:bCs/>
          <w:noProof/>
          <w:color w:val="000000" w:themeColor="text1"/>
          <w:sz w:val="24"/>
          <w:szCs w:val="24"/>
        </w:rPr>
      </w:pPr>
    </w:p>
    <w:p w14:paraId="6401EC26" w14:textId="38CD57E7" w:rsidR="0033303F" w:rsidRPr="00BC201E" w:rsidRDefault="0033303F" w:rsidP="00E74DB6">
      <w:pPr>
        <w:rPr>
          <w:rFonts w:ascii="Times New Roman" w:hAnsi="Times New Roman" w:cs="Times New Roman"/>
          <w:b/>
          <w:bCs/>
          <w:noProof/>
          <w:color w:val="000000" w:themeColor="text1"/>
          <w:sz w:val="24"/>
          <w:szCs w:val="24"/>
        </w:rPr>
      </w:pPr>
    </w:p>
    <w:p w14:paraId="38B21A8D" w14:textId="23B160B3" w:rsidR="0033303F" w:rsidRPr="00BC201E" w:rsidRDefault="0033303F" w:rsidP="00E74DB6">
      <w:pPr>
        <w:rPr>
          <w:rFonts w:ascii="Times New Roman" w:hAnsi="Times New Roman" w:cs="Times New Roman"/>
          <w:b/>
          <w:bCs/>
          <w:noProof/>
          <w:color w:val="000000" w:themeColor="text1"/>
          <w:sz w:val="24"/>
          <w:szCs w:val="24"/>
        </w:rPr>
      </w:pPr>
    </w:p>
    <w:p w14:paraId="66D785D2" w14:textId="7535BE79" w:rsidR="0033303F" w:rsidRPr="00BC201E" w:rsidRDefault="0033303F" w:rsidP="00E74DB6">
      <w:pPr>
        <w:rPr>
          <w:rFonts w:ascii="Times New Roman" w:hAnsi="Times New Roman" w:cs="Times New Roman"/>
          <w:b/>
          <w:bCs/>
          <w:noProof/>
          <w:color w:val="000000" w:themeColor="text1"/>
          <w:sz w:val="24"/>
          <w:szCs w:val="24"/>
        </w:rPr>
      </w:pPr>
    </w:p>
    <w:p w14:paraId="29D92B75" w14:textId="0B64F8F4" w:rsidR="0033303F" w:rsidRPr="00BC201E" w:rsidRDefault="0033303F" w:rsidP="00E74DB6">
      <w:pPr>
        <w:rPr>
          <w:rFonts w:ascii="Times New Roman" w:hAnsi="Times New Roman" w:cs="Times New Roman"/>
          <w:b/>
          <w:bCs/>
          <w:noProof/>
          <w:color w:val="000000" w:themeColor="text1"/>
          <w:sz w:val="24"/>
          <w:szCs w:val="24"/>
        </w:rPr>
      </w:pPr>
    </w:p>
    <w:p w14:paraId="3BAF6D20" w14:textId="77777777" w:rsidR="0033303F" w:rsidRPr="00BC201E" w:rsidRDefault="0033303F" w:rsidP="00E74DB6">
      <w:pPr>
        <w:rPr>
          <w:rFonts w:ascii="Times New Roman" w:hAnsi="Times New Roman" w:cs="Times New Roman"/>
          <w:b/>
          <w:bCs/>
          <w:noProof/>
          <w:color w:val="000000" w:themeColor="text1"/>
          <w:sz w:val="24"/>
          <w:szCs w:val="24"/>
        </w:rPr>
      </w:pPr>
    </w:p>
    <w:p w14:paraId="02604EB3" w14:textId="43B7D4DC" w:rsidR="0033303F" w:rsidRPr="00BC201E" w:rsidRDefault="0033303F" w:rsidP="00E74DB6">
      <w:pPr>
        <w:rPr>
          <w:rFonts w:ascii="Times New Roman" w:hAnsi="Times New Roman" w:cs="Times New Roman"/>
          <w:b/>
          <w:bCs/>
          <w:noProof/>
          <w:color w:val="000000" w:themeColor="text1"/>
          <w:sz w:val="24"/>
          <w:szCs w:val="24"/>
        </w:rPr>
      </w:pPr>
    </w:p>
    <w:p w14:paraId="7E6DDFBA" w14:textId="77777777" w:rsidR="0033303F" w:rsidRPr="00BC201E" w:rsidRDefault="0033303F" w:rsidP="00E74DB6">
      <w:pPr>
        <w:rPr>
          <w:rFonts w:ascii="Times New Roman" w:hAnsi="Times New Roman" w:cs="Times New Roman"/>
          <w:b/>
          <w:bCs/>
          <w:noProof/>
          <w:color w:val="000000" w:themeColor="text1"/>
          <w:sz w:val="24"/>
          <w:szCs w:val="24"/>
        </w:rPr>
      </w:pPr>
    </w:p>
    <w:p w14:paraId="7C59547E" w14:textId="77777777" w:rsidR="00BC201E" w:rsidRPr="00BC201E" w:rsidRDefault="0033303F" w:rsidP="00B748BF">
      <w:pPr>
        <w:keepNext/>
        <w:jc w:val="center"/>
        <w:rPr>
          <w:rFonts w:ascii="Times New Roman" w:hAnsi="Times New Roman" w:cs="Times New Roman"/>
          <w:color w:val="000000" w:themeColor="text1"/>
          <w:sz w:val="24"/>
          <w:szCs w:val="24"/>
        </w:rPr>
      </w:pPr>
      <w:r w:rsidRPr="00BC201E">
        <w:rPr>
          <w:rFonts w:ascii="Times New Roman" w:hAnsi="Times New Roman" w:cs="Times New Roman"/>
          <w:b/>
          <w:bCs/>
          <w:noProof/>
          <w:color w:val="000000" w:themeColor="text1"/>
          <w:sz w:val="24"/>
          <w:szCs w:val="24"/>
        </w:rPr>
        <w:drawing>
          <wp:inline distT="0" distB="0" distL="0" distR="0" wp14:anchorId="071963C9" wp14:editId="162ADF7F">
            <wp:extent cx="5731510" cy="2678430"/>
            <wp:effectExtent l="0" t="0" r="2540" b="762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Screenshot 2026-10-20 193255.png"/>
                    <pic:cNvPicPr/>
                  </pic:nvPicPr>
                  <pic:blipFill>
                    <a:blip r:embed="rId88">
                      <a:extLst>
                        <a:ext uri="{28A0092B-C50C-407E-A947-70E740481C1C}">
                          <a14:useLocalDpi xmlns:a14="http://schemas.microsoft.com/office/drawing/2010/main" val="0"/>
                        </a:ext>
                      </a:extLst>
                    </a:blip>
                    <a:stretch>
                      <a:fillRect/>
                    </a:stretch>
                  </pic:blipFill>
                  <pic:spPr>
                    <a:xfrm>
                      <a:off x="0" y="0"/>
                      <a:ext cx="5731510" cy="2678430"/>
                    </a:xfrm>
                    <a:prstGeom prst="rect">
                      <a:avLst/>
                    </a:prstGeom>
                  </pic:spPr>
                </pic:pic>
              </a:graphicData>
            </a:graphic>
          </wp:inline>
        </w:drawing>
      </w:r>
    </w:p>
    <w:p w14:paraId="4AC2BB2A" w14:textId="3711C211" w:rsidR="00651F59" w:rsidRPr="00BC201E" w:rsidRDefault="00BC201E" w:rsidP="00B748BF">
      <w:pPr>
        <w:pStyle w:val="Caption"/>
        <w:jc w:val="center"/>
        <w:rPr>
          <w:rFonts w:ascii="Times New Roman" w:hAnsi="Times New Roman" w:cs="Times New Roman"/>
          <w:color w:val="000000" w:themeColor="text1"/>
          <w:sz w:val="24"/>
          <w:szCs w:val="24"/>
        </w:rPr>
      </w:pPr>
      <w:bookmarkStart w:id="142" w:name="_Toc243681133"/>
      <w:r w:rsidRPr="00BC201E">
        <w:rPr>
          <w:rFonts w:ascii="Times New Roman" w:hAnsi="Times New Roman" w:cs="Times New Roman"/>
          <w:color w:val="000000" w:themeColor="text1"/>
          <w:sz w:val="24"/>
          <w:szCs w:val="24"/>
        </w:rPr>
        <w:t xml:space="preserve">Gambar 3. </w:t>
      </w:r>
      <w:r w:rsidRPr="00BC201E">
        <w:rPr>
          <w:rFonts w:ascii="Times New Roman" w:hAnsi="Times New Roman" w:cs="Times New Roman"/>
          <w:color w:val="000000" w:themeColor="text1"/>
          <w:sz w:val="24"/>
          <w:szCs w:val="24"/>
        </w:rPr>
        <w:fldChar w:fldCharType="begin"/>
      </w:r>
      <w:r w:rsidRPr="00BC201E">
        <w:rPr>
          <w:rFonts w:ascii="Times New Roman" w:hAnsi="Times New Roman" w:cs="Times New Roman"/>
          <w:color w:val="000000" w:themeColor="text1"/>
          <w:sz w:val="24"/>
          <w:szCs w:val="24"/>
        </w:rPr>
        <w:instrText xml:space="preserve"> SEQ Gambar_3. \* ARABIC </w:instrText>
      </w:r>
      <w:r w:rsidRPr="00BC201E">
        <w:rPr>
          <w:rFonts w:ascii="Times New Roman" w:hAnsi="Times New Roman" w:cs="Times New Roman"/>
          <w:color w:val="000000" w:themeColor="text1"/>
          <w:sz w:val="24"/>
          <w:szCs w:val="24"/>
        </w:rPr>
        <w:fldChar w:fldCharType="separate"/>
      </w:r>
      <w:r w:rsidRPr="00BC201E">
        <w:rPr>
          <w:rFonts w:ascii="Times New Roman" w:hAnsi="Times New Roman" w:cs="Times New Roman"/>
          <w:noProof/>
          <w:color w:val="000000" w:themeColor="text1"/>
          <w:sz w:val="24"/>
          <w:szCs w:val="24"/>
        </w:rPr>
        <w:t>33</w:t>
      </w:r>
      <w:r w:rsidRPr="00BC201E">
        <w:rPr>
          <w:rFonts w:ascii="Times New Roman" w:hAnsi="Times New Roman" w:cs="Times New Roman"/>
          <w:color w:val="000000" w:themeColor="text1"/>
          <w:sz w:val="24"/>
          <w:szCs w:val="24"/>
        </w:rPr>
        <w:fldChar w:fldCharType="end"/>
      </w:r>
      <w:r w:rsidRPr="00BC201E">
        <w:rPr>
          <w:rFonts w:ascii="Times New Roman" w:hAnsi="Times New Roman" w:cs="Times New Roman"/>
          <w:color w:val="000000" w:themeColor="text1"/>
          <w:sz w:val="24"/>
          <w:szCs w:val="24"/>
          <w:lang w:val="en-US"/>
        </w:rPr>
        <w:t xml:space="preserve"> Dashboard </w:t>
      </w:r>
      <w:proofErr w:type="spellStart"/>
      <w:r w:rsidRPr="00BC201E">
        <w:rPr>
          <w:rFonts w:ascii="Times New Roman" w:hAnsi="Times New Roman" w:cs="Times New Roman"/>
          <w:color w:val="000000" w:themeColor="text1"/>
          <w:sz w:val="24"/>
          <w:szCs w:val="24"/>
          <w:lang w:val="en-US"/>
        </w:rPr>
        <w:t>siswa</w:t>
      </w:r>
      <w:bookmarkEnd w:id="142"/>
      <w:proofErr w:type="spellEnd"/>
    </w:p>
    <w:p w14:paraId="2D822E01" w14:textId="1EDDF230" w:rsidR="0033303F" w:rsidRPr="00BC201E" w:rsidRDefault="00E2198B" w:rsidP="00E74DB6">
      <w:pPr>
        <w:rPr>
          <w:rFonts w:ascii="Times New Roman" w:hAnsi="Times New Roman" w:cs="Times New Roman"/>
          <w:b/>
          <w:bCs/>
          <w:noProof/>
          <w:color w:val="000000" w:themeColor="text1"/>
          <w:sz w:val="24"/>
          <w:szCs w:val="24"/>
        </w:rPr>
      </w:pPr>
      <w:r w:rsidRPr="00BC201E">
        <w:rPr>
          <w:rFonts w:ascii="Times New Roman" w:hAnsi="Times New Roman" w:cs="Times New Roman"/>
          <w:color w:val="000000" w:themeColor="text1"/>
          <w:sz w:val="24"/>
          <w:szCs w:val="24"/>
        </w:rPr>
        <w:t xml:space="preserve">Dashboard siswa muncul setelah siswa berhasil login. Bagian atas berisi sapaan dan tombol </w:t>
      </w:r>
      <w:r w:rsidRPr="00BC201E">
        <w:rPr>
          <w:rStyle w:val="Strong"/>
          <w:rFonts w:ascii="Times New Roman" w:hAnsi="Times New Roman" w:cs="Times New Roman"/>
          <w:color w:val="000000" w:themeColor="text1"/>
          <w:sz w:val="24"/>
          <w:szCs w:val="24"/>
        </w:rPr>
        <w:t>+ Tambah Laporan</w:t>
      </w:r>
      <w:r w:rsidRPr="00BC201E">
        <w:rPr>
          <w:rFonts w:ascii="Times New Roman" w:hAnsi="Times New Roman" w:cs="Times New Roman"/>
          <w:color w:val="000000" w:themeColor="text1"/>
          <w:sz w:val="24"/>
          <w:szCs w:val="24"/>
        </w:rPr>
        <w:t xml:space="preserve">. Di bawahnya terdapat tiga kartu identitas, yaitu nama siswa, NIS, dan kelas. Bagian </w:t>
      </w:r>
      <w:r w:rsidRPr="00BC201E">
        <w:rPr>
          <w:rStyle w:val="Strong"/>
          <w:rFonts w:ascii="Times New Roman" w:hAnsi="Times New Roman" w:cs="Times New Roman"/>
          <w:color w:val="000000" w:themeColor="text1"/>
          <w:sz w:val="24"/>
          <w:szCs w:val="24"/>
        </w:rPr>
        <w:t>Menu Cepat</w:t>
      </w:r>
      <w:r w:rsidRPr="00BC201E">
        <w:rPr>
          <w:rFonts w:ascii="Times New Roman" w:hAnsi="Times New Roman" w:cs="Times New Roman"/>
          <w:color w:val="000000" w:themeColor="text1"/>
          <w:sz w:val="24"/>
          <w:szCs w:val="24"/>
        </w:rPr>
        <w:t xml:space="preserve"> berisi pintasan ke Tambah Laporan, Laporan Saya, dan Histori. </w:t>
      </w:r>
      <w:r w:rsidRPr="00BC201E">
        <w:rPr>
          <w:rStyle w:val="Emphasis"/>
          <w:rFonts w:ascii="Times New Roman" w:hAnsi="Times New Roman" w:cs="Times New Roman"/>
          <w:color w:val="000000" w:themeColor="text1"/>
          <w:sz w:val="24"/>
          <w:szCs w:val="24"/>
        </w:rPr>
        <w:t>Sidebar</w:t>
      </w:r>
      <w:r w:rsidRPr="00BC201E">
        <w:rPr>
          <w:rFonts w:ascii="Times New Roman" w:hAnsi="Times New Roman" w:cs="Times New Roman"/>
          <w:color w:val="000000" w:themeColor="text1"/>
          <w:sz w:val="24"/>
          <w:szCs w:val="24"/>
        </w:rPr>
        <w:t xml:space="preserve"> siswa hanya memiliki menu Dashboard, Laporan Saya, dan Histori.</w:t>
      </w:r>
    </w:p>
    <w:p w14:paraId="063617DA" w14:textId="77777777" w:rsidR="0033303F" w:rsidRPr="00BC201E" w:rsidRDefault="0033303F" w:rsidP="00E74DB6">
      <w:pPr>
        <w:rPr>
          <w:rFonts w:ascii="Times New Roman" w:hAnsi="Times New Roman" w:cs="Times New Roman"/>
          <w:b/>
          <w:bCs/>
          <w:noProof/>
          <w:color w:val="000000" w:themeColor="text1"/>
          <w:sz w:val="24"/>
          <w:szCs w:val="24"/>
        </w:rPr>
      </w:pPr>
    </w:p>
    <w:p w14:paraId="2D81DEBF" w14:textId="77777777" w:rsidR="0033303F" w:rsidRPr="00BC201E" w:rsidRDefault="0033303F" w:rsidP="00E74DB6">
      <w:pPr>
        <w:rPr>
          <w:rFonts w:ascii="Times New Roman" w:hAnsi="Times New Roman" w:cs="Times New Roman"/>
          <w:b/>
          <w:bCs/>
          <w:noProof/>
          <w:color w:val="000000" w:themeColor="text1"/>
          <w:sz w:val="24"/>
          <w:szCs w:val="24"/>
        </w:rPr>
      </w:pPr>
    </w:p>
    <w:p w14:paraId="5CA9A062" w14:textId="77777777" w:rsidR="0033303F" w:rsidRPr="00BC201E" w:rsidRDefault="0033303F" w:rsidP="00E74DB6">
      <w:pPr>
        <w:rPr>
          <w:rFonts w:ascii="Times New Roman" w:hAnsi="Times New Roman" w:cs="Times New Roman"/>
          <w:b/>
          <w:bCs/>
          <w:noProof/>
          <w:color w:val="000000" w:themeColor="text1"/>
          <w:sz w:val="24"/>
          <w:szCs w:val="24"/>
        </w:rPr>
      </w:pPr>
    </w:p>
    <w:p w14:paraId="676F9DF6" w14:textId="77777777" w:rsidR="0033303F" w:rsidRPr="00BC201E" w:rsidRDefault="0033303F" w:rsidP="00E74DB6">
      <w:pPr>
        <w:rPr>
          <w:rFonts w:ascii="Times New Roman" w:hAnsi="Times New Roman" w:cs="Times New Roman"/>
          <w:b/>
          <w:bCs/>
          <w:noProof/>
          <w:color w:val="000000" w:themeColor="text1"/>
          <w:sz w:val="24"/>
          <w:szCs w:val="24"/>
        </w:rPr>
      </w:pPr>
    </w:p>
    <w:p w14:paraId="20FE5EB7" w14:textId="536B988A" w:rsidR="0033303F" w:rsidRPr="00BC201E" w:rsidRDefault="0033303F" w:rsidP="00E74DB6">
      <w:pPr>
        <w:rPr>
          <w:rFonts w:ascii="Times New Roman" w:hAnsi="Times New Roman" w:cs="Times New Roman"/>
          <w:b/>
          <w:bCs/>
          <w:noProof/>
          <w:color w:val="000000" w:themeColor="text1"/>
          <w:sz w:val="24"/>
          <w:szCs w:val="24"/>
        </w:rPr>
      </w:pPr>
    </w:p>
    <w:p w14:paraId="61C7CA3C" w14:textId="48A65369" w:rsidR="0033303F" w:rsidRPr="00BC201E" w:rsidRDefault="0033303F" w:rsidP="00E74DB6">
      <w:pPr>
        <w:rPr>
          <w:rFonts w:ascii="Times New Roman" w:hAnsi="Times New Roman" w:cs="Times New Roman"/>
          <w:b/>
          <w:bCs/>
          <w:noProof/>
          <w:color w:val="000000" w:themeColor="text1"/>
          <w:sz w:val="24"/>
          <w:szCs w:val="24"/>
        </w:rPr>
      </w:pPr>
    </w:p>
    <w:p w14:paraId="2FDAC766" w14:textId="77206F3D" w:rsidR="0033303F" w:rsidRPr="00BC201E" w:rsidRDefault="0033303F" w:rsidP="00E74DB6">
      <w:pPr>
        <w:rPr>
          <w:rFonts w:ascii="Times New Roman" w:hAnsi="Times New Roman" w:cs="Times New Roman"/>
          <w:b/>
          <w:bCs/>
          <w:noProof/>
          <w:color w:val="000000" w:themeColor="text1"/>
          <w:sz w:val="24"/>
          <w:szCs w:val="24"/>
        </w:rPr>
      </w:pPr>
    </w:p>
    <w:p w14:paraId="32587989" w14:textId="073B58B6" w:rsidR="0033303F" w:rsidRPr="00BC201E" w:rsidRDefault="0033303F" w:rsidP="00E74DB6">
      <w:pPr>
        <w:rPr>
          <w:rFonts w:ascii="Times New Roman" w:hAnsi="Times New Roman" w:cs="Times New Roman"/>
          <w:b/>
          <w:bCs/>
          <w:noProof/>
          <w:color w:val="000000" w:themeColor="text1"/>
          <w:sz w:val="24"/>
          <w:szCs w:val="24"/>
        </w:rPr>
      </w:pPr>
    </w:p>
    <w:p w14:paraId="0AC6ECBA" w14:textId="77777777" w:rsidR="0033303F" w:rsidRPr="00BC201E" w:rsidRDefault="0033303F" w:rsidP="00E74DB6">
      <w:pPr>
        <w:rPr>
          <w:rFonts w:ascii="Times New Roman" w:hAnsi="Times New Roman" w:cs="Times New Roman"/>
          <w:b/>
          <w:bCs/>
          <w:noProof/>
          <w:color w:val="000000" w:themeColor="text1"/>
          <w:sz w:val="24"/>
          <w:szCs w:val="24"/>
        </w:rPr>
      </w:pPr>
    </w:p>
    <w:p w14:paraId="47B81D69" w14:textId="77777777" w:rsidR="0033303F" w:rsidRPr="00BC201E" w:rsidRDefault="0033303F" w:rsidP="00E74DB6">
      <w:pPr>
        <w:rPr>
          <w:rFonts w:ascii="Times New Roman" w:hAnsi="Times New Roman" w:cs="Times New Roman"/>
          <w:b/>
          <w:bCs/>
          <w:noProof/>
          <w:color w:val="000000" w:themeColor="text1"/>
          <w:sz w:val="24"/>
          <w:szCs w:val="24"/>
        </w:rPr>
      </w:pPr>
    </w:p>
    <w:p w14:paraId="1242FFE1" w14:textId="77777777" w:rsidR="0033303F" w:rsidRPr="00BC201E" w:rsidRDefault="0033303F" w:rsidP="00E74DB6">
      <w:pPr>
        <w:rPr>
          <w:rFonts w:ascii="Times New Roman" w:hAnsi="Times New Roman" w:cs="Times New Roman"/>
          <w:b/>
          <w:bCs/>
          <w:noProof/>
          <w:color w:val="000000" w:themeColor="text1"/>
          <w:sz w:val="24"/>
          <w:szCs w:val="24"/>
        </w:rPr>
      </w:pPr>
    </w:p>
    <w:p w14:paraId="0FF398AA" w14:textId="77777777" w:rsidR="00BC201E" w:rsidRPr="00BC201E" w:rsidRDefault="0033303F" w:rsidP="00B748BF">
      <w:pPr>
        <w:keepNext/>
        <w:jc w:val="center"/>
        <w:rPr>
          <w:rFonts w:ascii="Times New Roman" w:hAnsi="Times New Roman" w:cs="Times New Roman"/>
          <w:color w:val="000000" w:themeColor="text1"/>
          <w:sz w:val="24"/>
          <w:szCs w:val="24"/>
        </w:rPr>
      </w:pPr>
      <w:r w:rsidRPr="00BC201E">
        <w:rPr>
          <w:rFonts w:ascii="Times New Roman" w:hAnsi="Times New Roman" w:cs="Times New Roman"/>
          <w:b/>
          <w:bCs/>
          <w:noProof/>
          <w:color w:val="000000" w:themeColor="text1"/>
          <w:sz w:val="24"/>
          <w:szCs w:val="24"/>
        </w:rPr>
        <w:drawing>
          <wp:inline distT="0" distB="0" distL="0" distR="0" wp14:anchorId="4FF828C4" wp14:editId="1AA82AFD">
            <wp:extent cx="5731510" cy="2698750"/>
            <wp:effectExtent l="0" t="0" r="2540" b="635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Screenshot 2026-10-20 193335.png"/>
                    <pic:cNvPicPr/>
                  </pic:nvPicPr>
                  <pic:blipFill>
                    <a:blip r:embed="rId89">
                      <a:extLst>
                        <a:ext uri="{28A0092B-C50C-407E-A947-70E740481C1C}">
                          <a14:useLocalDpi xmlns:a14="http://schemas.microsoft.com/office/drawing/2010/main" val="0"/>
                        </a:ext>
                      </a:extLst>
                    </a:blip>
                    <a:stretch>
                      <a:fillRect/>
                    </a:stretch>
                  </pic:blipFill>
                  <pic:spPr>
                    <a:xfrm>
                      <a:off x="0" y="0"/>
                      <a:ext cx="5731510" cy="2698750"/>
                    </a:xfrm>
                    <a:prstGeom prst="rect">
                      <a:avLst/>
                    </a:prstGeom>
                  </pic:spPr>
                </pic:pic>
              </a:graphicData>
            </a:graphic>
          </wp:inline>
        </w:drawing>
      </w:r>
    </w:p>
    <w:p w14:paraId="4CD7FF49" w14:textId="4B3FF92C" w:rsidR="00E2198B" w:rsidRPr="00BC201E" w:rsidRDefault="00BC201E" w:rsidP="00B748BF">
      <w:pPr>
        <w:pStyle w:val="Caption"/>
        <w:jc w:val="center"/>
        <w:rPr>
          <w:rFonts w:ascii="Times New Roman" w:hAnsi="Times New Roman" w:cs="Times New Roman"/>
          <w:color w:val="000000" w:themeColor="text1"/>
          <w:sz w:val="24"/>
          <w:szCs w:val="24"/>
        </w:rPr>
      </w:pPr>
      <w:bookmarkStart w:id="143" w:name="_Toc243681134"/>
      <w:r w:rsidRPr="00BC201E">
        <w:rPr>
          <w:rFonts w:ascii="Times New Roman" w:hAnsi="Times New Roman" w:cs="Times New Roman"/>
          <w:color w:val="000000" w:themeColor="text1"/>
          <w:sz w:val="24"/>
          <w:szCs w:val="24"/>
        </w:rPr>
        <w:t xml:space="preserve">Gambar 3. </w:t>
      </w:r>
      <w:r w:rsidRPr="00BC201E">
        <w:rPr>
          <w:rFonts w:ascii="Times New Roman" w:hAnsi="Times New Roman" w:cs="Times New Roman"/>
          <w:color w:val="000000" w:themeColor="text1"/>
          <w:sz w:val="24"/>
          <w:szCs w:val="24"/>
        </w:rPr>
        <w:fldChar w:fldCharType="begin"/>
      </w:r>
      <w:r w:rsidRPr="00BC201E">
        <w:rPr>
          <w:rFonts w:ascii="Times New Roman" w:hAnsi="Times New Roman" w:cs="Times New Roman"/>
          <w:color w:val="000000" w:themeColor="text1"/>
          <w:sz w:val="24"/>
          <w:szCs w:val="24"/>
        </w:rPr>
        <w:instrText xml:space="preserve"> SEQ Gambar_3. \* ARABIC </w:instrText>
      </w:r>
      <w:r w:rsidRPr="00BC201E">
        <w:rPr>
          <w:rFonts w:ascii="Times New Roman" w:hAnsi="Times New Roman" w:cs="Times New Roman"/>
          <w:color w:val="000000" w:themeColor="text1"/>
          <w:sz w:val="24"/>
          <w:szCs w:val="24"/>
        </w:rPr>
        <w:fldChar w:fldCharType="separate"/>
      </w:r>
      <w:r w:rsidRPr="00BC201E">
        <w:rPr>
          <w:rFonts w:ascii="Times New Roman" w:hAnsi="Times New Roman" w:cs="Times New Roman"/>
          <w:noProof/>
          <w:color w:val="000000" w:themeColor="text1"/>
          <w:sz w:val="24"/>
          <w:szCs w:val="24"/>
        </w:rPr>
        <w:t>34</w:t>
      </w:r>
      <w:r w:rsidRPr="00BC201E">
        <w:rPr>
          <w:rFonts w:ascii="Times New Roman" w:hAnsi="Times New Roman" w:cs="Times New Roman"/>
          <w:color w:val="000000" w:themeColor="text1"/>
          <w:sz w:val="24"/>
          <w:szCs w:val="24"/>
        </w:rPr>
        <w:fldChar w:fldCharType="end"/>
      </w:r>
      <w:r w:rsidRPr="00BC201E">
        <w:rPr>
          <w:rFonts w:ascii="Times New Roman" w:hAnsi="Times New Roman" w:cs="Times New Roman"/>
          <w:color w:val="000000" w:themeColor="text1"/>
          <w:sz w:val="24"/>
          <w:szCs w:val="24"/>
          <w:lang w:val="en-US"/>
        </w:rPr>
        <w:t xml:space="preserve"> Tambah </w:t>
      </w:r>
      <w:proofErr w:type="spellStart"/>
      <w:r w:rsidRPr="00BC201E">
        <w:rPr>
          <w:rFonts w:ascii="Times New Roman" w:hAnsi="Times New Roman" w:cs="Times New Roman"/>
          <w:color w:val="000000" w:themeColor="text1"/>
          <w:sz w:val="24"/>
          <w:szCs w:val="24"/>
          <w:lang w:val="en-US"/>
        </w:rPr>
        <w:t>laporan</w:t>
      </w:r>
      <w:bookmarkEnd w:id="143"/>
      <w:proofErr w:type="spellEnd"/>
    </w:p>
    <w:p w14:paraId="1B647248" w14:textId="77777777" w:rsidR="00E2198B" w:rsidRPr="00BC201E" w:rsidRDefault="00E2198B" w:rsidP="00E2198B">
      <w:pPr>
        <w:spacing w:before="100" w:beforeAutospacing="1" w:after="100" w:afterAutospacing="1" w:line="240" w:lineRule="auto"/>
        <w:rPr>
          <w:rFonts w:ascii="Times New Roman" w:eastAsia="Times New Roman" w:hAnsi="Times New Roman" w:cs="Times New Roman"/>
          <w:color w:val="000000" w:themeColor="text1"/>
          <w:sz w:val="24"/>
          <w:szCs w:val="24"/>
          <w:lang w:val="en-ID" w:eastAsia="en-ID"/>
        </w:rPr>
      </w:pPr>
      <w:proofErr w:type="spellStart"/>
      <w:r w:rsidRPr="00BC201E">
        <w:rPr>
          <w:rFonts w:ascii="Times New Roman" w:eastAsia="Times New Roman" w:hAnsi="Times New Roman" w:cs="Times New Roman"/>
          <w:color w:val="000000" w:themeColor="text1"/>
          <w:sz w:val="24"/>
          <w:szCs w:val="24"/>
          <w:lang w:val="en-ID" w:eastAsia="en-ID"/>
        </w:rPr>
        <w:t>Halaman</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ini</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digunakan</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siswa</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untuk</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mengirim</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laporan</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pengaduan</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baru</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mengenai</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sarana</w:t>
      </w:r>
      <w:proofErr w:type="spellEnd"/>
      <w:r w:rsidRPr="00BC201E">
        <w:rPr>
          <w:rFonts w:ascii="Times New Roman" w:eastAsia="Times New Roman" w:hAnsi="Times New Roman" w:cs="Times New Roman"/>
          <w:color w:val="000000" w:themeColor="text1"/>
          <w:sz w:val="24"/>
          <w:szCs w:val="24"/>
          <w:lang w:val="en-ID" w:eastAsia="en-ID"/>
        </w:rPr>
        <w:t xml:space="preserve"> dan </w:t>
      </w:r>
      <w:proofErr w:type="spellStart"/>
      <w:r w:rsidRPr="00BC201E">
        <w:rPr>
          <w:rFonts w:ascii="Times New Roman" w:eastAsia="Times New Roman" w:hAnsi="Times New Roman" w:cs="Times New Roman"/>
          <w:color w:val="000000" w:themeColor="text1"/>
          <w:sz w:val="24"/>
          <w:szCs w:val="24"/>
          <w:lang w:val="en-ID" w:eastAsia="en-ID"/>
        </w:rPr>
        <w:t>prasarana</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sekolah</w:t>
      </w:r>
      <w:proofErr w:type="spellEnd"/>
      <w:r w:rsidRPr="00BC201E">
        <w:rPr>
          <w:rFonts w:ascii="Times New Roman" w:eastAsia="Times New Roman" w:hAnsi="Times New Roman" w:cs="Times New Roman"/>
          <w:color w:val="000000" w:themeColor="text1"/>
          <w:sz w:val="24"/>
          <w:szCs w:val="24"/>
          <w:lang w:val="en-ID" w:eastAsia="en-ID"/>
        </w:rPr>
        <w:t xml:space="preserve">. Form </w:t>
      </w:r>
      <w:proofErr w:type="spellStart"/>
      <w:r w:rsidRPr="00BC201E">
        <w:rPr>
          <w:rFonts w:ascii="Times New Roman" w:eastAsia="Times New Roman" w:hAnsi="Times New Roman" w:cs="Times New Roman"/>
          <w:color w:val="000000" w:themeColor="text1"/>
          <w:sz w:val="24"/>
          <w:szCs w:val="24"/>
          <w:lang w:val="en-ID" w:eastAsia="en-ID"/>
        </w:rPr>
        <w:t>terdiri</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dari</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beberapa</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kolom</w:t>
      </w:r>
      <w:proofErr w:type="spellEnd"/>
      <w:r w:rsidRPr="00BC201E">
        <w:rPr>
          <w:rFonts w:ascii="Times New Roman" w:eastAsia="Times New Roman" w:hAnsi="Times New Roman" w:cs="Times New Roman"/>
          <w:color w:val="000000" w:themeColor="text1"/>
          <w:sz w:val="24"/>
          <w:szCs w:val="24"/>
          <w:lang w:val="en-ID" w:eastAsia="en-ID"/>
        </w:rPr>
        <w:t>:</w:t>
      </w:r>
    </w:p>
    <w:p w14:paraId="7780E8D4" w14:textId="77777777" w:rsidR="00E2198B" w:rsidRPr="00BC201E" w:rsidRDefault="00E2198B" w:rsidP="00487377">
      <w:pPr>
        <w:numPr>
          <w:ilvl w:val="0"/>
          <w:numId w:val="33"/>
        </w:numPr>
        <w:spacing w:before="100" w:beforeAutospacing="1" w:after="100" w:afterAutospacing="1" w:line="240" w:lineRule="auto"/>
        <w:rPr>
          <w:rFonts w:ascii="Times New Roman" w:eastAsia="Times New Roman" w:hAnsi="Times New Roman" w:cs="Times New Roman"/>
          <w:color w:val="000000" w:themeColor="text1"/>
          <w:sz w:val="24"/>
          <w:szCs w:val="24"/>
          <w:lang w:val="en-ID" w:eastAsia="en-ID"/>
        </w:rPr>
      </w:pPr>
      <w:proofErr w:type="spellStart"/>
      <w:r w:rsidRPr="00BC201E">
        <w:rPr>
          <w:rFonts w:ascii="Times New Roman" w:eastAsia="Times New Roman" w:hAnsi="Times New Roman" w:cs="Times New Roman"/>
          <w:b/>
          <w:bCs/>
          <w:color w:val="000000" w:themeColor="text1"/>
          <w:sz w:val="24"/>
          <w:szCs w:val="24"/>
          <w:lang w:val="en-ID" w:eastAsia="en-ID"/>
        </w:rPr>
        <w:t>Judul</w:t>
      </w:r>
      <w:proofErr w:type="spellEnd"/>
      <w:r w:rsidRPr="00BC201E">
        <w:rPr>
          <w:rFonts w:ascii="Times New Roman" w:eastAsia="Times New Roman" w:hAnsi="Times New Roman" w:cs="Times New Roman"/>
          <w:b/>
          <w:bCs/>
          <w:color w:val="000000" w:themeColor="text1"/>
          <w:sz w:val="24"/>
          <w:szCs w:val="24"/>
          <w:lang w:val="en-ID" w:eastAsia="en-ID"/>
        </w:rPr>
        <w:t xml:space="preserve"> </w:t>
      </w:r>
      <w:proofErr w:type="spellStart"/>
      <w:r w:rsidRPr="00BC201E">
        <w:rPr>
          <w:rFonts w:ascii="Times New Roman" w:eastAsia="Times New Roman" w:hAnsi="Times New Roman" w:cs="Times New Roman"/>
          <w:b/>
          <w:bCs/>
          <w:color w:val="000000" w:themeColor="text1"/>
          <w:sz w:val="24"/>
          <w:szCs w:val="24"/>
          <w:lang w:val="en-ID" w:eastAsia="en-ID"/>
        </w:rPr>
        <w:t>Aspirasi</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judul</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singkat</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laporan</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misalnya</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Lampu</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Ruang</w:t>
      </w:r>
      <w:proofErr w:type="spellEnd"/>
      <w:r w:rsidRPr="00BC201E">
        <w:rPr>
          <w:rFonts w:ascii="Times New Roman" w:eastAsia="Times New Roman" w:hAnsi="Times New Roman" w:cs="Times New Roman"/>
          <w:color w:val="000000" w:themeColor="text1"/>
          <w:sz w:val="24"/>
          <w:szCs w:val="24"/>
          <w:lang w:val="en-ID" w:eastAsia="en-ID"/>
        </w:rPr>
        <w:t xml:space="preserve"> Kelas Mati”.</w:t>
      </w:r>
    </w:p>
    <w:p w14:paraId="27710175" w14:textId="77777777" w:rsidR="00E2198B" w:rsidRPr="00BC201E" w:rsidRDefault="00E2198B" w:rsidP="00487377">
      <w:pPr>
        <w:numPr>
          <w:ilvl w:val="0"/>
          <w:numId w:val="33"/>
        </w:numPr>
        <w:spacing w:before="100" w:beforeAutospacing="1" w:after="100" w:afterAutospacing="1" w:line="240" w:lineRule="auto"/>
        <w:rPr>
          <w:rFonts w:ascii="Times New Roman" w:eastAsia="Times New Roman" w:hAnsi="Times New Roman" w:cs="Times New Roman"/>
          <w:color w:val="000000" w:themeColor="text1"/>
          <w:sz w:val="24"/>
          <w:szCs w:val="24"/>
          <w:lang w:val="en-ID" w:eastAsia="en-ID"/>
        </w:rPr>
      </w:pPr>
      <w:proofErr w:type="spellStart"/>
      <w:r w:rsidRPr="00BC201E">
        <w:rPr>
          <w:rFonts w:ascii="Times New Roman" w:eastAsia="Times New Roman" w:hAnsi="Times New Roman" w:cs="Times New Roman"/>
          <w:b/>
          <w:bCs/>
          <w:color w:val="000000" w:themeColor="text1"/>
          <w:sz w:val="24"/>
          <w:szCs w:val="24"/>
          <w:lang w:val="en-ID" w:eastAsia="en-ID"/>
        </w:rPr>
        <w:t>Kategori</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pilihan</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jenis</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pengaduan</w:t>
      </w:r>
      <w:proofErr w:type="spellEnd"/>
      <w:r w:rsidRPr="00BC201E">
        <w:rPr>
          <w:rFonts w:ascii="Times New Roman" w:eastAsia="Times New Roman" w:hAnsi="Times New Roman" w:cs="Times New Roman"/>
          <w:color w:val="000000" w:themeColor="text1"/>
          <w:sz w:val="24"/>
          <w:szCs w:val="24"/>
          <w:lang w:val="en-ID" w:eastAsia="en-ID"/>
        </w:rPr>
        <w:t xml:space="preserve"> yang </w:t>
      </w:r>
      <w:proofErr w:type="spellStart"/>
      <w:r w:rsidRPr="00BC201E">
        <w:rPr>
          <w:rFonts w:ascii="Times New Roman" w:eastAsia="Times New Roman" w:hAnsi="Times New Roman" w:cs="Times New Roman"/>
          <w:color w:val="000000" w:themeColor="text1"/>
          <w:sz w:val="24"/>
          <w:szCs w:val="24"/>
          <w:lang w:val="en-ID" w:eastAsia="en-ID"/>
        </w:rPr>
        <w:t>diambil</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dari</w:t>
      </w:r>
      <w:proofErr w:type="spellEnd"/>
      <w:r w:rsidRPr="00BC201E">
        <w:rPr>
          <w:rFonts w:ascii="Times New Roman" w:eastAsia="Times New Roman" w:hAnsi="Times New Roman" w:cs="Times New Roman"/>
          <w:color w:val="000000" w:themeColor="text1"/>
          <w:sz w:val="24"/>
          <w:szCs w:val="24"/>
          <w:lang w:val="en-ID" w:eastAsia="en-ID"/>
        </w:rPr>
        <w:t xml:space="preserve"> data </w:t>
      </w:r>
      <w:proofErr w:type="spellStart"/>
      <w:r w:rsidRPr="00BC201E">
        <w:rPr>
          <w:rFonts w:ascii="Times New Roman" w:eastAsia="Times New Roman" w:hAnsi="Times New Roman" w:cs="Times New Roman"/>
          <w:color w:val="000000" w:themeColor="text1"/>
          <w:sz w:val="24"/>
          <w:szCs w:val="24"/>
          <w:lang w:val="en-ID" w:eastAsia="en-ID"/>
        </w:rPr>
        <w:t>kategori</w:t>
      </w:r>
      <w:proofErr w:type="spellEnd"/>
      <w:r w:rsidRPr="00BC201E">
        <w:rPr>
          <w:rFonts w:ascii="Times New Roman" w:eastAsia="Times New Roman" w:hAnsi="Times New Roman" w:cs="Times New Roman"/>
          <w:color w:val="000000" w:themeColor="text1"/>
          <w:sz w:val="24"/>
          <w:szCs w:val="24"/>
          <w:lang w:val="en-ID" w:eastAsia="en-ID"/>
        </w:rPr>
        <w:t>.</w:t>
      </w:r>
    </w:p>
    <w:p w14:paraId="3551A378" w14:textId="77777777" w:rsidR="00E2198B" w:rsidRPr="00BC201E" w:rsidRDefault="00E2198B" w:rsidP="00487377">
      <w:pPr>
        <w:numPr>
          <w:ilvl w:val="0"/>
          <w:numId w:val="33"/>
        </w:numPr>
        <w:spacing w:before="100" w:beforeAutospacing="1" w:after="100" w:afterAutospacing="1" w:line="240" w:lineRule="auto"/>
        <w:rPr>
          <w:rFonts w:ascii="Times New Roman" w:eastAsia="Times New Roman" w:hAnsi="Times New Roman" w:cs="Times New Roman"/>
          <w:color w:val="000000" w:themeColor="text1"/>
          <w:sz w:val="24"/>
          <w:szCs w:val="24"/>
          <w:lang w:val="en-ID" w:eastAsia="en-ID"/>
        </w:rPr>
      </w:pPr>
      <w:proofErr w:type="spellStart"/>
      <w:r w:rsidRPr="00BC201E">
        <w:rPr>
          <w:rFonts w:ascii="Times New Roman" w:eastAsia="Times New Roman" w:hAnsi="Times New Roman" w:cs="Times New Roman"/>
          <w:b/>
          <w:bCs/>
          <w:color w:val="000000" w:themeColor="text1"/>
          <w:sz w:val="24"/>
          <w:szCs w:val="24"/>
          <w:lang w:val="en-ID" w:eastAsia="en-ID"/>
        </w:rPr>
        <w:t>Lokasi</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tempat</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masalah</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terjadi</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misalnya</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Ruang</w:t>
      </w:r>
      <w:proofErr w:type="spellEnd"/>
      <w:r w:rsidRPr="00BC201E">
        <w:rPr>
          <w:rFonts w:ascii="Times New Roman" w:eastAsia="Times New Roman" w:hAnsi="Times New Roman" w:cs="Times New Roman"/>
          <w:color w:val="000000" w:themeColor="text1"/>
          <w:sz w:val="24"/>
          <w:szCs w:val="24"/>
          <w:lang w:val="en-ID" w:eastAsia="en-ID"/>
        </w:rPr>
        <w:t xml:space="preserve"> XII RPL 1”.</w:t>
      </w:r>
    </w:p>
    <w:p w14:paraId="17F914C1" w14:textId="77777777" w:rsidR="00E2198B" w:rsidRPr="00BC201E" w:rsidRDefault="00E2198B" w:rsidP="00487377">
      <w:pPr>
        <w:numPr>
          <w:ilvl w:val="0"/>
          <w:numId w:val="33"/>
        </w:numPr>
        <w:spacing w:before="100" w:beforeAutospacing="1" w:after="100" w:afterAutospacing="1" w:line="240" w:lineRule="auto"/>
        <w:rPr>
          <w:rFonts w:ascii="Times New Roman" w:eastAsia="Times New Roman" w:hAnsi="Times New Roman" w:cs="Times New Roman"/>
          <w:color w:val="000000" w:themeColor="text1"/>
          <w:sz w:val="24"/>
          <w:szCs w:val="24"/>
          <w:lang w:val="en-ID" w:eastAsia="en-ID"/>
        </w:rPr>
      </w:pPr>
      <w:r w:rsidRPr="00BC201E">
        <w:rPr>
          <w:rFonts w:ascii="Times New Roman" w:eastAsia="Times New Roman" w:hAnsi="Times New Roman" w:cs="Times New Roman"/>
          <w:b/>
          <w:bCs/>
          <w:color w:val="000000" w:themeColor="text1"/>
          <w:sz w:val="24"/>
          <w:szCs w:val="24"/>
          <w:lang w:val="en-ID" w:eastAsia="en-ID"/>
        </w:rPr>
        <w:t xml:space="preserve">Isi </w:t>
      </w:r>
      <w:proofErr w:type="spellStart"/>
      <w:r w:rsidRPr="00BC201E">
        <w:rPr>
          <w:rFonts w:ascii="Times New Roman" w:eastAsia="Times New Roman" w:hAnsi="Times New Roman" w:cs="Times New Roman"/>
          <w:b/>
          <w:bCs/>
          <w:color w:val="000000" w:themeColor="text1"/>
          <w:sz w:val="24"/>
          <w:szCs w:val="24"/>
          <w:lang w:val="en-ID" w:eastAsia="en-ID"/>
        </w:rPr>
        <w:t>Aspirasi</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penjelasan</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masalah</w:t>
      </w:r>
      <w:proofErr w:type="spellEnd"/>
      <w:r w:rsidRPr="00BC201E">
        <w:rPr>
          <w:rFonts w:ascii="Times New Roman" w:eastAsia="Times New Roman" w:hAnsi="Times New Roman" w:cs="Times New Roman"/>
          <w:color w:val="000000" w:themeColor="text1"/>
          <w:sz w:val="24"/>
          <w:szCs w:val="24"/>
          <w:lang w:val="en-ID" w:eastAsia="en-ID"/>
        </w:rPr>
        <w:t xml:space="preserve"> yang </w:t>
      </w:r>
      <w:proofErr w:type="spellStart"/>
      <w:r w:rsidRPr="00BC201E">
        <w:rPr>
          <w:rFonts w:ascii="Times New Roman" w:eastAsia="Times New Roman" w:hAnsi="Times New Roman" w:cs="Times New Roman"/>
          <w:color w:val="000000" w:themeColor="text1"/>
          <w:sz w:val="24"/>
          <w:szCs w:val="24"/>
          <w:lang w:val="en-ID" w:eastAsia="en-ID"/>
        </w:rPr>
        <w:t>ingin</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dilaporkan</w:t>
      </w:r>
      <w:proofErr w:type="spellEnd"/>
      <w:r w:rsidRPr="00BC201E">
        <w:rPr>
          <w:rFonts w:ascii="Times New Roman" w:eastAsia="Times New Roman" w:hAnsi="Times New Roman" w:cs="Times New Roman"/>
          <w:color w:val="000000" w:themeColor="text1"/>
          <w:sz w:val="24"/>
          <w:szCs w:val="24"/>
          <w:lang w:val="en-ID" w:eastAsia="en-ID"/>
        </w:rPr>
        <w:t>.</w:t>
      </w:r>
    </w:p>
    <w:p w14:paraId="499DE1A4" w14:textId="77777777" w:rsidR="00E2198B" w:rsidRPr="00BC201E" w:rsidRDefault="00E2198B" w:rsidP="00487377">
      <w:pPr>
        <w:numPr>
          <w:ilvl w:val="0"/>
          <w:numId w:val="33"/>
        </w:numPr>
        <w:spacing w:before="100" w:beforeAutospacing="1" w:after="100" w:afterAutospacing="1" w:line="240" w:lineRule="auto"/>
        <w:rPr>
          <w:rFonts w:ascii="Times New Roman" w:eastAsia="Times New Roman" w:hAnsi="Times New Roman" w:cs="Times New Roman"/>
          <w:color w:val="000000" w:themeColor="text1"/>
          <w:sz w:val="24"/>
          <w:szCs w:val="24"/>
          <w:lang w:val="en-ID" w:eastAsia="en-ID"/>
        </w:rPr>
      </w:pPr>
      <w:proofErr w:type="spellStart"/>
      <w:r w:rsidRPr="00BC201E">
        <w:rPr>
          <w:rFonts w:ascii="Times New Roman" w:eastAsia="Times New Roman" w:hAnsi="Times New Roman" w:cs="Times New Roman"/>
          <w:b/>
          <w:bCs/>
          <w:color w:val="000000" w:themeColor="text1"/>
          <w:sz w:val="24"/>
          <w:szCs w:val="24"/>
          <w:lang w:val="en-ID" w:eastAsia="en-ID"/>
        </w:rPr>
        <w:t>Foto</w:t>
      </w:r>
      <w:proofErr w:type="spellEnd"/>
      <w:r w:rsidRPr="00BC201E">
        <w:rPr>
          <w:rFonts w:ascii="Times New Roman" w:eastAsia="Times New Roman" w:hAnsi="Times New Roman" w:cs="Times New Roman"/>
          <w:b/>
          <w:bCs/>
          <w:color w:val="000000" w:themeColor="text1"/>
          <w:sz w:val="24"/>
          <w:szCs w:val="24"/>
          <w:lang w:val="en-ID" w:eastAsia="en-ID"/>
        </w:rPr>
        <w:t xml:space="preserve"> </w:t>
      </w:r>
      <w:proofErr w:type="spellStart"/>
      <w:r w:rsidRPr="00BC201E">
        <w:rPr>
          <w:rFonts w:ascii="Times New Roman" w:eastAsia="Times New Roman" w:hAnsi="Times New Roman" w:cs="Times New Roman"/>
          <w:b/>
          <w:bCs/>
          <w:color w:val="000000" w:themeColor="text1"/>
          <w:sz w:val="24"/>
          <w:szCs w:val="24"/>
          <w:lang w:val="en-ID" w:eastAsia="en-ID"/>
        </w:rPr>
        <w:t>Pendukung</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unggahan</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foto</w:t>
      </w:r>
      <w:proofErr w:type="spellEnd"/>
      <w:r w:rsidRPr="00BC201E">
        <w:rPr>
          <w:rFonts w:ascii="Times New Roman" w:eastAsia="Times New Roman" w:hAnsi="Times New Roman" w:cs="Times New Roman"/>
          <w:color w:val="000000" w:themeColor="text1"/>
          <w:sz w:val="24"/>
          <w:szCs w:val="24"/>
          <w:lang w:val="en-ID" w:eastAsia="en-ID"/>
        </w:rPr>
        <w:t xml:space="preserve"> yang </w:t>
      </w:r>
      <w:proofErr w:type="spellStart"/>
      <w:r w:rsidRPr="00BC201E">
        <w:rPr>
          <w:rFonts w:ascii="Times New Roman" w:eastAsia="Times New Roman" w:hAnsi="Times New Roman" w:cs="Times New Roman"/>
          <w:color w:val="000000" w:themeColor="text1"/>
          <w:sz w:val="24"/>
          <w:szCs w:val="24"/>
          <w:lang w:val="en-ID" w:eastAsia="en-ID"/>
        </w:rPr>
        <w:t>bersifat</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opsional</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dengan</w:t>
      </w:r>
      <w:proofErr w:type="spellEnd"/>
      <w:r w:rsidRPr="00BC201E">
        <w:rPr>
          <w:rFonts w:ascii="Times New Roman" w:eastAsia="Times New Roman" w:hAnsi="Times New Roman" w:cs="Times New Roman"/>
          <w:color w:val="000000" w:themeColor="text1"/>
          <w:sz w:val="24"/>
          <w:szCs w:val="24"/>
          <w:lang w:val="en-ID" w:eastAsia="en-ID"/>
        </w:rPr>
        <w:t xml:space="preserve"> format JPG, JPEG, PNG, </w:t>
      </w:r>
      <w:proofErr w:type="spellStart"/>
      <w:r w:rsidRPr="00BC201E">
        <w:rPr>
          <w:rFonts w:ascii="Times New Roman" w:eastAsia="Times New Roman" w:hAnsi="Times New Roman" w:cs="Times New Roman"/>
          <w:color w:val="000000" w:themeColor="text1"/>
          <w:sz w:val="24"/>
          <w:szCs w:val="24"/>
          <w:lang w:val="en-ID" w:eastAsia="en-ID"/>
        </w:rPr>
        <w:t>atau</w:t>
      </w:r>
      <w:proofErr w:type="spellEnd"/>
      <w:r w:rsidRPr="00BC201E">
        <w:rPr>
          <w:rFonts w:ascii="Times New Roman" w:eastAsia="Times New Roman" w:hAnsi="Times New Roman" w:cs="Times New Roman"/>
          <w:color w:val="000000" w:themeColor="text1"/>
          <w:sz w:val="24"/>
          <w:szCs w:val="24"/>
          <w:lang w:val="en-ID" w:eastAsia="en-ID"/>
        </w:rPr>
        <w:t xml:space="preserve"> WEBP dan </w:t>
      </w:r>
      <w:proofErr w:type="spellStart"/>
      <w:r w:rsidRPr="00BC201E">
        <w:rPr>
          <w:rFonts w:ascii="Times New Roman" w:eastAsia="Times New Roman" w:hAnsi="Times New Roman" w:cs="Times New Roman"/>
          <w:color w:val="000000" w:themeColor="text1"/>
          <w:sz w:val="24"/>
          <w:szCs w:val="24"/>
          <w:lang w:val="en-ID" w:eastAsia="en-ID"/>
        </w:rPr>
        <w:t>ukuran</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maksimal</w:t>
      </w:r>
      <w:proofErr w:type="spellEnd"/>
      <w:r w:rsidRPr="00BC201E">
        <w:rPr>
          <w:rFonts w:ascii="Times New Roman" w:eastAsia="Times New Roman" w:hAnsi="Times New Roman" w:cs="Times New Roman"/>
          <w:color w:val="000000" w:themeColor="text1"/>
          <w:sz w:val="24"/>
          <w:szCs w:val="24"/>
          <w:lang w:val="en-ID" w:eastAsia="en-ID"/>
        </w:rPr>
        <w:t xml:space="preserve"> 5 MB.</w:t>
      </w:r>
    </w:p>
    <w:p w14:paraId="48E62CE4" w14:textId="77777777" w:rsidR="00E2198B" w:rsidRPr="00BC201E" w:rsidRDefault="00E2198B" w:rsidP="00E2198B">
      <w:pPr>
        <w:spacing w:before="100" w:beforeAutospacing="1" w:after="100" w:afterAutospacing="1" w:line="240" w:lineRule="auto"/>
        <w:rPr>
          <w:rFonts w:ascii="Times New Roman" w:eastAsia="Times New Roman" w:hAnsi="Times New Roman" w:cs="Times New Roman"/>
          <w:color w:val="000000" w:themeColor="text1"/>
          <w:sz w:val="24"/>
          <w:szCs w:val="24"/>
          <w:lang w:val="en-ID" w:eastAsia="en-ID"/>
        </w:rPr>
      </w:pPr>
      <w:proofErr w:type="spellStart"/>
      <w:r w:rsidRPr="00BC201E">
        <w:rPr>
          <w:rFonts w:ascii="Times New Roman" w:eastAsia="Times New Roman" w:hAnsi="Times New Roman" w:cs="Times New Roman"/>
          <w:color w:val="000000" w:themeColor="text1"/>
          <w:sz w:val="24"/>
          <w:szCs w:val="24"/>
          <w:lang w:val="en-ID" w:eastAsia="en-ID"/>
        </w:rPr>
        <w:t>Siswa</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menekan</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tombol</w:t>
      </w:r>
      <w:proofErr w:type="spellEnd"/>
      <w:r w:rsidRPr="00BC201E">
        <w:rPr>
          <w:rFonts w:ascii="Times New Roman" w:eastAsia="Times New Roman" w:hAnsi="Times New Roman" w:cs="Times New Roman"/>
          <w:color w:val="000000" w:themeColor="text1"/>
          <w:sz w:val="24"/>
          <w:szCs w:val="24"/>
          <w:lang w:val="en-ID" w:eastAsia="en-ID"/>
        </w:rPr>
        <w:t xml:space="preserve"> </w:t>
      </w:r>
      <w:r w:rsidRPr="00BC201E">
        <w:rPr>
          <w:rFonts w:ascii="Times New Roman" w:eastAsia="Times New Roman" w:hAnsi="Times New Roman" w:cs="Times New Roman"/>
          <w:b/>
          <w:bCs/>
          <w:color w:val="000000" w:themeColor="text1"/>
          <w:sz w:val="24"/>
          <w:szCs w:val="24"/>
          <w:lang w:val="en-ID" w:eastAsia="en-ID"/>
        </w:rPr>
        <w:t xml:space="preserve">+ </w:t>
      </w:r>
      <w:proofErr w:type="spellStart"/>
      <w:r w:rsidRPr="00BC201E">
        <w:rPr>
          <w:rFonts w:ascii="Times New Roman" w:eastAsia="Times New Roman" w:hAnsi="Times New Roman" w:cs="Times New Roman"/>
          <w:b/>
          <w:bCs/>
          <w:color w:val="000000" w:themeColor="text1"/>
          <w:sz w:val="24"/>
          <w:szCs w:val="24"/>
          <w:lang w:val="en-ID" w:eastAsia="en-ID"/>
        </w:rPr>
        <w:t>Kirim</w:t>
      </w:r>
      <w:proofErr w:type="spellEnd"/>
      <w:r w:rsidRPr="00BC201E">
        <w:rPr>
          <w:rFonts w:ascii="Times New Roman" w:eastAsia="Times New Roman" w:hAnsi="Times New Roman" w:cs="Times New Roman"/>
          <w:b/>
          <w:bCs/>
          <w:color w:val="000000" w:themeColor="text1"/>
          <w:sz w:val="24"/>
          <w:szCs w:val="24"/>
          <w:lang w:val="en-ID" w:eastAsia="en-ID"/>
        </w:rPr>
        <w:t xml:space="preserve"> </w:t>
      </w:r>
      <w:proofErr w:type="spellStart"/>
      <w:r w:rsidRPr="00BC201E">
        <w:rPr>
          <w:rFonts w:ascii="Times New Roman" w:eastAsia="Times New Roman" w:hAnsi="Times New Roman" w:cs="Times New Roman"/>
          <w:b/>
          <w:bCs/>
          <w:color w:val="000000" w:themeColor="text1"/>
          <w:sz w:val="24"/>
          <w:szCs w:val="24"/>
          <w:lang w:val="en-ID" w:eastAsia="en-ID"/>
        </w:rPr>
        <w:t>Laporan</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untuk</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mengirim</w:t>
      </w:r>
      <w:proofErr w:type="spellEnd"/>
      <w:r w:rsidRPr="00BC201E">
        <w:rPr>
          <w:rFonts w:ascii="Times New Roman" w:eastAsia="Times New Roman" w:hAnsi="Times New Roman" w:cs="Times New Roman"/>
          <w:color w:val="000000" w:themeColor="text1"/>
          <w:sz w:val="24"/>
          <w:szCs w:val="24"/>
          <w:lang w:val="en-ID" w:eastAsia="en-ID"/>
        </w:rPr>
        <w:t xml:space="preserve"> data, </w:t>
      </w:r>
      <w:proofErr w:type="spellStart"/>
      <w:r w:rsidRPr="00BC201E">
        <w:rPr>
          <w:rFonts w:ascii="Times New Roman" w:eastAsia="Times New Roman" w:hAnsi="Times New Roman" w:cs="Times New Roman"/>
          <w:color w:val="000000" w:themeColor="text1"/>
          <w:sz w:val="24"/>
          <w:szCs w:val="24"/>
          <w:lang w:val="en-ID" w:eastAsia="en-ID"/>
        </w:rPr>
        <w:t>atau</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b/>
          <w:bCs/>
          <w:color w:val="000000" w:themeColor="text1"/>
          <w:sz w:val="24"/>
          <w:szCs w:val="24"/>
          <w:lang w:val="en-ID" w:eastAsia="en-ID"/>
        </w:rPr>
        <w:t>Batal</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untuk</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membatalkan</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Sistem</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memvalidasi</w:t>
      </w:r>
      <w:proofErr w:type="spellEnd"/>
      <w:r w:rsidRPr="00BC201E">
        <w:rPr>
          <w:rFonts w:ascii="Times New Roman" w:eastAsia="Times New Roman" w:hAnsi="Times New Roman" w:cs="Times New Roman"/>
          <w:color w:val="000000" w:themeColor="text1"/>
          <w:sz w:val="24"/>
          <w:szCs w:val="24"/>
          <w:lang w:val="en-ID" w:eastAsia="en-ID"/>
        </w:rPr>
        <w:t xml:space="preserve"> data dan </w:t>
      </w:r>
      <w:proofErr w:type="spellStart"/>
      <w:r w:rsidRPr="00BC201E">
        <w:rPr>
          <w:rFonts w:ascii="Times New Roman" w:eastAsia="Times New Roman" w:hAnsi="Times New Roman" w:cs="Times New Roman"/>
          <w:color w:val="000000" w:themeColor="text1"/>
          <w:sz w:val="24"/>
          <w:szCs w:val="24"/>
          <w:lang w:val="en-ID" w:eastAsia="en-ID"/>
        </w:rPr>
        <w:t>foto</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lalu</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menyimpan</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laporan</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dengan</w:t>
      </w:r>
      <w:proofErr w:type="spellEnd"/>
      <w:r w:rsidRPr="00BC201E">
        <w:rPr>
          <w:rFonts w:ascii="Times New Roman" w:eastAsia="Times New Roman" w:hAnsi="Times New Roman" w:cs="Times New Roman"/>
          <w:color w:val="000000" w:themeColor="text1"/>
          <w:sz w:val="24"/>
          <w:szCs w:val="24"/>
          <w:lang w:val="en-ID" w:eastAsia="en-ID"/>
        </w:rPr>
        <w:t xml:space="preserve"> status </w:t>
      </w:r>
      <w:proofErr w:type="spellStart"/>
      <w:r w:rsidRPr="00BC201E">
        <w:rPr>
          <w:rFonts w:ascii="Times New Roman" w:eastAsia="Times New Roman" w:hAnsi="Times New Roman" w:cs="Times New Roman"/>
          <w:color w:val="000000" w:themeColor="text1"/>
          <w:sz w:val="24"/>
          <w:szCs w:val="24"/>
          <w:lang w:val="en-ID" w:eastAsia="en-ID"/>
        </w:rPr>
        <w:t>awal</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Menunggu</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Siswa</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kemudian</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diarahkan</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ke</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halaman</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Laporan</w:t>
      </w:r>
      <w:proofErr w:type="spellEnd"/>
      <w:r w:rsidRPr="00BC201E">
        <w:rPr>
          <w:rFonts w:ascii="Times New Roman" w:eastAsia="Times New Roman" w:hAnsi="Times New Roman" w:cs="Times New Roman"/>
          <w:color w:val="000000" w:themeColor="text1"/>
          <w:sz w:val="24"/>
          <w:szCs w:val="24"/>
          <w:lang w:val="en-ID" w:eastAsia="en-ID"/>
        </w:rPr>
        <w:t xml:space="preserve"> Saya </w:t>
      </w:r>
      <w:proofErr w:type="spellStart"/>
      <w:r w:rsidRPr="00BC201E">
        <w:rPr>
          <w:rFonts w:ascii="Times New Roman" w:eastAsia="Times New Roman" w:hAnsi="Times New Roman" w:cs="Times New Roman"/>
          <w:color w:val="000000" w:themeColor="text1"/>
          <w:sz w:val="24"/>
          <w:szCs w:val="24"/>
          <w:lang w:val="en-ID" w:eastAsia="en-ID"/>
        </w:rPr>
        <w:t>untuk</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melihat</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laporan</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terbarunya</w:t>
      </w:r>
      <w:proofErr w:type="spellEnd"/>
      <w:r w:rsidRPr="00BC201E">
        <w:rPr>
          <w:rFonts w:ascii="Times New Roman" w:eastAsia="Times New Roman" w:hAnsi="Times New Roman" w:cs="Times New Roman"/>
          <w:color w:val="000000" w:themeColor="text1"/>
          <w:sz w:val="24"/>
          <w:szCs w:val="24"/>
          <w:lang w:val="en-ID" w:eastAsia="en-ID"/>
        </w:rPr>
        <w:t>.</w:t>
      </w:r>
    </w:p>
    <w:p w14:paraId="413F560D" w14:textId="45C610C8" w:rsidR="0033303F" w:rsidRPr="00BC201E" w:rsidRDefault="0033303F" w:rsidP="00E74DB6">
      <w:pPr>
        <w:rPr>
          <w:rFonts w:ascii="Times New Roman" w:hAnsi="Times New Roman" w:cs="Times New Roman"/>
          <w:b/>
          <w:bCs/>
          <w:noProof/>
          <w:color w:val="000000" w:themeColor="text1"/>
          <w:sz w:val="24"/>
          <w:szCs w:val="24"/>
        </w:rPr>
      </w:pPr>
    </w:p>
    <w:p w14:paraId="5A7EA0B2" w14:textId="46E7B6EA" w:rsidR="0033303F" w:rsidRPr="00BC201E" w:rsidRDefault="0033303F" w:rsidP="00E74DB6">
      <w:pPr>
        <w:rPr>
          <w:rFonts w:ascii="Times New Roman" w:hAnsi="Times New Roman" w:cs="Times New Roman"/>
          <w:b/>
          <w:bCs/>
          <w:noProof/>
          <w:color w:val="000000" w:themeColor="text1"/>
          <w:sz w:val="24"/>
          <w:szCs w:val="24"/>
        </w:rPr>
      </w:pPr>
    </w:p>
    <w:p w14:paraId="4260F837" w14:textId="1D1F1B37" w:rsidR="0033303F" w:rsidRPr="00BC201E" w:rsidRDefault="0033303F" w:rsidP="00E74DB6">
      <w:pPr>
        <w:rPr>
          <w:rFonts w:ascii="Times New Roman" w:hAnsi="Times New Roman" w:cs="Times New Roman"/>
          <w:b/>
          <w:bCs/>
          <w:noProof/>
          <w:color w:val="000000" w:themeColor="text1"/>
          <w:sz w:val="24"/>
          <w:szCs w:val="24"/>
        </w:rPr>
      </w:pPr>
    </w:p>
    <w:p w14:paraId="4D63E086" w14:textId="0BA962D4" w:rsidR="0033303F" w:rsidRPr="00BC201E" w:rsidRDefault="0033303F" w:rsidP="00E74DB6">
      <w:pPr>
        <w:rPr>
          <w:rFonts w:ascii="Times New Roman" w:hAnsi="Times New Roman" w:cs="Times New Roman"/>
          <w:b/>
          <w:bCs/>
          <w:noProof/>
          <w:color w:val="000000" w:themeColor="text1"/>
          <w:sz w:val="24"/>
          <w:szCs w:val="24"/>
        </w:rPr>
      </w:pPr>
    </w:p>
    <w:p w14:paraId="7C4112F0" w14:textId="67807CAB" w:rsidR="0033303F" w:rsidRPr="00BC201E" w:rsidRDefault="0033303F" w:rsidP="00E74DB6">
      <w:pPr>
        <w:rPr>
          <w:rFonts w:ascii="Times New Roman" w:hAnsi="Times New Roman" w:cs="Times New Roman"/>
          <w:b/>
          <w:bCs/>
          <w:noProof/>
          <w:color w:val="000000" w:themeColor="text1"/>
          <w:sz w:val="24"/>
          <w:szCs w:val="24"/>
        </w:rPr>
      </w:pPr>
    </w:p>
    <w:p w14:paraId="473B9326" w14:textId="5388E947" w:rsidR="0033303F" w:rsidRPr="00BC201E" w:rsidRDefault="0033303F" w:rsidP="00E74DB6">
      <w:pPr>
        <w:rPr>
          <w:rFonts w:ascii="Times New Roman" w:hAnsi="Times New Roman" w:cs="Times New Roman"/>
          <w:b/>
          <w:bCs/>
          <w:noProof/>
          <w:color w:val="000000" w:themeColor="text1"/>
          <w:sz w:val="24"/>
          <w:szCs w:val="24"/>
        </w:rPr>
      </w:pPr>
    </w:p>
    <w:p w14:paraId="466A25C7" w14:textId="71382D17" w:rsidR="0033303F" w:rsidRPr="00BC201E" w:rsidRDefault="0033303F" w:rsidP="00E74DB6">
      <w:pPr>
        <w:rPr>
          <w:rFonts w:ascii="Times New Roman" w:hAnsi="Times New Roman" w:cs="Times New Roman"/>
          <w:b/>
          <w:bCs/>
          <w:noProof/>
          <w:color w:val="000000" w:themeColor="text1"/>
          <w:sz w:val="24"/>
          <w:szCs w:val="24"/>
        </w:rPr>
      </w:pPr>
    </w:p>
    <w:p w14:paraId="78252E58" w14:textId="059F6469" w:rsidR="0033303F" w:rsidRPr="00BC201E" w:rsidRDefault="0033303F" w:rsidP="00E74DB6">
      <w:pPr>
        <w:rPr>
          <w:rFonts w:ascii="Times New Roman" w:hAnsi="Times New Roman" w:cs="Times New Roman"/>
          <w:b/>
          <w:bCs/>
          <w:noProof/>
          <w:color w:val="000000" w:themeColor="text1"/>
          <w:sz w:val="24"/>
          <w:szCs w:val="24"/>
        </w:rPr>
      </w:pPr>
    </w:p>
    <w:p w14:paraId="4EDBCE2F" w14:textId="77777777" w:rsidR="00E2198B" w:rsidRPr="00BC201E" w:rsidRDefault="00E2198B" w:rsidP="00E74DB6">
      <w:pPr>
        <w:rPr>
          <w:rFonts w:ascii="Times New Roman" w:hAnsi="Times New Roman" w:cs="Times New Roman"/>
          <w:b/>
          <w:bCs/>
          <w:noProof/>
          <w:color w:val="000000" w:themeColor="text1"/>
          <w:sz w:val="24"/>
          <w:szCs w:val="24"/>
        </w:rPr>
      </w:pPr>
    </w:p>
    <w:p w14:paraId="388AEF2C" w14:textId="77777777" w:rsidR="00BC201E" w:rsidRPr="00BC201E" w:rsidRDefault="0033303F" w:rsidP="00B748BF">
      <w:pPr>
        <w:keepNext/>
        <w:jc w:val="center"/>
        <w:rPr>
          <w:rFonts w:ascii="Times New Roman" w:hAnsi="Times New Roman" w:cs="Times New Roman"/>
          <w:color w:val="000000" w:themeColor="text1"/>
          <w:sz w:val="24"/>
          <w:szCs w:val="24"/>
        </w:rPr>
      </w:pPr>
      <w:r w:rsidRPr="00BC201E">
        <w:rPr>
          <w:rFonts w:ascii="Times New Roman" w:hAnsi="Times New Roman" w:cs="Times New Roman"/>
          <w:b/>
          <w:bCs/>
          <w:noProof/>
          <w:color w:val="000000" w:themeColor="text1"/>
          <w:sz w:val="24"/>
          <w:szCs w:val="24"/>
        </w:rPr>
        <w:drawing>
          <wp:inline distT="0" distB="0" distL="0" distR="0" wp14:anchorId="124F2911" wp14:editId="6AED39AA">
            <wp:extent cx="5731510" cy="2679065"/>
            <wp:effectExtent l="0" t="0" r="2540" b="698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Screenshot 2026-10-20 193350.png"/>
                    <pic:cNvPicPr/>
                  </pic:nvPicPr>
                  <pic:blipFill>
                    <a:blip r:embed="rId90">
                      <a:extLst>
                        <a:ext uri="{28A0092B-C50C-407E-A947-70E740481C1C}">
                          <a14:useLocalDpi xmlns:a14="http://schemas.microsoft.com/office/drawing/2010/main" val="0"/>
                        </a:ext>
                      </a:extLst>
                    </a:blip>
                    <a:stretch>
                      <a:fillRect/>
                    </a:stretch>
                  </pic:blipFill>
                  <pic:spPr>
                    <a:xfrm>
                      <a:off x="0" y="0"/>
                      <a:ext cx="5731510" cy="2679065"/>
                    </a:xfrm>
                    <a:prstGeom prst="rect">
                      <a:avLst/>
                    </a:prstGeom>
                  </pic:spPr>
                </pic:pic>
              </a:graphicData>
            </a:graphic>
          </wp:inline>
        </w:drawing>
      </w:r>
    </w:p>
    <w:p w14:paraId="5CF97FA0" w14:textId="5C79FAB2" w:rsidR="00E2198B" w:rsidRPr="00BC201E" w:rsidRDefault="00BC201E" w:rsidP="00B748BF">
      <w:pPr>
        <w:pStyle w:val="Caption"/>
        <w:jc w:val="center"/>
        <w:rPr>
          <w:rFonts w:ascii="Times New Roman" w:hAnsi="Times New Roman" w:cs="Times New Roman"/>
          <w:color w:val="000000" w:themeColor="text1"/>
          <w:sz w:val="24"/>
          <w:szCs w:val="24"/>
        </w:rPr>
      </w:pPr>
      <w:bookmarkStart w:id="144" w:name="_Toc243681135"/>
      <w:r w:rsidRPr="00BC201E">
        <w:rPr>
          <w:rFonts w:ascii="Times New Roman" w:hAnsi="Times New Roman" w:cs="Times New Roman"/>
          <w:color w:val="000000" w:themeColor="text1"/>
          <w:sz w:val="24"/>
          <w:szCs w:val="24"/>
        </w:rPr>
        <w:t xml:space="preserve">Gambar 3. </w:t>
      </w:r>
      <w:r w:rsidRPr="00BC201E">
        <w:rPr>
          <w:rFonts w:ascii="Times New Roman" w:hAnsi="Times New Roman" w:cs="Times New Roman"/>
          <w:color w:val="000000" w:themeColor="text1"/>
          <w:sz w:val="24"/>
          <w:szCs w:val="24"/>
        </w:rPr>
        <w:fldChar w:fldCharType="begin"/>
      </w:r>
      <w:r w:rsidRPr="00BC201E">
        <w:rPr>
          <w:rFonts w:ascii="Times New Roman" w:hAnsi="Times New Roman" w:cs="Times New Roman"/>
          <w:color w:val="000000" w:themeColor="text1"/>
          <w:sz w:val="24"/>
          <w:szCs w:val="24"/>
        </w:rPr>
        <w:instrText xml:space="preserve"> SEQ Gambar_3. \* ARABIC </w:instrText>
      </w:r>
      <w:r w:rsidRPr="00BC201E">
        <w:rPr>
          <w:rFonts w:ascii="Times New Roman" w:hAnsi="Times New Roman" w:cs="Times New Roman"/>
          <w:color w:val="000000" w:themeColor="text1"/>
          <w:sz w:val="24"/>
          <w:szCs w:val="24"/>
        </w:rPr>
        <w:fldChar w:fldCharType="separate"/>
      </w:r>
      <w:r w:rsidRPr="00BC201E">
        <w:rPr>
          <w:rFonts w:ascii="Times New Roman" w:hAnsi="Times New Roman" w:cs="Times New Roman"/>
          <w:noProof/>
          <w:color w:val="000000" w:themeColor="text1"/>
          <w:sz w:val="24"/>
          <w:szCs w:val="24"/>
        </w:rPr>
        <w:t>35</w:t>
      </w:r>
      <w:r w:rsidRPr="00BC201E">
        <w:rPr>
          <w:rFonts w:ascii="Times New Roman" w:hAnsi="Times New Roman" w:cs="Times New Roman"/>
          <w:color w:val="000000" w:themeColor="text1"/>
          <w:sz w:val="24"/>
          <w:szCs w:val="24"/>
        </w:rPr>
        <w:fldChar w:fldCharType="end"/>
      </w:r>
      <w:r w:rsidRPr="00BC201E">
        <w:rPr>
          <w:rFonts w:ascii="Times New Roman" w:hAnsi="Times New Roman" w:cs="Times New Roman"/>
          <w:color w:val="000000" w:themeColor="text1"/>
          <w:sz w:val="24"/>
          <w:szCs w:val="24"/>
          <w:lang w:val="en-US"/>
        </w:rPr>
        <w:t xml:space="preserve"> </w:t>
      </w:r>
      <w:proofErr w:type="spellStart"/>
      <w:r w:rsidRPr="00BC201E">
        <w:rPr>
          <w:rFonts w:ascii="Times New Roman" w:hAnsi="Times New Roman" w:cs="Times New Roman"/>
          <w:color w:val="000000" w:themeColor="text1"/>
          <w:sz w:val="24"/>
          <w:szCs w:val="24"/>
          <w:lang w:val="en-US"/>
        </w:rPr>
        <w:t>Laporan</w:t>
      </w:r>
      <w:proofErr w:type="spellEnd"/>
      <w:r w:rsidRPr="00BC201E">
        <w:rPr>
          <w:rFonts w:ascii="Times New Roman" w:hAnsi="Times New Roman" w:cs="Times New Roman"/>
          <w:color w:val="000000" w:themeColor="text1"/>
          <w:sz w:val="24"/>
          <w:szCs w:val="24"/>
          <w:lang w:val="en-US"/>
        </w:rPr>
        <w:t xml:space="preserve"> </w:t>
      </w:r>
      <w:proofErr w:type="spellStart"/>
      <w:r w:rsidRPr="00BC201E">
        <w:rPr>
          <w:rFonts w:ascii="Times New Roman" w:hAnsi="Times New Roman" w:cs="Times New Roman"/>
          <w:color w:val="000000" w:themeColor="text1"/>
          <w:sz w:val="24"/>
          <w:szCs w:val="24"/>
          <w:lang w:val="en-US"/>
        </w:rPr>
        <w:t>saya</w:t>
      </w:r>
      <w:bookmarkEnd w:id="144"/>
      <w:proofErr w:type="spellEnd"/>
    </w:p>
    <w:p w14:paraId="4B36DA4C" w14:textId="21C644A8" w:rsidR="00E2198B" w:rsidRPr="00BC201E" w:rsidRDefault="00E2198B" w:rsidP="00E2198B">
      <w:pPr>
        <w:rPr>
          <w:rFonts w:ascii="Times New Roman" w:hAnsi="Times New Roman" w:cs="Times New Roman"/>
          <w:color w:val="000000" w:themeColor="text1"/>
          <w:sz w:val="24"/>
          <w:szCs w:val="24"/>
          <w:lang w:val="en-US"/>
        </w:rPr>
      </w:pPr>
      <w:r w:rsidRPr="00BC201E">
        <w:rPr>
          <w:rFonts w:ascii="Times New Roman" w:hAnsi="Times New Roman" w:cs="Times New Roman"/>
          <w:color w:val="000000" w:themeColor="text1"/>
          <w:sz w:val="24"/>
          <w:szCs w:val="24"/>
        </w:rPr>
        <w:t>Halaman ini menampilkan daftar laporan yang pernah dikirim siswa dalam tabel berisi nomor, judul aspirasi, kategori, lokasi, status, tanggal, dan aksi untuk membuka detail laporan.</w:t>
      </w:r>
    </w:p>
    <w:p w14:paraId="081D04D0" w14:textId="456FCD72" w:rsidR="0033303F" w:rsidRPr="00BC201E" w:rsidRDefault="0033303F" w:rsidP="00E74DB6">
      <w:pPr>
        <w:rPr>
          <w:rFonts w:ascii="Times New Roman" w:hAnsi="Times New Roman" w:cs="Times New Roman"/>
          <w:b/>
          <w:bCs/>
          <w:noProof/>
          <w:color w:val="000000" w:themeColor="text1"/>
          <w:sz w:val="24"/>
          <w:szCs w:val="24"/>
        </w:rPr>
      </w:pPr>
    </w:p>
    <w:p w14:paraId="6D296268" w14:textId="67B1215F" w:rsidR="0033303F" w:rsidRPr="00BC201E" w:rsidRDefault="0033303F" w:rsidP="00E74DB6">
      <w:pPr>
        <w:rPr>
          <w:rFonts w:ascii="Times New Roman" w:hAnsi="Times New Roman" w:cs="Times New Roman"/>
          <w:b/>
          <w:bCs/>
          <w:noProof/>
          <w:color w:val="000000" w:themeColor="text1"/>
          <w:sz w:val="24"/>
          <w:szCs w:val="24"/>
        </w:rPr>
      </w:pPr>
    </w:p>
    <w:p w14:paraId="115A2171" w14:textId="49C19D0E" w:rsidR="0033303F" w:rsidRPr="00BC201E" w:rsidRDefault="0033303F" w:rsidP="00E74DB6">
      <w:pPr>
        <w:rPr>
          <w:rFonts w:ascii="Times New Roman" w:hAnsi="Times New Roman" w:cs="Times New Roman"/>
          <w:b/>
          <w:bCs/>
          <w:noProof/>
          <w:color w:val="000000" w:themeColor="text1"/>
          <w:sz w:val="24"/>
          <w:szCs w:val="24"/>
        </w:rPr>
      </w:pPr>
    </w:p>
    <w:p w14:paraId="23B2F3FC" w14:textId="2346D27B" w:rsidR="0033303F" w:rsidRPr="00BC201E" w:rsidRDefault="0033303F" w:rsidP="00E74DB6">
      <w:pPr>
        <w:rPr>
          <w:rFonts w:ascii="Times New Roman" w:hAnsi="Times New Roman" w:cs="Times New Roman"/>
          <w:b/>
          <w:bCs/>
          <w:noProof/>
          <w:color w:val="000000" w:themeColor="text1"/>
          <w:sz w:val="24"/>
          <w:szCs w:val="24"/>
        </w:rPr>
      </w:pPr>
    </w:p>
    <w:p w14:paraId="6F057A8B" w14:textId="403B19BC" w:rsidR="0033303F" w:rsidRPr="00BC201E" w:rsidRDefault="0033303F" w:rsidP="00E74DB6">
      <w:pPr>
        <w:rPr>
          <w:rFonts w:ascii="Times New Roman" w:hAnsi="Times New Roman" w:cs="Times New Roman"/>
          <w:b/>
          <w:bCs/>
          <w:noProof/>
          <w:color w:val="000000" w:themeColor="text1"/>
          <w:sz w:val="24"/>
          <w:szCs w:val="24"/>
        </w:rPr>
      </w:pPr>
    </w:p>
    <w:p w14:paraId="36572939" w14:textId="48D54713" w:rsidR="0033303F" w:rsidRPr="00BC201E" w:rsidRDefault="0033303F" w:rsidP="00E74DB6">
      <w:pPr>
        <w:rPr>
          <w:rFonts w:ascii="Times New Roman" w:hAnsi="Times New Roman" w:cs="Times New Roman"/>
          <w:b/>
          <w:bCs/>
          <w:noProof/>
          <w:color w:val="000000" w:themeColor="text1"/>
          <w:sz w:val="24"/>
          <w:szCs w:val="24"/>
        </w:rPr>
      </w:pPr>
    </w:p>
    <w:p w14:paraId="391475CD" w14:textId="60F80167" w:rsidR="0033303F" w:rsidRPr="00BC201E" w:rsidRDefault="0033303F" w:rsidP="00E74DB6">
      <w:pPr>
        <w:rPr>
          <w:rFonts w:ascii="Times New Roman" w:hAnsi="Times New Roman" w:cs="Times New Roman"/>
          <w:b/>
          <w:bCs/>
          <w:noProof/>
          <w:color w:val="000000" w:themeColor="text1"/>
          <w:sz w:val="24"/>
          <w:szCs w:val="24"/>
        </w:rPr>
      </w:pPr>
    </w:p>
    <w:p w14:paraId="255AB4A5" w14:textId="23D0EAD2" w:rsidR="0033303F" w:rsidRPr="00BC201E" w:rsidRDefault="0033303F" w:rsidP="00E74DB6">
      <w:pPr>
        <w:rPr>
          <w:rFonts w:ascii="Times New Roman" w:hAnsi="Times New Roman" w:cs="Times New Roman"/>
          <w:b/>
          <w:bCs/>
          <w:noProof/>
          <w:color w:val="000000" w:themeColor="text1"/>
          <w:sz w:val="24"/>
          <w:szCs w:val="24"/>
        </w:rPr>
      </w:pPr>
    </w:p>
    <w:p w14:paraId="20CD3BB4" w14:textId="7C7831D1" w:rsidR="0033303F" w:rsidRPr="00BC201E" w:rsidRDefault="0033303F" w:rsidP="00E74DB6">
      <w:pPr>
        <w:rPr>
          <w:rFonts w:ascii="Times New Roman" w:hAnsi="Times New Roman" w:cs="Times New Roman"/>
          <w:b/>
          <w:bCs/>
          <w:noProof/>
          <w:color w:val="000000" w:themeColor="text1"/>
          <w:sz w:val="24"/>
          <w:szCs w:val="24"/>
        </w:rPr>
      </w:pPr>
    </w:p>
    <w:p w14:paraId="2A1C1F6E" w14:textId="13EE8639" w:rsidR="0033303F" w:rsidRPr="00BC201E" w:rsidRDefault="0033303F" w:rsidP="00E74DB6">
      <w:pPr>
        <w:rPr>
          <w:rFonts w:ascii="Times New Roman" w:hAnsi="Times New Roman" w:cs="Times New Roman"/>
          <w:b/>
          <w:bCs/>
          <w:noProof/>
          <w:color w:val="000000" w:themeColor="text1"/>
          <w:sz w:val="24"/>
          <w:szCs w:val="24"/>
        </w:rPr>
      </w:pPr>
    </w:p>
    <w:p w14:paraId="409FE238" w14:textId="50B649F2" w:rsidR="0033303F" w:rsidRPr="00BC201E" w:rsidRDefault="0033303F" w:rsidP="00E74DB6">
      <w:pPr>
        <w:rPr>
          <w:rFonts w:ascii="Times New Roman" w:hAnsi="Times New Roman" w:cs="Times New Roman"/>
          <w:b/>
          <w:bCs/>
          <w:noProof/>
          <w:color w:val="000000" w:themeColor="text1"/>
          <w:sz w:val="24"/>
          <w:szCs w:val="24"/>
        </w:rPr>
      </w:pPr>
    </w:p>
    <w:p w14:paraId="7C3FAD51" w14:textId="31E8E58D" w:rsidR="0033303F" w:rsidRPr="00BC201E" w:rsidRDefault="0033303F" w:rsidP="00E74DB6">
      <w:pPr>
        <w:rPr>
          <w:rFonts w:ascii="Times New Roman" w:hAnsi="Times New Roman" w:cs="Times New Roman"/>
          <w:b/>
          <w:bCs/>
          <w:noProof/>
          <w:color w:val="000000" w:themeColor="text1"/>
          <w:sz w:val="24"/>
          <w:szCs w:val="24"/>
        </w:rPr>
      </w:pPr>
    </w:p>
    <w:p w14:paraId="4EBB2611" w14:textId="7CB03DD4" w:rsidR="0033303F" w:rsidRPr="00BC201E" w:rsidRDefault="0033303F" w:rsidP="00E74DB6">
      <w:pPr>
        <w:rPr>
          <w:rFonts w:ascii="Times New Roman" w:hAnsi="Times New Roman" w:cs="Times New Roman"/>
          <w:b/>
          <w:bCs/>
          <w:noProof/>
          <w:color w:val="000000" w:themeColor="text1"/>
          <w:sz w:val="24"/>
          <w:szCs w:val="24"/>
        </w:rPr>
      </w:pPr>
    </w:p>
    <w:p w14:paraId="1040DE30" w14:textId="239887C5" w:rsidR="0033303F" w:rsidRPr="00BC201E" w:rsidRDefault="0033303F" w:rsidP="00E74DB6">
      <w:pPr>
        <w:rPr>
          <w:rFonts w:ascii="Times New Roman" w:hAnsi="Times New Roman" w:cs="Times New Roman"/>
          <w:b/>
          <w:bCs/>
          <w:noProof/>
          <w:color w:val="000000" w:themeColor="text1"/>
          <w:sz w:val="24"/>
          <w:szCs w:val="24"/>
        </w:rPr>
      </w:pPr>
    </w:p>
    <w:p w14:paraId="76BF69D4" w14:textId="77777777" w:rsidR="0033303F" w:rsidRPr="00BC201E" w:rsidRDefault="0033303F" w:rsidP="00E74DB6">
      <w:pPr>
        <w:rPr>
          <w:rFonts w:ascii="Times New Roman" w:hAnsi="Times New Roman" w:cs="Times New Roman"/>
          <w:b/>
          <w:bCs/>
          <w:noProof/>
          <w:color w:val="000000" w:themeColor="text1"/>
          <w:sz w:val="24"/>
          <w:szCs w:val="24"/>
        </w:rPr>
      </w:pPr>
    </w:p>
    <w:p w14:paraId="714807F4" w14:textId="77777777" w:rsidR="00BC201E" w:rsidRPr="00BC201E" w:rsidRDefault="0033303F" w:rsidP="00B748BF">
      <w:pPr>
        <w:keepNext/>
        <w:jc w:val="center"/>
        <w:rPr>
          <w:rFonts w:ascii="Times New Roman" w:hAnsi="Times New Roman" w:cs="Times New Roman"/>
          <w:color w:val="000000" w:themeColor="text1"/>
          <w:sz w:val="24"/>
          <w:szCs w:val="24"/>
        </w:rPr>
      </w:pPr>
      <w:r w:rsidRPr="00BC201E">
        <w:rPr>
          <w:rFonts w:ascii="Times New Roman" w:hAnsi="Times New Roman" w:cs="Times New Roman"/>
          <w:b/>
          <w:bCs/>
          <w:noProof/>
          <w:color w:val="000000" w:themeColor="text1"/>
          <w:sz w:val="24"/>
          <w:szCs w:val="24"/>
        </w:rPr>
        <w:drawing>
          <wp:inline distT="0" distB="0" distL="0" distR="0" wp14:anchorId="6A4E50FD" wp14:editId="4AA3DA1E">
            <wp:extent cx="5731510" cy="2707005"/>
            <wp:effectExtent l="0" t="0" r="254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Screenshot 2026-10-20 193417.png"/>
                    <pic:cNvPicPr/>
                  </pic:nvPicPr>
                  <pic:blipFill>
                    <a:blip r:embed="rId91">
                      <a:extLst>
                        <a:ext uri="{28A0092B-C50C-407E-A947-70E740481C1C}">
                          <a14:useLocalDpi xmlns:a14="http://schemas.microsoft.com/office/drawing/2010/main" val="0"/>
                        </a:ext>
                      </a:extLst>
                    </a:blip>
                    <a:stretch>
                      <a:fillRect/>
                    </a:stretch>
                  </pic:blipFill>
                  <pic:spPr>
                    <a:xfrm>
                      <a:off x="0" y="0"/>
                      <a:ext cx="5731510" cy="2707005"/>
                    </a:xfrm>
                    <a:prstGeom prst="rect">
                      <a:avLst/>
                    </a:prstGeom>
                  </pic:spPr>
                </pic:pic>
              </a:graphicData>
            </a:graphic>
          </wp:inline>
        </w:drawing>
      </w:r>
    </w:p>
    <w:p w14:paraId="01938D0C" w14:textId="023395AF" w:rsidR="0033303F" w:rsidRPr="00BC201E" w:rsidRDefault="00BC201E" w:rsidP="00B748BF">
      <w:pPr>
        <w:pStyle w:val="Caption"/>
        <w:jc w:val="center"/>
        <w:rPr>
          <w:rFonts w:ascii="Times New Roman" w:hAnsi="Times New Roman" w:cs="Times New Roman"/>
          <w:color w:val="000000" w:themeColor="text1"/>
          <w:sz w:val="24"/>
          <w:szCs w:val="24"/>
        </w:rPr>
      </w:pPr>
      <w:bookmarkStart w:id="145" w:name="_Toc243681136"/>
      <w:r w:rsidRPr="00BC201E">
        <w:rPr>
          <w:rFonts w:ascii="Times New Roman" w:hAnsi="Times New Roman" w:cs="Times New Roman"/>
          <w:color w:val="000000" w:themeColor="text1"/>
          <w:sz w:val="24"/>
          <w:szCs w:val="24"/>
        </w:rPr>
        <w:t xml:space="preserve">Gambar 3. </w:t>
      </w:r>
      <w:r w:rsidRPr="00BC201E">
        <w:rPr>
          <w:rFonts w:ascii="Times New Roman" w:hAnsi="Times New Roman" w:cs="Times New Roman"/>
          <w:color w:val="000000" w:themeColor="text1"/>
          <w:sz w:val="24"/>
          <w:szCs w:val="24"/>
        </w:rPr>
        <w:fldChar w:fldCharType="begin"/>
      </w:r>
      <w:r w:rsidRPr="00BC201E">
        <w:rPr>
          <w:rFonts w:ascii="Times New Roman" w:hAnsi="Times New Roman" w:cs="Times New Roman"/>
          <w:color w:val="000000" w:themeColor="text1"/>
          <w:sz w:val="24"/>
          <w:szCs w:val="24"/>
        </w:rPr>
        <w:instrText xml:space="preserve"> SEQ Gambar_3. \* ARABIC </w:instrText>
      </w:r>
      <w:r w:rsidRPr="00BC201E">
        <w:rPr>
          <w:rFonts w:ascii="Times New Roman" w:hAnsi="Times New Roman" w:cs="Times New Roman"/>
          <w:color w:val="000000" w:themeColor="text1"/>
          <w:sz w:val="24"/>
          <w:szCs w:val="24"/>
        </w:rPr>
        <w:fldChar w:fldCharType="separate"/>
      </w:r>
      <w:r w:rsidRPr="00BC201E">
        <w:rPr>
          <w:rFonts w:ascii="Times New Roman" w:hAnsi="Times New Roman" w:cs="Times New Roman"/>
          <w:noProof/>
          <w:color w:val="000000" w:themeColor="text1"/>
          <w:sz w:val="24"/>
          <w:szCs w:val="24"/>
        </w:rPr>
        <w:t>36</w:t>
      </w:r>
      <w:r w:rsidRPr="00BC201E">
        <w:rPr>
          <w:rFonts w:ascii="Times New Roman" w:hAnsi="Times New Roman" w:cs="Times New Roman"/>
          <w:color w:val="000000" w:themeColor="text1"/>
          <w:sz w:val="24"/>
          <w:szCs w:val="24"/>
        </w:rPr>
        <w:fldChar w:fldCharType="end"/>
      </w:r>
      <w:r w:rsidRPr="00BC201E">
        <w:rPr>
          <w:rFonts w:ascii="Times New Roman" w:hAnsi="Times New Roman" w:cs="Times New Roman"/>
          <w:color w:val="000000" w:themeColor="text1"/>
          <w:sz w:val="24"/>
          <w:szCs w:val="24"/>
          <w:lang w:val="en-US"/>
        </w:rPr>
        <w:t xml:space="preserve"> Detail </w:t>
      </w:r>
      <w:proofErr w:type="spellStart"/>
      <w:r w:rsidRPr="00BC201E">
        <w:rPr>
          <w:rFonts w:ascii="Times New Roman" w:hAnsi="Times New Roman" w:cs="Times New Roman"/>
          <w:color w:val="000000" w:themeColor="text1"/>
          <w:sz w:val="24"/>
          <w:szCs w:val="24"/>
          <w:lang w:val="en-US"/>
        </w:rPr>
        <w:t>laporan</w:t>
      </w:r>
      <w:proofErr w:type="spellEnd"/>
      <w:r w:rsidRPr="00BC201E">
        <w:rPr>
          <w:rFonts w:ascii="Times New Roman" w:hAnsi="Times New Roman" w:cs="Times New Roman"/>
          <w:color w:val="000000" w:themeColor="text1"/>
          <w:sz w:val="24"/>
          <w:szCs w:val="24"/>
          <w:lang w:val="en-US"/>
        </w:rPr>
        <w:t xml:space="preserve"> pada </w:t>
      </w:r>
      <w:proofErr w:type="spellStart"/>
      <w:r w:rsidRPr="00BC201E">
        <w:rPr>
          <w:rFonts w:ascii="Times New Roman" w:hAnsi="Times New Roman" w:cs="Times New Roman"/>
          <w:color w:val="000000" w:themeColor="text1"/>
          <w:sz w:val="24"/>
          <w:szCs w:val="24"/>
          <w:lang w:val="en-US"/>
        </w:rPr>
        <w:t>siswa</w:t>
      </w:r>
      <w:bookmarkEnd w:id="145"/>
      <w:proofErr w:type="spellEnd"/>
    </w:p>
    <w:p w14:paraId="72C837BC" w14:textId="6A1491D7" w:rsidR="0033303F" w:rsidRPr="00BC201E" w:rsidRDefault="00E2198B" w:rsidP="00E74DB6">
      <w:pPr>
        <w:rPr>
          <w:rFonts w:ascii="Times New Roman" w:hAnsi="Times New Roman" w:cs="Times New Roman"/>
          <w:b/>
          <w:bCs/>
          <w:noProof/>
          <w:color w:val="000000" w:themeColor="text1"/>
          <w:sz w:val="24"/>
          <w:szCs w:val="24"/>
        </w:rPr>
      </w:pPr>
      <w:r w:rsidRPr="00BC201E">
        <w:rPr>
          <w:rFonts w:ascii="Times New Roman" w:hAnsi="Times New Roman" w:cs="Times New Roman"/>
          <w:color w:val="000000" w:themeColor="text1"/>
          <w:sz w:val="24"/>
          <w:szCs w:val="24"/>
        </w:rPr>
        <w:t xml:space="preserve">Halaman ini menampilkan informasi lengkap laporan, yaitu judul, kategori, lokasi, tanggal, isi aspirasi, dan foto pendukung. Di sisi kanan terdapat kartu </w:t>
      </w:r>
      <w:r w:rsidRPr="00BC201E">
        <w:rPr>
          <w:rStyle w:val="Strong"/>
          <w:rFonts w:ascii="Times New Roman" w:hAnsi="Times New Roman" w:cs="Times New Roman"/>
          <w:color w:val="000000" w:themeColor="text1"/>
          <w:sz w:val="24"/>
          <w:szCs w:val="24"/>
        </w:rPr>
        <w:t>Status Laporan</w:t>
      </w:r>
      <w:r w:rsidRPr="00BC201E">
        <w:rPr>
          <w:rFonts w:ascii="Times New Roman" w:hAnsi="Times New Roman" w:cs="Times New Roman"/>
          <w:color w:val="000000" w:themeColor="text1"/>
          <w:sz w:val="24"/>
          <w:szCs w:val="24"/>
        </w:rPr>
        <w:t xml:space="preserve"> dan </w:t>
      </w:r>
      <w:r w:rsidRPr="00BC201E">
        <w:rPr>
          <w:rStyle w:val="Strong"/>
          <w:rFonts w:ascii="Times New Roman" w:hAnsi="Times New Roman" w:cs="Times New Roman"/>
          <w:color w:val="000000" w:themeColor="text1"/>
          <w:sz w:val="24"/>
          <w:szCs w:val="24"/>
        </w:rPr>
        <w:t>Riwayat Progres</w:t>
      </w:r>
      <w:r w:rsidRPr="00BC201E">
        <w:rPr>
          <w:rFonts w:ascii="Times New Roman" w:hAnsi="Times New Roman" w:cs="Times New Roman"/>
          <w:color w:val="000000" w:themeColor="text1"/>
          <w:sz w:val="24"/>
          <w:szCs w:val="24"/>
        </w:rPr>
        <w:t xml:space="preserve"> yang menampilkan tahapan penanganan (Dikerjakan, Selesai) beserta keterangan, waktu, dan nama admin yang memprosesnya. Tombol </w:t>
      </w:r>
      <w:r w:rsidRPr="00BC201E">
        <w:rPr>
          <w:rStyle w:val="Strong"/>
          <w:rFonts w:ascii="Times New Roman" w:hAnsi="Times New Roman" w:cs="Times New Roman"/>
          <w:color w:val="000000" w:themeColor="text1"/>
          <w:sz w:val="24"/>
          <w:szCs w:val="24"/>
        </w:rPr>
        <w:t>Kembali ke Laporan</w:t>
      </w:r>
      <w:r w:rsidRPr="00BC201E">
        <w:rPr>
          <w:rFonts w:ascii="Times New Roman" w:hAnsi="Times New Roman" w:cs="Times New Roman"/>
          <w:color w:val="000000" w:themeColor="text1"/>
          <w:sz w:val="24"/>
          <w:szCs w:val="24"/>
        </w:rPr>
        <w:t xml:space="preserve"> tersedia di bagian bawah.</w:t>
      </w:r>
    </w:p>
    <w:p w14:paraId="0D58A790" w14:textId="77777777" w:rsidR="0033303F" w:rsidRPr="00BC201E" w:rsidRDefault="0033303F" w:rsidP="00E74DB6">
      <w:pPr>
        <w:rPr>
          <w:rFonts w:ascii="Times New Roman" w:hAnsi="Times New Roman" w:cs="Times New Roman"/>
          <w:b/>
          <w:bCs/>
          <w:noProof/>
          <w:color w:val="000000" w:themeColor="text1"/>
          <w:sz w:val="24"/>
          <w:szCs w:val="24"/>
        </w:rPr>
      </w:pPr>
    </w:p>
    <w:p w14:paraId="16004AAF" w14:textId="77777777" w:rsidR="0033303F" w:rsidRPr="00BC201E" w:rsidRDefault="0033303F" w:rsidP="00E74DB6">
      <w:pPr>
        <w:rPr>
          <w:rFonts w:ascii="Times New Roman" w:hAnsi="Times New Roman" w:cs="Times New Roman"/>
          <w:b/>
          <w:bCs/>
          <w:noProof/>
          <w:color w:val="000000" w:themeColor="text1"/>
          <w:sz w:val="24"/>
          <w:szCs w:val="24"/>
        </w:rPr>
      </w:pPr>
    </w:p>
    <w:p w14:paraId="748FFC9F" w14:textId="77777777" w:rsidR="0033303F" w:rsidRPr="00BC201E" w:rsidRDefault="0033303F" w:rsidP="00E74DB6">
      <w:pPr>
        <w:rPr>
          <w:rFonts w:ascii="Times New Roman" w:hAnsi="Times New Roman" w:cs="Times New Roman"/>
          <w:b/>
          <w:bCs/>
          <w:noProof/>
          <w:color w:val="000000" w:themeColor="text1"/>
          <w:sz w:val="24"/>
          <w:szCs w:val="24"/>
        </w:rPr>
      </w:pPr>
    </w:p>
    <w:p w14:paraId="439048D4" w14:textId="77777777" w:rsidR="0033303F" w:rsidRPr="00BC201E" w:rsidRDefault="0033303F" w:rsidP="00E74DB6">
      <w:pPr>
        <w:rPr>
          <w:rFonts w:ascii="Times New Roman" w:hAnsi="Times New Roman" w:cs="Times New Roman"/>
          <w:b/>
          <w:bCs/>
          <w:noProof/>
          <w:color w:val="000000" w:themeColor="text1"/>
          <w:sz w:val="24"/>
          <w:szCs w:val="24"/>
        </w:rPr>
      </w:pPr>
    </w:p>
    <w:p w14:paraId="612849AC" w14:textId="77777777" w:rsidR="0033303F" w:rsidRPr="00BC201E" w:rsidRDefault="0033303F" w:rsidP="00E74DB6">
      <w:pPr>
        <w:rPr>
          <w:rFonts w:ascii="Times New Roman" w:hAnsi="Times New Roman" w:cs="Times New Roman"/>
          <w:b/>
          <w:bCs/>
          <w:noProof/>
          <w:color w:val="000000" w:themeColor="text1"/>
          <w:sz w:val="24"/>
          <w:szCs w:val="24"/>
        </w:rPr>
      </w:pPr>
    </w:p>
    <w:p w14:paraId="3313FF8E" w14:textId="77777777" w:rsidR="0033303F" w:rsidRPr="00BC201E" w:rsidRDefault="0033303F" w:rsidP="00E74DB6">
      <w:pPr>
        <w:rPr>
          <w:rFonts w:ascii="Times New Roman" w:hAnsi="Times New Roman" w:cs="Times New Roman"/>
          <w:b/>
          <w:bCs/>
          <w:noProof/>
          <w:color w:val="000000" w:themeColor="text1"/>
          <w:sz w:val="24"/>
          <w:szCs w:val="24"/>
        </w:rPr>
      </w:pPr>
    </w:p>
    <w:p w14:paraId="26457C6F" w14:textId="77777777" w:rsidR="0033303F" w:rsidRPr="00BC201E" w:rsidRDefault="0033303F" w:rsidP="00E74DB6">
      <w:pPr>
        <w:rPr>
          <w:rFonts w:ascii="Times New Roman" w:hAnsi="Times New Roman" w:cs="Times New Roman"/>
          <w:b/>
          <w:bCs/>
          <w:noProof/>
          <w:color w:val="000000" w:themeColor="text1"/>
          <w:sz w:val="24"/>
          <w:szCs w:val="24"/>
        </w:rPr>
      </w:pPr>
    </w:p>
    <w:p w14:paraId="320967E8" w14:textId="77777777" w:rsidR="0033303F" w:rsidRPr="00BC201E" w:rsidRDefault="0033303F" w:rsidP="00E74DB6">
      <w:pPr>
        <w:rPr>
          <w:rFonts w:ascii="Times New Roman" w:hAnsi="Times New Roman" w:cs="Times New Roman"/>
          <w:b/>
          <w:bCs/>
          <w:noProof/>
          <w:color w:val="000000" w:themeColor="text1"/>
          <w:sz w:val="24"/>
          <w:szCs w:val="24"/>
        </w:rPr>
      </w:pPr>
    </w:p>
    <w:p w14:paraId="1D227FC2" w14:textId="77777777" w:rsidR="0033303F" w:rsidRPr="00BC201E" w:rsidRDefault="0033303F" w:rsidP="00E74DB6">
      <w:pPr>
        <w:rPr>
          <w:rFonts w:ascii="Times New Roman" w:hAnsi="Times New Roman" w:cs="Times New Roman"/>
          <w:b/>
          <w:bCs/>
          <w:noProof/>
          <w:color w:val="000000" w:themeColor="text1"/>
          <w:sz w:val="24"/>
          <w:szCs w:val="24"/>
        </w:rPr>
      </w:pPr>
    </w:p>
    <w:p w14:paraId="49BBD90A" w14:textId="77777777" w:rsidR="0033303F" w:rsidRPr="00BC201E" w:rsidRDefault="0033303F" w:rsidP="00E74DB6">
      <w:pPr>
        <w:rPr>
          <w:rFonts w:ascii="Times New Roman" w:hAnsi="Times New Roman" w:cs="Times New Roman"/>
          <w:b/>
          <w:bCs/>
          <w:noProof/>
          <w:color w:val="000000" w:themeColor="text1"/>
          <w:sz w:val="24"/>
          <w:szCs w:val="24"/>
        </w:rPr>
      </w:pPr>
    </w:p>
    <w:p w14:paraId="0B96C5A0" w14:textId="77777777" w:rsidR="0033303F" w:rsidRPr="00BC201E" w:rsidRDefault="0033303F" w:rsidP="00E74DB6">
      <w:pPr>
        <w:rPr>
          <w:rFonts w:ascii="Times New Roman" w:hAnsi="Times New Roman" w:cs="Times New Roman"/>
          <w:b/>
          <w:bCs/>
          <w:noProof/>
          <w:color w:val="000000" w:themeColor="text1"/>
          <w:sz w:val="24"/>
          <w:szCs w:val="24"/>
        </w:rPr>
      </w:pPr>
    </w:p>
    <w:p w14:paraId="4AFF6240" w14:textId="77777777" w:rsidR="0033303F" w:rsidRPr="00BC201E" w:rsidRDefault="0033303F" w:rsidP="00E74DB6">
      <w:pPr>
        <w:rPr>
          <w:rFonts w:ascii="Times New Roman" w:hAnsi="Times New Roman" w:cs="Times New Roman"/>
          <w:b/>
          <w:bCs/>
          <w:noProof/>
          <w:color w:val="000000" w:themeColor="text1"/>
          <w:sz w:val="24"/>
          <w:szCs w:val="24"/>
        </w:rPr>
      </w:pPr>
    </w:p>
    <w:p w14:paraId="4506EB17" w14:textId="77777777" w:rsidR="00BC201E" w:rsidRPr="00BC201E" w:rsidRDefault="0033303F" w:rsidP="00B748BF">
      <w:pPr>
        <w:keepNext/>
        <w:jc w:val="center"/>
        <w:rPr>
          <w:rFonts w:ascii="Times New Roman" w:hAnsi="Times New Roman" w:cs="Times New Roman"/>
          <w:color w:val="000000" w:themeColor="text1"/>
          <w:sz w:val="24"/>
          <w:szCs w:val="24"/>
        </w:rPr>
      </w:pPr>
      <w:r w:rsidRPr="00BC201E">
        <w:rPr>
          <w:rFonts w:ascii="Times New Roman" w:hAnsi="Times New Roman" w:cs="Times New Roman"/>
          <w:b/>
          <w:bCs/>
          <w:noProof/>
          <w:color w:val="000000" w:themeColor="text1"/>
          <w:sz w:val="24"/>
          <w:szCs w:val="24"/>
        </w:rPr>
        <w:drawing>
          <wp:inline distT="0" distB="0" distL="0" distR="0" wp14:anchorId="2F5057EC" wp14:editId="3EFB455B">
            <wp:extent cx="5731510" cy="2712085"/>
            <wp:effectExtent l="0" t="0" r="254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Screenshot 2026-10-20 193539.png"/>
                    <pic:cNvPicPr/>
                  </pic:nvPicPr>
                  <pic:blipFill>
                    <a:blip r:embed="rId92">
                      <a:extLst>
                        <a:ext uri="{28A0092B-C50C-407E-A947-70E740481C1C}">
                          <a14:useLocalDpi xmlns:a14="http://schemas.microsoft.com/office/drawing/2010/main" val="0"/>
                        </a:ext>
                      </a:extLst>
                    </a:blip>
                    <a:stretch>
                      <a:fillRect/>
                    </a:stretch>
                  </pic:blipFill>
                  <pic:spPr>
                    <a:xfrm>
                      <a:off x="0" y="0"/>
                      <a:ext cx="5731510" cy="2712085"/>
                    </a:xfrm>
                    <a:prstGeom prst="rect">
                      <a:avLst/>
                    </a:prstGeom>
                  </pic:spPr>
                </pic:pic>
              </a:graphicData>
            </a:graphic>
          </wp:inline>
        </w:drawing>
      </w:r>
    </w:p>
    <w:p w14:paraId="57CF8D33" w14:textId="080FCC38" w:rsidR="00E2198B" w:rsidRPr="00BC201E" w:rsidRDefault="00BC201E" w:rsidP="00B748BF">
      <w:pPr>
        <w:pStyle w:val="Caption"/>
        <w:jc w:val="center"/>
        <w:rPr>
          <w:rFonts w:ascii="Times New Roman" w:hAnsi="Times New Roman" w:cs="Times New Roman"/>
          <w:color w:val="000000" w:themeColor="text1"/>
          <w:sz w:val="24"/>
          <w:szCs w:val="24"/>
        </w:rPr>
      </w:pPr>
      <w:bookmarkStart w:id="146" w:name="_Toc243681137"/>
      <w:r w:rsidRPr="00BC201E">
        <w:rPr>
          <w:rFonts w:ascii="Times New Roman" w:hAnsi="Times New Roman" w:cs="Times New Roman"/>
          <w:color w:val="000000" w:themeColor="text1"/>
          <w:sz w:val="24"/>
          <w:szCs w:val="24"/>
        </w:rPr>
        <w:t xml:space="preserve">Gambar 3. </w:t>
      </w:r>
      <w:r w:rsidRPr="00BC201E">
        <w:rPr>
          <w:rFonts w:ascii="Times New Roman" w:hAnsi="Times New Roman" w:cs="Times New Roman"/>
          <w:color w:val="000000" w:themeColor="text1"/>
          <w:sz w:val="24"/>
          <w:szCs w:val="24"/>
        </w:rPr>
        <w:fldChar w:fldCharType="begin"/>
      </w:r>
      <w:r w:rsidRPr="00BC201E">
        <w:rPr>
          <w:rFonts w:ascii="Times New Roman" w:hAnsi="Times New Roman" w:cs="Times New Roman"/>
          <w:color w:val="000000" w:themeColor="text1"/>
          <w:sz w:val="24"/>
          <w:szCs w:val="24"/>
        </w:rPr>
        <w:instrText xml:space="preserve"> SEQ Gambar_3. \* ARABIC </w:instrText>
      </w:r>
      <w:r w:rsidRPr="00BC201E">
        <w:rPr>
          <w:rFonts w:ascii="Times New Roman" w:hAnsi="Times New Roman" w:cs="Times New Roman"/>
          <w:color w:val="000000" w:themeColor="text1"/>
          <w:sz w:val="24"/>
          <w:szCs w:val="24"/>
        </w:rPr>
        <w:fldChar w:fldCharType="separate"/>
      </w:r>
      <w:r w:rsidRPr="00BC201E">
        <w:rPr>
          <w:rFonts w:ascii="Times New Roman" w:hAnsi="Times New Roman" w:cs="Times New Roman"/>
          <w:noProof/>
          <w:color w:val="000000" w:themeColor="text1"/>
          <w:sz w:val="24"/>
          <w:szCs w:val="24"/>
        </w:rPr>
        <w:t>37</w:t>
      </w:r>
      <w:r w:rsidRPr="00BC201E">
        <w:rPr>
          <w:rFonts w:ascii="Times New Roman" w:hAnsi="Times New Roman" w:cs="Times New Roman"/>
          <w:color w:val="000000" w:themeColor="text1"/>
          <w:sz w:val="24"/>
          <w:szCs w:val="24"/>
        </w:rPr>
        <w:fldChar w:fldCharType="end"/>
      </w:r>
      <w:r w:rsidRPr="00BC201E">
        <w:rPr>
          <w:rFonts w:ascii="Times New Roman" w:hAnsi="Times New Roman" w:cs="Times New Roman"/>
          <w:color w:val="000000" w:themeColor="text1"/>
          <w:sz w:val="24"/>
          <w:szCs w:val="24"/>
          <w:lang w:val="en-US"/>
        </w:rPr>
        <w:t xml:space="preserve"> </w:t>
      </w:r>
      <w:proofErr w:type="spellStart"/>
      <w:r w:rsidRPr="00BC201E">
        <w:rPr>
          <w:rFonts w:ascii="Times New Roman" w:hAnsi="Times New Roman" w:cs="Times New Roman"/>
          <w:color w:val="000000" w:themeColor="text1"/>
          <w:sz w:val="24"/>
          <w:szCs w:val="24"/>
          <w:lang w:val="en-US"/>
        </w:rPr>
        <w:t>Histori</w:t>
      </w:r>
      <w:proofErr w:type="spellEnd"/>
      <w:r w:rsidRPr="00BC201E">
        <w:rPr>
          <w:rFonts w:ascii="Times New Roman" w:hAnsi="Times New Roman" w:cs="Times New Roman"/>
          <w:color w:val="000000" w:themeColor="text1"/>
          <w:sz w:val="24"/>
          <w:szCs w:val="24"/>
          <w:lang w:val="en-US"/>
        </w:rPr>
        <w:t xml:space="preserve"> </w:t>
      </w:r>
      <w:proofErr w:type="spellStart"/>
      <w:r w:rsidRPr="00BC201E">
        <w:rPr>
          <w:rFonts w:ascii="Times New Roman" w:hAnsi="Times New Roman" w:cs="Times New Roman"/>
          <w:color w:val="000000" w:themeColor="text1"/>
          <w:sz w:val="24"/>
          <w:szCs w:val="24"/>
          <w:lang w:val="en-US"/>
        </w:rPr>
        <w:t>laporan</w:t>
      </w:r>
      <w:proofErr w:type="spellEnd"/>
      <w:r w:rsidRPr="00BC201E">
        <w:rPr>
          <w:rFonts w:ascii="Times New Roman" w:hAnsi="Times New Roman" w:cs="Times New Roman"/>
          <w:color w:val="000000" w:themeColor="text1"/>
          <w:sz w:val="24"/>
          <w:szCs w:val="24"/>
          <w:lang w:val="en-US"/>
        </w:rPr>
        <w:t xml:space="preserve"> pada </w:t>
      </w:r>
      <w:proofErr w:type="spellStart"/>
      <w:r w:rsidRPr="00BC201E">
        <w:rPr>
          <w:rFonts w:ascii="Times New Roman" w:hAnsi="Times New Roman" w:cs="Times New Roman"/>
          <w:color w:val="000000" w:themeColor="text1"/>
          <w:sz w:val="24"/>
          <w:szCs w:val="24"/>
          <w:lang w:val="en-US"/>
        </w:rPr>
        <w:t>siswa</w:t>
      </w:r>
      <w:bookmarkEnd w:id="146"/>
      <w:proofErr w:type="spellEnd"/>
    </w:p>
    <w:p w14:paraId="51A1F120" w14:textId="7E10DD08" w:rsidR="0033303F" w:rsidRPr="00BC201E" w:rsidRDefault="00E2198B" w:rsidP="00E74DB6">
      <w:pPr>
        <w:rPr>
          <w:rFonts w:ascii="Times New Roman" w:hAnsi="Times New Roman" w:cs="Times New Roman"/>
          <w:b/>
          <w:bCs/>
          <w:noProof/>
          <w:color w:val="000000" w:themeColor="text1"/>
          <w:sz w:val="24"/>
          <w:szCs w:val="24"/>
        </w:rPr>
      </w:pPr>
      <w:r w:rsidRPr="00BC201E">
        <w:rPr>
          <w:rFonts w:ascii="Times New Roman" w:hAnsi="Times New Roman" w:cs="Times New Roman"/>
          <w:color w:val="000000" w:themeColor="text1"/>
          <w:sz w:val="24"/>
          <w:szCs w:val="24"/>
        </w:rPr>
        <w:t>Halaman ini menampilkan seluruh laporan yang pernah dibuat siswa dalam tabel berisi nomor, judul laporan, kategori, lokasi, status, dan tanggal.</w:t>
      </w:r>
    </w:p>
    <w:p w14:paraId="035B44F4" w14:textId="5F70EA41" w:rsidR="0033303F" w:rsidRPr="00BC201E" w:rsidRDefault="0033303F" w:rsidP="00E74DB6">
      <w:pPr>
        <w:rPr>
          <w:rFonts w:ascii="Times New Roman" w:hAnsi="Times New Roman" w:cs="Times New Roman"/>
          <w:b/>
          <w:bCs/>
          <w:noProof/>
          <w:color w:val="000000" w:themeColor="text1"/>
          <w:sz w:val="24"/>
          <w:szCs w:val="24"/>
        </w:rPr>
      </w:pPr>
    </w:p>
    <w:p w14:paraId="09D7A080" w14:textId="3034FCA8" w:rsidR="0033303F" w:rsidRPr="00BC201E" w:rsidRDefault="0033303F" w:rsidP="00E74DB6">
      <w:pPr>
        <w:rPr>
          <w:rFonts w:ascii="Times New Roman" w:hAnsi="Times New Roman" w:cs="Times New Roman"/>
          <w:b/>
          <w:bCs/>
          <w:noProof/>
          <w:color w:val="000000" w:themeColor="text1"/>
          <w:sz w:val="24"/>
          <w:szCs w:val="24"/>
        </w:rPr>
      </w:pPr>
    </w:p>
    <w:p w14:paraId="7BCD8EAC" w14:textId="17E74DEE" w:rsidR="0033303F" w:rsidRPr="00BC201E" w:rsidRDefault="0033303F" w:rsidP="00E74DB6">
      <w:pPr>
        <w:rPr>
          <w:rFonts w:ascii="Times New Roman" w:hAnsi="Times New Roman" w:cs="Times New Roman"/>
          <w:b/>
          <w:bCs/>
          <w:noProof/>
          <w:color w:val="000000" w:themeColor="text1"/>
          <w:sz w:val="24"/>
          <w:szCs w:val="24"/>
        </w:rPr>
      </w:pPr>
    </w:p>
    <w:p w14:paraId="1FA5573D" w14:textId="25108658" w:rsidR="0033303F" w:rsidRPr="00BC201E" w:rsidRDefault="0033303F" w:rsidP="00E74DB6">
      <w:pPr>
        <w:rPr>
          <w:rFonts w:ascii="Times New Roman" w:hAnsi="Times New Roman" w:cs="Times New Roman"/>
          <w:b/>
          <w:bCs/>
          <w:noProof/>
          <w:color w:val="000000" w:themeColor="text1"/>
          <w:sz w:val="24"/>
          <w:szCs w:val="24"/>
        </w:rPr>
      </w:pPr>
    </w:p>
    <w:p w14:paraId="05FEA6E1" w14:textId="77777777" w:rsidR="0033303F" w:rsidRPr="00BC201E" w:rsidRDefault="0033303F" w:rsidP="00E74DB6">
      <w:pPr>
        <w:rPr>
          <w:rFonts w:ascii="Times New Roman" w:hAnsi="Times New Roman" w:cs="Times New Roman"/>
          <w:b/>
          <w:bCs/>
          <w:noProof/>
          <w:color w:val="000000" w:themeColor="text1"/>
          <w:sz w:val="24"/>
          <w:szCs w:val="24"/>
        </w:rPr>
      </w:pPr>
    </w:p>
    <w:p w14:paraId="1C245BA0" w14:textId="77777777" w:rsidR="00BC201E" w:rsidRPr="00BC201E" w:rsidRDefault="0033303F" w:rsidP="00BC201E">
      <w:pPr>
        <w:keepNext/>
        <w:rPr>
          <w:rFonts w:ascii="Times New Roman" w:hAnsi="Times New Roman" w:cs="Times New Roman"/>
          <w:color w:val="000000" w:themeColor="text1"/>
          <w:sz w:val="24"/>
          <w:szCs w:val="24"/>
        </w:rPr>
      </w:pPr>
      <w:r w:rsidRPr="00BC201E">
        <w:rPr>
          <w:rFonts w:ascii="Times New Roman" w:hAnsi="Times New Roman" w:cs="Times New Roman"/>
          <w:b/>
          <w:bCs/>
          <w:noProof/>
          <w:color w:val="000000" w:themeColor="text1"/>
          <w:sz w:val="24"/>
          <w:szCs w:val="24"/>
        </w:rPr>
        <w:drawing>
          <wp:inline distT="0" distB="0" distL="0" distR="0" wp14:anchorId="5B6F3ABB" wp14:editId="501D7CFF">
            <wp:extent cx="5731510" cy="4132580"/>
            <wp:effectExtent l="0" t="0" r="2540" b="127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Screenshot 2026-10-20 193547.png"/>
                    <pic:cNvPicPr/>
                  </pic:nvPicPr>
                  <pic:blipFill>
                    <a:blip r:embed="rId93">
                      <a:extLst>
                        <a:ext uri="{28A0092B-C50C-407E-A947-70E740481C1C}">
                          <a14:useLocalDpi xmlns:a14="http://schemas.microsoft.com/office/drawing/2010/main" val="0"/>
                        </a:ext>
                      </a:extLst>
                    </a:blip>
                    <a:stretch>
                      <a:fillRect/>
                    </a:stretch>
                  </pic:blipFill>
                  <pic:spPr>
                    <a:xfrm>
                      <a:off x="0" y="0"/>
                      <a:ext cx="5731510" cy="4132580"/>
                    </a:xfrm>
                    <a:prstGeom prst="rect">
                      <a:avLst/>
                    </a:prstGeom>
                  </pic:spPr>
                </pic:pic>
              </a:graphicData>
            </a:graphic>
          </wp:inline>
        </w:drawing>
      </w:r>
    </w:p>
    <w:p w14:paraId="25B0FF22" w14:textId="3C49E634" w:rsidR="00E2198B" w:rsidRPr="00BC201E" w:rsidRDefault="00BC201E" w:rsidP="00B748BF">
      <w:pPr>
        <w:pStyle w:val="Caption"/>
        <w:jc w:val="center"/>
        <w:rPr>
          <w:rFonts w:ascii="Times New Roman" w:hAnsi="Times New Roman" w:cs="Times New Roman"/>
          <w:color w:val="000000" w:themeColor="text1"/>
          <w:sz w:val="24"/>
          <w:szCs w:val="24"/>
        </w:rPr>
      </w:pPr>
      <w:bookmarkStart w:id="147" w:name="_Toc243681138"/>
      <w:r w:rsidRPr="00BC201E">
        <w:rPr>
          <w:rFonts w:ascii="Times New Roman" w:hAnsi="Times New Roman" w:cs="Times New Roman"/>
          <w:color w:val="000000" w:themeColor="text1"/>
          <w:sz w:val="24"/>
          <w:szCs w:val="24"/>
        </w:rPr>
        <w:t xml:space="preserve">Gambar 3. </w:t>
      </w:r>
      <w:r w:rsidRPr="00BC201E">
        <w:rPr>
          <w:rFonts w:ascii="Times New Roman" w:hAnsi="Times New Roman" w:cs="Times New Roman"/>
          <w:color w:val="000000" w:themeColor="text1"/>
          <w:sz w:val="24"/>
          <w:szCs w:val="24"/>
        </w:rPr>
        <w:fldChar w:fldCharType="begin"/>
      </w:r>
      <w:r w:rsidRPr="00BC201E">
        <w:rPr>
          <w:rFonts w:ascii="Times New Roman" w:hAnsi="Times New Roman" w:cs="Times New Roman"/>
          <w:color w:val="000000" w:themeColor="text1"/>
          <w:sz w:val="24"/>
          <w:szCs w:val="24"/>
        </w:rPr>
        <w:instrText xml:space="preserve"> SEQ Gambar_3. \* ARABIC </w:instrText>
      </w:r>
      <w:r w:rsidRPr="00BC201E">
        <w:rPr>
          <w:rFonts w:ascii="Times New Roman" w:hAnsi="Times New Roman" w:cs="Times New Roman"/>
          <w:color w:val="000000" w:themeColor="text1"/>
          <w:sz w:val="24"/>
          <w:szCs w:val="24"/>
        </w:rPr>
        <w:fldChar w:fldCharType="separate"/>
      </w:r>
      <w:r w:rsidRPr="00BC201E">
        <w:rPr>
          <w:rFonts w:ascii="Times New Roman" w:hAnsi="Times New Roman" w:cs="Times New Roman"/>
          <w:noProof/>
          <w:color w:val="000000" w:themeColor="text1"/>
          <w:sz w:val="24"/>
          <w:szCs w:val="24"/>
        </w:rPr>
        <w:t>38</w:t>
      </w:r>
      <w:r w:rsidRPr="00BC201E">
        <w:rPr>
          <w:rFonts w:ascii="Times New Roman" w:hAnsi="Times New Roman" w:cs="Times New Roman"/>
          <w:color w:val="000000" w:themeColor="text1"/>
          <w:sz w:val="24"/>
          <w:szCs w:val="24"/>
        </w:rPr>
        <w:fldChar w:fldCharType="end"/>
      </w:r>
      <w:r w:rsidRPr="00BC201E">
        <w:rPr>
          <w:rFonts w:ascii="Times New Roman" w:hAnsi="Times New Roman" w:cs="Times New Roman"/>
          <w:color w:val="000000" w:themeColor="text1"/>
          <w:sz w:val="24"/>
          <w:szCs w:val="24"/>
          <w:lang w:val="en-US"/>
        </w:rPr>
        <w:t xml:space="preserve"> </w:t>
      </w:r>
      <w:proofErr w:type="spellStart"/>
      <w:r w:rsidRPr="00BC201E">
        <w:rPr>
          <w:rFonts w:ascii="Times New Roman" w:hAnsi="Times New Roman" w:cs="Times New Roman"/>
          <w:color w:val="000000" w:themeColor="text1"/>
          <w:sz w:val="24"/>
          <w:szCs w:val="24"/>
          <w:lang w:val="en-US"/>
        </w:rPr>
        <w:t>Halaman</w:t>
      </w:r>
      <w:proofErr w:type="spellEnd"/>
      <w:r w:rsidRPr="00BC201E">
        <w:rPr>
          <w:rFonts w:ascii="Times New Roman" w:hAnsi="Times New Roman" w:cs="Times New Roman"/>
          <w:color w:val="000000" w:themeColor="text1"/>
          <w:sz w:val="24"/>
          <w:szCs w:val="24"/>
          <w:lang w:val="en-US"/>
        </w:rPr>
        <w:t xml:space="preserve"> login </w:t>
      </w:r>
      <w:proofErr w:type="spellStart"/>
      <w:r w:rsidRPr="00BC201E">
        <w:rPr>
          <w:rFonts w:ascii="Times New Roman" w:hAnsi="Times New Roman" w:cs="Times New Roman"/>
          <w:color w:val="000000" w:themeColor="text1"/>
          <w:sz w:val="24"/>
          <w:szCs w:val="24"/>
          <w:lang w:val="en-US"/>
        </w:rPr>
        <w:t>setelah</w:t>
      </w:r>
      <w:proofErr w:type="spellEnd"/>
      <w:r w:rsidRPr="00BC201E">
        <w:rPr>
          <w:rFonts w:ascii="Times New Roman" w:hAnsi="Times New Roman" w:cs="Times New Roman"/>
          <w:color w:val="000000" w:themeColor="text1"/>
          <w:sz w:val="24"/>
          <w:szCs w:val="24"/>
          <w:lang w:val="en-US"/>
        </w:rPr>
        <w:t xml:space="preserve"> berhasil logout</w:t>
      </w:r>
      <w:bookmarkEnd w:id="147"/>
    </w:p>
    <w:p w14:paraId="428DA633" w14:textId="4B5299DB" w:rsidR="00E74DB6" w:rsidRPr="00BC201E" w:rsidRDefault="00E2198B" w:rsidP="00E74DB6">
      <w:pPr>
        <w:rPr>
          <w:rFonts w:ascii="Times New Roman" w:hAnsi="Times New Roman" w:cs="Times New Roman"/>
          <w:b/>
          <w:bCs/>
          <w:noProof/>
          <w:color w:val="000000" w:themeColor="text1"/>
          <w:sz w:val="24"/>
          <w:szCs w:val="24"/>
        </w:rPr>
      </w:pPr>
      <w:r w:rsidRPr="00BC201E">
        <w:rPr>
          <w:rFonts w:ascii="Times New Roman" w:hAnsi="Times New Roman" w:cs="Times New Roman"/>
          <w:color w:val="000000" w:themeColor="text1"/>
          <w:sz w:val="24"/>
          <w:szCs w:val="24"/>
        </w:rPr>
        <w:t xml:space="preserve">Setelah siswa atau admin menekan tombol </w:t>
      </w:r>
      <w:r w:rsidRPr="00BC201E">
        <w:rPr>
          <w:rStyle w:val="Strong"/>
          <w:rFonts w:ascii="Times New Roman" w:hAnsi="Times New Roman" w:cs="Times New Roman"/>
          <w:color w:val="000000" w:themeColor="text1"/>
          <w:sz w:val="24"/>
          <w:szCs w:val="24"/>
        </w:rPr>
        <w:t>Logout</w:t>
      </w:r>
      <w:r w:rsidRPr="00BC201E">
        <w:rPr>
          <w:rFonts w:ascii="Times New Roman" w:hAnsi="Times New Roman" w:cs="Times New Roman"/>
          <w:color w:val="000000" w:themeColor="text1"/>
          <w:sz w:val="24"/>
          <w:szCs w:val="24"/>
        </w:rPr>
        <w:t xml:space="preserve">, sistem menghapus </w:t>
      </w:r>
      <w:r w:rsidRPr="00BC201E">
        <w:rPr>
          <w:rStyle w:val="Emphasis"/>
          <w:rFonts w:ascii="Times New Roman" w:hAnsi="Times New Roman" w:cs="Times New Roman"/>
          <w:color w:val="000000" w:themeColor="text1"/>
          <w:sz w:val="24"/>
          <w:szCs w:val="24"/>
        </w:rPr>
        <w:t>session</w:t>
      </w:r>
      <w:r w:rsidRPr="00BC201E">
        <w:rPr>
          <w:rFonts w:ascii="Times New Roman" w:hAnsi="Times New Roman" w:cs="Times New Roman"/>
          <w:color w:val="000000" w:themeColor="text1"/>
          <w:sz w:val="24"/>
          <w:szCs w:val="24"/>
        </w:rPr>
        <w:t xml:space="preserve"> dan mengarahkan pengguna ke halaman login dengan pesan hijau “Kamu berhasil logout”.</w:t>
      </w:r>
    </w:p>
    <w:p w14:paraId="2AEC24FC" w14:textId="4053AFAA" w:rsidR="00E74DB6" w:rsidRPr="00BC201E" w:rsidRDefault="00E74DB6" w:rsidP="00E74DB6">
      <w:pPr>
        <w:rPr>
          <w:rFonts w:ascii="Times New Roman" w:hAnsi="Times New Roman" w:cs="Times New Roman"/>
          <w:b/>
          <w:bCs/>
          <w:noProof/>
          <w:color w:val="000000" w:themeColor="text1"/>
          <w:sz w:val="24"/>
          <w:szCs w:val="24"/>
        </w:rPr>
      </w:pPr>
    </w:p>
    <w:p w14:paraId="6586D79C" w14:textId="010A6720" w:rsidR="00E74DB6" w:rsidRPr="00A67B42" w:rsidRDefault="00E74DB6" w:rsidP="00E74DB6">
      <w:pPr>
        <w:rPr>
          <w:rFonts w:ascii="Times New Roman" w:hAnsi="Times New Roman" w:cs="Times New Roman"/>
          <w:b/>
          <w:bCs/>
          <w:noProof/>
          <w:sz w:val="28"/>
          <w:szCs w:val="28"/>
        </w:rPr>
      </w:pPr>
    </w:p>
    <w:p w14:paraId="0722D5E0" w14:textId="5E739C09" w:rsidR="00E74DB6" w:rsidRPr="00A67B42" w:rsidRDefault="00E74DB6" w:rsidP="00E74DB6">
      <w:pPr>
        <w:rPr>
          <w:rFonts w:ascii="Times New Roman" w:hAnsi="Times New Roman" w:cs="Times New Roman"/>
          <w:b/>
          <w:bCs/>
          <w:noProof/>
          <w:sz w:val="28"/>
          <w:szCs w:val="28"/>
        </w:rPr>
      </w:pPr>
    </w:p>
    <w:p w14:paraId="1435EA50" w14:textId="736AC38B" w:rsidR="00E74DB6" w:rsidRPr="00A67B42" w:rsidRDefault="00E74DB6" w:rsidP="00E74DB6">
      <w:pPr>
        <w:rPr>
          <w:rFonts w:ascii="Times New Roman" w:hAnsi="Times New Roman" w:cs="Times New Roman"/>
          <w:b/>
          <w:bCs/>
          <w:noProof/>
          <w:sz w:val="28"/>
          <w:szCs w:val="28"/>
        </w:rPr>
      </w:pPr>
    </w:p>
    <w:p w14:paraId="61DCAC72" w14:textId="69D0827B" w:rsidR="00E74DB6" w:rsidRPr="00A67B42" w:rsidRDefault="00E74DB6" w:rsidP="00E74DB6">
      <w:pPr>
        <w:rPr>
          <w:rFonts w:ascii="Times New Roman" w:hAnsi="Times New Roman" w:cs="Times New Roman"/>
          <w:b/>
          <w:bCs/>
          <w:noProof/>
          <w:sz w:val="28"/>
          <w:szCs w:val="28"/>
        </w:rPr>
      </w:pPr>
    </w:p>
    <w:p w14:paraId="7F2A8631" w14:textId="1D6AFA04" w:rsidR="00E74DB6" w:rsidRPr="00A67B42" w:rsidRDefault="00E74DB6" w:rsidP="00E74DB6">
      <w:pPr>
        <w:rPr>
          <w:rFonts w:ascii="Times New Roman" w:hAnsi="Times New Roman" w:cs="Times New Roman"/>
          <w:b/>
          <w:bCs/>
          <w:noProof/>
          <w:sz w:val="28"/>
          <w:szCs w:val="28"/>
        </w:rPr>
      </w:pPr>
    </w:p>
    <w:p w14:paraId="2C063ACE" w14:textId="060AB207" w:rsidR="00E74DB6" w:rsidRPr="00A67B42" w:rsidRDefault="00E74DB6" w:rsidP="00E74DB6">
      <w:pPr>
        <w:rPr>
          <w:rFonts w:ascii="Times New Roman" w:hAnsi="Times New Roman" w:cs="Times New Roman"/>
          <w:b/>
          <w:bCs/>
          <w:noProof/>
          <w:sz w:val="28"/>
          <w:szCs w:val="28"/>
        </w:rPr>
      </w:pPr>
    </w:p>
    <w:p w14:paraId="635C6B11" w14:textId="6B8451AD" w:rsidR="00E74DB6" w:rsidRPr="00A67B42" w:rsidRDefault="00E74DB6" w:rsidP="00E74DB6">
      <w:pPr>
        <w:rPr>
          <w:rFonts w:ascii="Times New Roman" w:hAnsi="Times New Roman" w:cs="Times New Roman"/>
          <w:b/>
          <w:bCs/>
          <w:noProof/>
          <w:sz w:val="28"/>
          <w:szCs w:val="28"/>
        </w:rPr>
      </w:pPr>
    </w:p>
    <w:p w14:paraId="4E3E4645" w14:textId="461A989D" w:rsidR="00E74DB6" w:rsidRPr="00A67B42" w:rsidRDefault="00E74DB6" w:rsidP="00E74DB6">
      <w:pPr>
        <w:rPr>
          <w:rFonts w:ascii="Times New Roman" w:hAnsi="Times New Roman" w:cs="Times New Roman"/>
          <w:b/>
          <w:bCs/>
          <w:noProof/>
          <w:sz w:val="28"/>
          <w:szCs w:val="28"/>
        </w:rPr>
      </w:pPr>
    </w:p>
    <w:p w14:paraId="055D86D2" w14:textId="7009DA36" w:rsidR="00E74DB6" w:rsidRPr="00A67B42" w:rsidRDefault="00E74DB6" w:rsidP="00E74DB6">
      <w:pPr>
        <w:rPr>
          <w:rFonts w:ascii="Times New Roman" w:hAnsi="Times New Roman" w:cs="Times New Roman"/>
          <w:b/>
          <w:bCs/>
          <w:noProof/>
          <w:sz w:val="28"/>
          <w:szCs w:val="28"/>
        </w:rPr>
      </w:pPr>
    </w:p>
    <w:p w14:paraId="45054519" w14:textId="7638B71B" w:rsidR="00E74DB6" w:rsidRPr="00A67B42" w:rsidRDefault="00E74DB6" w:rsidP="00E74DB6">
      <w:pPr>
        <w:rPr>
          <w:rFonts w:ascii="Times New Roman" w:hAnsi="Times New Roman" w:cs="Times New Roman"/>
          <w:b/>
          <w:bCs/>
          <w:noProof/>
          <w:sz w:val="28"/>
          <w:szCs w:val="28"/>
        </w:rPr>
      </w:pPr>
    </w:p>
    <w:p w14:paraId="7D3A3169" w14:textId="77777777" w:rsidR="00E74DB6" w:rsidRPr="00A67B42" w:rsidRDefault="00E74DB6" w:rsidP="00E74DB6">
      <w:pPr>
        <w:rPr>
          <w:rFonts w:ascii="Times New Roman" w:hAnsi="Times New Roman" w:cs="Times New Roman"/>
          <w:b/>
          <w:bCs/>
          <w:noProof/>
          <w:sz w:val="28"/>
          <w:szCs w:val="28"/>
        </w:rPr>
      </w:pPr>
    </w:p>
    <w:p w14:paraId="63FFEE7B" w14:textId="1022AC89" w:rsidR="00E84A68" w:rsidRPr="00BC201E" w:rsidRDefault="00BC201E" w:rsidP="00BC201E">
      <w:pPr>
        <w:pStyle w:val="Heading2"/>
        <w:ind w:firstLine="720"/>
        <w:rPr>
          <w:rFonts w:ascii="Times New Roman" w:hAnsi="Times New Roman" w:cs="Times New Roman"/>
          <w:b/>
          <w:bCs/>
          <w:noProof/>
          <w:color w:val="000000" w:themeColor="text1"/>
          <w:sz w:val="28"/>
          <w:szCs w:val="28"/>
        </w:rPr>
      </w:pPr>
      <w:bookmarkStart w:id="148" w:name="_Toc243680918"/>
      <w:r w:rsidRPr="00BC201E">
        <w:rPr>
          <w:rFonts w:ascii="Times New Roman" w:hAnsi="Times New Roman" w:cs="Times New Roman"/>
          <w:b/>
          <w:bCs/>
          <w:noProof/>
          <w:color w:val="000000" w:themeColor="text1"/>
          <w:sz w:val="28"/>
          <w:szCs w:val="28"/>
          <w:lang w:val="en-US"/>
        </w:rPr>
        <w:lastRenderedPageBreak/>
        <w:t xml:space="preserve">3.2 </w:t>
      </w:r>
      <w:r w:rsidR="00E84A68" w:rsidRPr="00BC201E">
        <w:rPr>
          <w:rFonts w:ascii="Times New Roman" w:hAnsi="Times New Roman" w:cs="Times New Roman"/>
          <w:b/>
          <w:bCs/>
          <w:noProof/>
          <w:color w:val="000000" w:themeColor="text1"/>
          <w:sz w:val="28"/>
          <w:szCs w:val="28"/>
        </w:rPr>
        <w:t>Pengujian Black Box</w:t>
      </w:r>
      <w:bookmarkEnd w:id="148"/>
    </w:p>
    <w:p w14:paraId="5785CD70" w14:textId="0B1671BC" w:rsidR="00DB41E0" w:rsidRPr="00BC201E" w:rsidRDefault="00DB41E0" w:rsidP="00DB41E0">
      <w:pPr>
        <w:rPr>
          <w:rFonts w:ascii="Times New Roman" w:hAnsi="Times New Roman" w:cs="Times New Roman"/>
          <w:color w:val="000000" w:themeColor="text1"/>
          <w:sz w:val="24"/>
          <w:szCs w:val="24"/>
        </w:rPr>
      </w:pPr>
      <w:r w:rsidRPr="00BC201E">
        <w:rPr>
          <w:rFonts w:ascii="Times New Roman" w:hAnsi="Times New Roman" w:cs="Times New Roman"/>
          <w:color w:val="000000" w:themeColor="text1"/>
          <w:sz w:val="24"/>
          <w:szCs w:val="24"/>
        </w:rPr>
        <w:t>Pengujian black box dilakukan untuk memastikan setiap fungsi aplikasi berjalan sesuai kebutuhan tanpa melihat struktur kode di dalamnya. Pengujian dilakukan dengan memberi data masukan pada setiap skenario, lalu membandingkan hasilnya dengan hasil yang diharapkan. Pengujian dibagi menjadi tiga kelompok, yaitu fungsi umum, fungsi admin, dan fungsi siswa.</w:t>
      </w:r>
    </w:p>
    <w:p w14:paraId="7715FCCE" w14:textId="21905DEE" w:rsidR="004B7514" w:rsidRPr="00BC201E" w:rsidRDefault="004B7514" w:rsidP="00DB41E0">
      <w:pPr>
        <w:rPr>
          <w:rFonts w:ascii="Times New Roman" w:hAnsi="Times New Roman" w:cs="Times New Roman"/>
          <w:b/>
          <w:bCs/>
          <w:color w:val="000000" w:themeColor="text1"/>
          <w:sz w:val="24"/>
          <w:szCs w:val="24"/>
        </w:rPr>
      </w:pPr>
    </w:p>
    <w:p w14:paraId="3A7026F0" w14:textId="71002566" w:rsidR="004B7514" w:rsidRPr="00BC201E" w:rsidRDefault="00BC201E" w:rsidP="00BC201E">
      <w:pPr>
        <w:pStyle w:val="Heading3"/>
        <w:rPr>
          <w:rFonts w:ascii="Times New Roman" w:hAnsi="Times New Roman" w:cs="Times New Roman"/>
          <w:b/>
          <w:bCs/>
          <w:color w:val="000000" w:themeColor="text1"/>
          <w:lang w:val="en-US"/>
        </w:rPr>
      </w:pPr>
      <w:bookmarkStart w:id="149" w:name="_Toc243680919"/>
      <w:r w:rsidRPr="00BC201E">
        <w:rPr>
          <w:rFonts w:ascii="Times New Roman" w:hAnsi="Times New Roman" w:cs="Times New Roman"/>
          <w:b/>
          <w:bCs/>
          <w:color w:val="000000" w:themeColor="text1"/>
          <w:lang w:val="en-US"/>
        </w:rPr>
        <w:t xml:space="preserve">3.2.1 </w:t>
      </w:r>
      <w:proofErr w:type="spellStart"/>
      <w:r w:rsidR="004B7514" w:rsidRPr="00BC201E">
        <w:rPr>
          <w:rFonts w:ascii="Times New Roman" w:hAnsi="Times New Roman" w:cs="Times New Roman"/>
          <w:b/>
          <w:bCs/>
          <w:color w:val="000000" w:themeColor="text1"/>
          <w:lang w:val="en-US"/>
        </w:rPr>
        <w:t>Pengujian</w:t>
      </w:r>
      <w:proofErr w:type="spellEnd"/>
      <w:r w:rsidR="004B7514" w:rsidRPr="00BC201E">
        <w:rPr>
          <w:rFonts w:ascii="Times New Roman" w:hAnsi="Times New Roman" w:cs="Times New Roman"/>
          <w:b/>
          <w:bCs/>
          <w:color w:val="000000" w:themeColor="text1"/>
          <w:lang w:val="en-US"/>
        </w:rPr>
        <w:t xml:space="preserve"> </w:t>
      </w:r>
      <w:proofErr w:type="spellStart"/>
      <w:r w:rsidR="004B7514" w:rsidRPr="00BC201E">
        <w:rPr>
          <w:rFonts w:ascii="Times New Roman" w:hAnsi="Times New Roman" w:cs="Times New Roman"/>
          <w:b/>
          <w:bCs/>
          <w:color w:val="000000" w:themeColor="text1"/>
          <w:lang w:val="en-US"/>
        </w:rPr>
        <w:t>fungsi</w:t>
      </w:r>
      <w:proofErr w:type="spellEnd"/>
      <w:r w:rsidR="004B7514" w:rsidRPr="00BC201E">
        <w:rPr>
          <w:rFonts w:ascii="Times New Roman" w:hAnsi="Times New Roman" w:cs="Times New Roman"/>
          <w:b/>
          <w:bCs/>
          <w:color w:val="000000" w:themeColor="text1"/>
          <w:lang w:val="en-US"/>
        </w:rPr>
        <w:t xml:space="preserve"> </w:t>
      </w:r>
      <w:proofErr w:type="spellStart"/>
      <w:r w:rsidR="004B7514" w:rsidRPr="00BC201E">
        <w:rPr>
          <w:rFonts w:ascii="Times New Roman" w:hAnsi="Times New Roman" w:cs="Times New Roman"/>
          <w:b/>
          <w:bCs/>
          <w:color w:val="000000" w:themeColor="text1"/>
          <w:lang w:val="en-US"/>
        </w:rPr>
        <w:t>umum</w:t>
      </w:r>
      <w:bookmarkEnd w:id="149"/>
      <w:proofErr w:type="spellEnd"/>
    </w:p>
    <w:tbl>
      <w:tblPr>
        <w:tblStyle w:val="TableGrid"/>
        <w:tblW w:w="0" w:type="auto"/>
        <w:tblLook w:val="04A0" w:firstRow="1" w:lastRow="0" w:firstColumn="1" w:lastColumn="0" w:noHBand="0" w:noVBand="1"/>
      </w:tblPr>
      <w:tblGrid>
        <w:gridCol w:w="703"/>
        <w:gridCol w:w="1986"/>
        <w:gridCol w:w="1984"/>
        <w:gridCol w:w="2410"/>
        <w:gridCol w:w="1276"/>
      </w:tblGrid>
      <w:tr w:rsidR="004B7514" w:rsidRPr="00BC201E" w14:paraId="1CDEF690" w14:textId="77777777" w:rsidTr="008C2CAC">
        <w:tc>
          <w:tcPr>
            <w:tcW w:w="703" w:type="dxa"/>
          </w:tcPr>
          <w:p w14:paraId="4D84E291" w14:textId="6F7728CF" w:rsidR="004B7514" w:rsidRPr="00BC201E" w:rsidRDefault="004B7514" w:rsidP="00DB41E0">
            <w:pPr>
              <w:rPr>
                <w:rFonts w:ascii="Times New Roman" w:hAnsi="Times New Roman" w:cs="Times New Roman"/>
                <w:b/>
                <w:bCs/>
                <w:noProof/>
                <w:color w:val="000000" w:themeColor="text1"/>
                <w:sz w:val="24"/>
                <w:szCs w:val="24"/>
                <w:lang w:val="en-US"/>
              </w:rPr>
            </w:pPr>
            <w:r w:rsidRPr="00BC201E">
              <w:rPr>
                <w:rFonts w:ascii="Times New Roman" w:hAnsi="Times New Roman" w:cs="Times New Roman"/>
                <w:b/>
                <w:bCs/>
                <w:noProof/>
                <w:color w:val="000000" w:themeColor="text1"/>
                <w:sz w:val="24"/>
                <w:szCs w:val="24"/>
                <w:lang w:val="en-US"/>
              </w:rPr>
              <w:t>No.</w:t>
            </w:r>
          </w:p>
        </w:tc>
        <w:tc>
          <w:tcPr>
            <w:tcW w:w="1986" w:type="dxa"/>
          </w:tcPr>
          <w:p w14:paraId="7DF4AFC9" w14:textId="57008559" w:rsidR="004B7514" w:rsidRPr="00BC201E" w:rsidRDefault="004B7514" w:rsidP="00DB41E0">
            <w:pPr>
              <w:rPr>
                <w:rFonts w:ascii="Times New Roman" w:hAnsi="Times New Roman" w:cs="Times New Roman"/>
                <w:b/>
                <w:bCs/>
                <w:noProof/>
                <w:color w:val="000000" w:themeColor="text1"/>
                <w:sz w:val="24"/>
                <w:szCs w:val="24"/>
                <w:lang w:val="en-US"/>
              </w:rPr>
            </w:pPr>
            <w:r w:rsidRPr="00BC201E">
              <w:rPr>
                <w:rFonts w:ascii="Times New Roman" w:hAnsi="Times New Roman" w:cs="Times New Roman"/>
                <w:b/>
                <w:bCs/>
                <w:noProof/>
                <w:color w:val="000000" w:themeColor="text1"/>
                <w:sz w:val="24"/>
                <w:szCs w:val="24"/>
                <w:lang w:val="en-US"/>
              </w:rPr>
              <w:t>Skenario pengujian</w:t>
            </w:r>
          </w:p>
        </w:tc>
        <w:tc>
          <w:tcPr>
            <w:tcW w:w="1984" w:type="dxa"/>
          </w:tcPr>
          <w:p w14:paraId="2F08AD6E" w14:textId="704E3BA9" w:rsidR="004B7514" w:rsidRPr="00BC201E" w:rsidRDefault="004B7514" w:rsidP="00DB41E0">
            <w:pPr>
              <w:rPr>
                <w:rFonts w:ascii="Times New Roman" w:hAnsi="Times New Roman" w:cs="Times New Roman"/>
                <w:b/>
                <w:bCs/>
                <w:noProof/>
                <w:color w:val="000000" w:themeColor="text1"/>
                <w:sz w:val="24"/>
                <w:szCs w:val="24"/>
                <w:lang w:val="en-US"/>
              </w:rPr>
            </w:pPr>
            <w:r w:rsidRPr="00BC201E">
              <w:rPr>
                <w:rFonts w:ascii="Times New Roman" w:hAnsi="Times New Roman" w:cs="Times New Roman"/>
                <w:b/>
                <w:bCs/>
                <w:noProof/>
                <w:color w:val="000000" w:themeColor="text1"/>
                <w:sz w:val="24"/>
                <w:szCs w:val="24"/>
                <w:lang w:val="en-US"/>
              </w:rPr>
              <w:t xml:space="preserve">Data </w:t>
            </w:r>
            <w:r w:rsidR="00493EFB" w:rsidRPr="00BC201E">
              <w:rPr>
                <w:rFonts w:ascii="Times New Roman" w:hAnsi="Times New Roman" w:cs="Times New Roman"/>
                <w:b/>
                <w:bCs/>
                <w:noProof/>
                <w:color w:val="000000" w:themeColor="text1"/>
                <w:sz w:val="24"/>
                <w:szCs w:val="24"/>
                <w:lang w:val="en-US"/>
              </w:rPr>
              <w:t>masukan</w:t>
            </w:r>
          </w:p>
        </w:tc>
        <w:tc>
          <w:tcPr>
            <w:tcW w:w="2410" w:type="dxa"/>
          </w:tcPr>
          <w:p w14:paraId="7AF20EBA" w14:textId="420B8C1D" w:rsidR="004B7514" w:rsidRPr="00BC201E" w:rsidRDefault="004B7514" w:rsidP="00DB41E0">
            <w:pPr>
              <w:rPr>
                <w:rFonts w:ascii="Times New Roman" w:hAnsi="Times New Roman" w:cs="Times New Roman"/>
                <w:b/>
                <w:bCs/>
                <w:noProof/>
                <w:color w:val="000000" w:themeColor="text1"/>
                <w:sz w:val="24"/>
                <w:szCs w:val="24"/>
                <w:lang w:val="en-US"/>
              </w:rPr>
            </w:pPr>
            <w:r w:rsidRPr="00BC201E">
              <w:rPr>
                <w:rFonts w:ascii="Times New Roman" w:hAnsi="Times New Roman" w:cs="Times New Roman"/>
                <w:b/>
                <w:bCs/>
                <w:noProof/>
                <w:color w:val="000000" w:themeColor="text1"/>
                <w:sz w:val="24"/>
                <w:szCs w:val="24"/>
                <w:lang w:val="en-US"/>
              </w:rPr>
              <w:t>Hasil yang diharapkan</w:t>
            </w:r>
          </w:p>
        </w:tc>
        <w:tc>
          <w:tcPr>
            <w:tcW w:w="1276" w:type="dxa"/>
          </w:tcPr>
          <w:p w14:paraId="332BF77F" w14:textId="4580E831" w:rsidR="004B7514" w:rsidRPr="00BC201E" w:rsidRDefault="004B7514" w:rsidP="00DB41E0">
            <w:pPr>
              <w:rPr>
                <w:rFonts w:ascii="Times New Roman" w:hAnsi="Times New Roman" w:cs="Times New Roman"/>
                <w:b/>
                <w:bCs/>
                <w:noProof/>
                <w:color w:val="000000" w:themeColor="text1"/>
                <w:sz w:val="24"/>
                <w:szCs w:val="24"/>
                <w:lang w:val="en-US"/>
              </w:rPr>
            </w:pPr>
            <w:r w:rsidRPr="00BC201E">
              <w:rPr>
                <w:rFonts w:ascii="Times New Roman" w:hAnsi="Times New Roman" w:cs="Times New Roman"/>
                <w:b/>
                <w:bCs/>
                <w:noProof/>
                <w:color w:val="000000" w:themeColor="text1"/>
                <w:sz w:val="24"/>
                <w:szCs w:val="24"/>
                <w:lang w:val="en-US"/>
              </w:rPr>
              <w:t xml:space="preserve">Hasil </w:t>
            </w:r>
          </w:p>
        </w:tc>
      </w:tr>
      <w:tr w:rsidR="00BC201E" w:rsidRPr="00BC201E" w14:paraId="2800F0D5" w14:textId="77777777" w:rsidTr="008C2CAC">
        <w:trPr>
          <w:trHeight w:val="1441"/>
        </w:trPr>
        <w:tc>
          <w:tcPr>
            <w:tcW w:w="703" w:type="dxa"/>
          </w:tcPr>
          <w:p w14:paraId="30A5C0EA" w14:textId="38E40AFA" w:rsidR="004B7514" w:rsidRPr="00BC201E" w:rsidRDefault="004B7514" w:rsidP="00DB41E0">
            <w:pPr>
              <w:rPr>
                <w:rFonts w:ascii="Times New Roman" w:hAnsi="Times New Roman" w:cs="Times New Roman"/>
                <w:noProof/>
                <w:color w:val="000000" w:themeColor="text1"/>
                <w:sz w:val="24"/>
                <w:szCs w:val="24"/>
                <w:lang w:val="en-US"/>
              </w:rPr>
            </w:pPr>
            <w:r w:rsidRPr="00BC201E">
              <w:rPr>
                <w:rFonts w:ascii="Times New Roman" w:hAnsi="Times New Roman" w:cs="Times New Roman"/>
                <w:noProof/>
                <w:color w:val="000000" w:themeColor="text1"/>
                <w:sz w:val="24"/>
                <w:szCs w:val="24"/>
                <w:lang w:val="en-US"/>
              </w:rPr>
              <w:t>1.</w:t>
            </w:r>
          </w:p>
        </w:tc>
        <w:tc>
          <w:tcPr>
            <w:tcW w:w="1986" w:type="dxa"/>
          </w:tcPr>
          <w:p w14:paraId="61E6993D" w14:textId="5ACBB624" w:rsidR="004B7514" w:rsidRPr="00BC201E" w:rsidRDefault="008C2CAC" w:rsidP="00DB41E0">
            <w:pPr>
              <w:rPr>
                <w:rFonts w:ascii="Times New Roman" w:hAnsi="Times New Roman" w:cs="Times New Roman"/>
                <w:noProof/>
                <w:color w:val="000000" w:themeColor="text1"/>
                <w:sz w:val="24"/>
                <w:szCs w:val="24"/>
                <w:lang w:val="en-US"/>
              </w:rPr>
            </w:pPr>
            <w:r w:rsidRPr="00BC201E">
              <w:rPr>
                <w:rFonts w:ascii="Times New Roman" w:hAnsi="Times New Roman" w:cs="Times New Roman"/>
                <w:color w:val="000000" w:themeColor="text1"/>
                <w:sz w:val="24"/>
                <w:szCs w:val="24"/>
              </w:rPr>
              <w:t>Login dengan data benar</w:t>
            </w:r>
          </w:p>
        </w:tc>
        <w:tc>
          <w:tcPr>
            <w:tcW w:w="1984" w:type="dxa"/>
          </w:tcPr>
          <w:p w14:paraId="669196E5" w14:textId="37D80458" w:rsidR="004B7514" w:rsidRPr="00BC201E" w:rsidRDefault="008C2CAC" w:rsidP="00DB41E0">
            <w:pPr>
              <w:rPr>
                <w:rFonts w:ascii="Times New Roman" w:hAnsi="Times New Roman" w:cs="Times New Roman"/>
                <w:noProof/>
                <w:color w:val="000000" w:themeColor="text1"/>
                <w:sz w:val="24"/>
                <w:szCs w:val="24"/>
                <w:lang w:val="en-US"/>
              </w:rPr>
            </w:pPr>
            <w:r w:rsidRPr="00BC201E">
              <w:rPr>
                <w:rFonts w:ascii="Times New Roman" w:hAnsi="Times New Roman" w:cs="Times New Roman"/>
                <w:color w:val="000000" w:themeColor="text1"/>
                <w:sz w:val="24"/>
                <w:szCs w:val="24"/>
              </w:rPr>
              <w:t>Username dan password admin atau siswa yang valid</w:t>
            </w:r>
          </w:p>
        </w:tc>
        <w:tc>
          <w:tcPr>
            <w:tcW w:w="2410" w:type="dxa"/>
          </w:tcPr>
          <w:p w14:paraId="7A56B1F2" w14:textId="0FFE5C6C" w:rsidR="004B7514" w:rsidRPr="00BC201E" w:rsidRDefault="008C2CAC" w:rsidP="00DB41E0">
            <w:pPr>
              <w:rPr>
                <w:rFonts w:ascii="Times New Roman" w:hAnsi="Times New Roman" w:cs="Times New Roman"/>
                <w:noProof/>
                <w:color w:val="000000" w:themeColor="text1"/>
                <w:sz w:val="24"/>
                <w:szCs w:val="24"/>
                <w:lang w:val="en-US"/>
              </w:rPr>
            </w:pPr>
            <w:r w:rsidRPr="00BC201E">
              <w:rPr>
                <w:rFonts w:ascii="Times New Roman" w:hAnsi="Times New Roman" w:cs="Times New Roman"/>
                <w:color w:val="000000" w:themeColor="text1"/>
                <w:sz w:val="24"/>
                <w:szCs w:val="24"/>
              </w:rPr>
              <w:t>Sistem membuka dashboard sesuai peran</w:t>
            </w:r>
          </w:p>
        </w:tc>
        <w:tc>
          <w:tcPr>
            <w:tcW w:w="1276" w:type="dxa"/>
          </w:tcPr>
          <w:p w14:paraId="6AF57A30" w14:textId="427B0295" w:rsidR="004B7514" w:rsidRPr="00BC201E" w:rsidRDefault="004B7514" w:rsidP="00DB41E0">
            <w:pPr>
              <w:rPr>
                <w:rFonts w:ascii="Times New Roman" w:hAnsi="Times New Roman" w:cs="Times New Roman"/>
                <w:noProof/>
                <w:color w:val="000000" w:themeColor="text1"/>
                <w:sz w:val="24"/>
                <w:szCs w:val="24"/>
                <w:lang w:val="en-US"/>
              </w:rPr>
            </w:pPr>
            <w:r w:rsidRPr="00BC201E">
              <w:rPr>
                <w:rFonts w:ascii="Times New Roman" w:hAnsi="Times New Roman" w:cs="Times New Roman"/>
                <w:noProof/>
                <w:color w:val="000000" w:themeColor="text1"/>
                <w:sz w:val="24"/>
                <w:szCs w:val="24"/>
                <w:lang w:val="en-US"/>
              </w:rPr>
              <w:t>Berhasil</w:t>
            </w:r>
          </w:p>
        </w:tc>
      </w:tr>
      <w:tr w:rsidR="00BC201E" w:rsidRPr="00BC201E" w14:paraId="77E1C800" w14:textId="77777777" w:rsidTr="008C2CAC">
        <w:trPr>
          <w:trHeight w:val="1409"/>
        </w:trPr>
        <w:tc>
          <w:tcPr>
            <w:tcW w:w="703" w:type="dxa"/>
          </w:tcPr>
          <w:p w14:paraId="25D3F4BD" w14:textId="189665AC" w:rsidR="004B7514" w:rsidRPr="00BC201E" w:rsidRDefault="008C2CAC" w:rsidP="00DB41E0">
            <w:pPr>
              <w:rPr>
                <w:rFonts w:ascii="Times New Roman" w:hAnsi="Times New Roman" w:cs="Times New Roman"/>
                <w:noProof/>
                <w:color w:val="000000" w:themeColor="text1"/>
                <w:sz w:val="24"/>
                <w:szCs w:val="24"/>
                <w:lang w:val="en-US"/>
              </w:rPr>
            </w:pPr>
            <w:r w:rsidRPr="00BC201E">
              <w:rPr>
                <w:rFonts w:ascii="Times New Roman" w:hAnsi="Times New Roman" w:cs="Times New Roman"/>
                <w:noProof/>
                <w:color w:val="000000" w:themeColor="text1"/>
                <w:sz w:val="24"/>
                <w:szCs w:val="24"/>
                <w:lang w:val="en-US"/>
              </w:rPr>
              <w:t>2.</w:t>
            </w:r>
          </w:p>
        </w:tc>
        <w:tc>
          <w:tcPr>
            <w:tcW w:w="1986" w:type="dxa"/>
          </w:tcPr>
          <w:p w14:paraId="4F60B812" w14:textId="65E42966" w:rsidR="004B7514" w:rsidRPr="00BC201E" w:rsidRDefault="00493EFB" w:rsidP="00DB41E0">
            <w:pPr>
              <w:rPr>
                <w:rFonts w:ascii="Times New Roman" w:hAnsi="Times New Roman" w:cs="Times New Roman"/>
                <w:noProof/>
                <w:color w:val="000000" w:themeColor="text1"/>
                <w:sz w:val="24"/>
                <w:szCs w:val="24"/>
              </w:rPr>
            </w:pPr>
            <w:r w:rsidRPr="00BC201E">
              <w:rPr>
                <w:rFonts w:ascii="Times New Roman" w:hAnsi="Times New Roman" w:cs="Times New Roman"/>
                <w:color w:val="000000" w:themeColor="text1"/>
                <w:sz w:val="24"/>
                <w:szCs w:val="24"/>
              </w:rPr>
              <w:t>Login dengan data salah</w:t>
            </w:r>
          </w:p>
        </w:tc>
        <w:tc>
          <w:tcPr>
            <w:tcW w:w="1984" w:type="dxa"/>
          </w:tcPr>
          <w:p w14:paraId="4C827A55" w14:textId="1DFE2B66" w:rsidR="004B7514" w:rsidRPr="00BC201E" w:rsidRDefault="00493EFB" w:rsidP="00DB41E0">
            <w:pPr>
              <w:rPr>
                <w:rFonts w:ascii="Times New Roman" w:hAnsi="Times New Roman" w:cs="Times New Roman"/>
                <w:noProof/>
                <w:color w:val="000000" w:themeColor="text1"/>
                <w:sz w:val="24"/>
                <w:szCs w:val="24"/>
              </w:rPr>
            </w:pPr>
            <w:r w:rsidRPr="00BC201E">
              <w:rPr>
                <w:rFonts w:ascii="Times New Roman" w:hAnsi="Times New Roman" w:cs="Times New Roman"/>
                <w:color w:val="000000" w:themeColor="text1"/>
                <w:sz w:val="24"/>
                <w:szCs w:val="24"/>
              </w:rPr>
              <w:t>Username atau password tidak terdaftar</w:t>
            </w:r>
          </w:p>
        </w:tc>
        <w:tc>
          <w:tcPr>
            <w:tcW w:w="2410" w:type="dxa"/>
          </w:tcPr>
          <w:p w14:paraId="449BE905" w14:textId="1BEDA507" w:rsidR="004B7514" w:rsidRPr="00BC201E" w:rsidRDefault="00493EFB" w:rsidP="00DB41E0">
            <w:pPr>
              <w:rPr>
                <w:rFonts w:ascii="Times New Roman" w:hAnsi="Times New Roman" w:cs="Times New Roman"/>
                <w:noProof/>
                <w:color w:val="000000" w:themeColor="text1"/>
                <w:sz w:val="24"/>
                <w:szCs w:val="24"/>
              </w:rPr>
            </w:pPr>
            <w:r w:rsidRPr="00BC201E">
              <w:rPr>
                <w:rFonts w:ascii="Times New Roman" w:hAnsi="Times New Roman" w:cs="Times New Roman"/>
                <w:color w:val="000000" w:themeColor="text1"/>
                <w:sz w:val="24"/>
                <w:szCs w:val="24"/>
              </w:rPr>
              <w:t>Sistem menampilkan pesan login gagal</w:t>
            </w:r>
          </w:p>
        </w:tc>
        <w:tc>
          <w:tcPr>
            <w:tcW w:w="1276" w:type="dxa"/>
          </w:tcPr>
          <w:p w14:paraId="2C472C00" w14:textId="2D447838" w:rsidR="004B7514" w:rsidRPr="00BC201E" w:rsidRDefault="00493EFB" w:rsidP="00DB41E0">
            <w:pPr>
              <w:rPr>
                <w:rFonts w:ascii="Times New Roman" w:hAnsi="Times New Roman" w:cs="Times New Roman"/>
                <w:noProof/>
                <w:color w:val="000000" w:themeColor="text1"/>
                <w:sz w:val="24"/>
                <w:szCs w:val="24"/>
                <w:lang w:val="en-US"/>
              </w:rPr>
            </w:pPr>
            <w:r w:rsidRPr="00BC201E">
              <w:rPr>
                <w:rFonts w:ascii="Times New Roman" w:hAnsi="Times New Roman" w:cs="Times New Roman"/>
                <w:noProof/>
                <w:color w:val="000000" w:themeColor="text1"/>
                <w:sz w:val="24"/>
                <w:szCs w:val="24"/>
                <w:lang w:val="en-US"/>
              </w:rPr>
              <w:t>Berhasil</w:t>
            </w:r>
          </w:p>
        </w:tc>
      </w:tr>
      <w:tr w:rsidR="00BC201E" w:rsidRPr="00BC201E" w14:paraId="1AFBEDA7" w14:textId="77777777" w:rsidTr="008C2CAC">
        <w:trPr>
          <w:trHeight w:val="1118"/>
        </w:trPr>
        <w:tc>
          <w:tcPr>
            <w:tcW w:w="703" w:type="dxa"/>
          </w:tcPr>
          <w:p w14:paraId="2BC2B265" w14:textId="3D3E11E4" w:rsidR="004B7514" w:rsidRPr="00BC201E" w:rsidRDefault="008C2CAC" w:rsidP="00DB41E0">
            <w:pPr>
              <w:rPr>
                <w:rFonts w:ascii="Times New Roman" w:hAnsi="Times New Roman" w:cs="Times New Roman"/>
                <w:noProof/>
                <w:color w:val="000000" w:themeColor="text1"/>
                <w:sz w:val="24"/>
                <w:szCs w:val="24"/>
                <w:lang w:val="en-US"/>
              </w:rPr>
            </w:pPr>
            <w:r w:rsidRPr="00BC201E">
              <w:rPr>
                <w:rFonts w:ascii="Times New Roman" w:hAnsi="Times New Roman" w:cs="Times New Roman"/>
                <w:noProof/>
                <w:color w:val="000000" w:themeColor="text1"/>
                <w:sz w:val="24"/>
                <w:szCs w:val="24"/>
                <w:lang w:val="en-US"/>
              </w:rPr>
              <w:t>3.</w:t>
            </w:r>
          </w:p>
        </w:tc>
        <w:tc>
          <w:tcPr>
            <w:tcW w:w="1986" w:type="dxa"/>
          </w:tcPr>
          <w:p w14:paraId="6742930C" w14:textId="6A6D37F8" w:rsidR="004B7514" w:rsidRPr="00BC201E" w:rsidRDefault="00496441" w:rsidP="00DB41E0">
            <w:pPr>
              <w:rPr>
                <w:rFonts w:ascii="Times New Roman" w:hAnsi="Times New Roman" w:cs="Times New Roman"/>
                <w:noProof/>
                <w:color w:val="000000" w:themeColor="text1"/>
                <w:sz w:val="24"/>
                <w:szCs w:val="24"/>
              </w:rPr>
            </w:pPr>
            <w:r w:rsidRPr="00BC201E">
              <w:rPr>
                <w:rFonts w:ascii="Times New Roman" w:hAnsi="Times New Roman" w:cs="Times New Roman"/>
                <w:color w:val="000000" w:themeColor="text1"/>
                <w:sz w:val="24"/>
                <w:szCs w:val="24"/>
              </w:rPr>
              <w:t>Logout</w:t>
            </w:r>
          </w:p>
        </w:tc>
        <w:tc>
          <w:tcPr>
            <w:tcW w:w="1984" w:type="dxa"/>
          </w:tcPr>
          <w:p w14:paraId="001022B5" w14:textId="23AFDB6A" w:rsidR="004B7514" w:rsidRPr="00BC201E" w:rsidRDefault="00496441" w:rsidP="00DB41E0">
            <w:pPr>
              <w:rPr>
                <w:rFonts w:ascii="Times New Roman" w:hAnsi="Times New Roman" w:cs="Times New Roman"/>
                <w:noProof/>
                <w:color w:val="000000" w:themeColor="text1"/>
                <w:sz w:val="24"/>
                <w:szCs w:val="24"/>
              </w:rPr>
            </w:pPr>
            <w:r w:rsidRPr="00BC201E">
              <w:rPr>
                <w:rFonts w:ascii="Times New Roman" w:hAnsi="Times New Roman" w:cs="Times New Roman"/>
                <w:color w:val="000000" w:themeColor="text1"/>
                <w:sz w:val="24"/>
                <w:szCs w:val="24"/>
              </w:rPr>
              <w:t>Menekan tombol Logout</w:t>
            </w:r>
          </w:p>
        </w:tc>
        <w:tc>
          <w:tcPr>
            <w:tcW w:w="2410" w:type="dxa"/>
          </w:tcPr>
          <w:p w14:paraId="06102A16" w14:textId="73D5D982" w:rsidR="004B7514" w:rsidRPr="00BC201E" w:rsidRDefault="00496441" w:rsidP="00DB41E0">
            <w:pPr>
              <w:rPr>
                <w:rFonts w:ascii="Times New Roman" w:hAnsi="Times New Roman" w:cs="Times New Roman"/>
                <w:noProof/>
                <w:color w:val="000000" w:themeColor="text1"/>
                <w:sz w:val="24"/>
                <w:szCs w:val="24"/>
              </w:rPr>
            </w:pPr>
            <w:r w:rsidRPr="00BC201E">
              <w:rPr>
                <w:rFonts w:ascii="Times New Roman" w:hAnsi="Times New Roman" w:cs="Times New Roman"/>
                <w:color w:val="000000" w:themeColor="text1"/>
                <w:sz w:val="24"/>
                <w:szCs w:val="24"/>
              </w:rPr>
              <w:t>Session dihapus, sistem menampilkan halaman login dengan pesan “Kamu berhasil logout”</w:t>
            </w:r>
          </w:p>
        </w:tc>
        <w:tc>
          <w:tcPr>
            <w:tcW w:w="1276" w:type="dxa"/>
          </w:tcPr>
          <w:p w14:paraId="352B478A" w14:textId="4C6659CB" w:rsidR="004B7514" w:rsidRPr="00BC201E" w:rsidRDefault="00493EFB" w:rsidP="00BC201E">
            <w:pPr>
              <w:keepNext/>
              <w:rPr>
                <w:rFonts w:ascii="Times New Roman" w:hAnsi="Times New Roman" w:cs="Times New Roman"/>
                <w:noProof/>
                <w:color w:val="000000" w:themeColor="text1"/>
                <w:sz w:val="24"/>
                <w:szCs w:val="24"/>
                <w:lang w:val="en-US"/>
              </w:rPr>
            </w:pPr>
            <w:r w:rsidRPr="00BC201E">
              <w:rPr>
                <w:rFonts w:ascii="Times New Roman" w:hAnsi="Times New Roman" w:cs="Times New Roman"/>
                <w:noProof/>
                <w:color w:val="000000" w:themeColor="text1"/>
                <w:sz w:val="24"/>
                <w:szCs w:val="24"/>
                <w:lang w:val="en-US"/>
              </w:rPr>
              <w:t>Berhasil</w:t>
            </w:r>
          </w:p>
        </w:tc>
      </w:tr>
    </w:tbl>
    <w:p w14:paraId="35104C05" w14:textId="1D937B29" w:rsidR="00DB41E0" w:rsidRPr="00BC201E" w:rsidRDefault="00BC201E" w:rsidP="00B748BF">
      <w:pPr>
        <w:pStyle w:val="Caption"/>
        <w:jc w:val="center"/>
        <w:rPr>
          <w:rFonts w:ascii="Times New Roman" w:hAnsi="Times New Roman" w:cs="Times New Roman"/>
          <w:b/>
          <w:bCs/>
          <w:noProof/>
          <w:color w:val="000000" w:themeColor="text1"/>
          <w:sz w:val="24"/>
          <w:szCs w:val="24"/>
        </w:rPr>
      </w:pPr>
      <w:bookmarkStart w:id="150" w:name="_Toc243681252"/>
      <w:r w:rsidRPr="00BC201E">
        <w:rPr>
          <w:rFonts w:ascii="Times New Roman" w:hAnsi="Times New Roman" w:cs="Times New Roman"/>
          <w:color w:val="000000" w:themeColor="text1"/>
          <w:sz w:val="24"/>
          <w:szCs w:val="24"/>
        </w:rPr>
        <w:t xml:space="preserve">Tabel 3. </w:t>
      </w:r>
      <w:r w:rsidRPr="00BC201E">
        <w:rPr>
          <w:rFonts w:ascii="Times New Roman" w:hAnsi="Times New Roman" w:cs="Times New Roman"/>
          <w:color w:val="000000" w:themeColor="text1"/>
          <w:sz w:val="24"/>
          <w:szCs w:val="24"/>
        </w:rPr>
        <w:fldChar w:fldCharType="begin"/>
      </w:r>
      <w:r w:rsidRPr="00BC201E">
        <w:rPr>
          <w:rFonts w:ascii="Times New Roman" w:hAnsi="Times New Roman" w:cs="Times New Roman"/>
          <w:color w:val="000000" w:themeColor="text1"/>
          <w:sz w:val="24"/>
          <w:szCs w:val="24"/>
        </w:rPr>
        <w:instrText xml:space="preserve"> SEQ Tabel_3. \* ARABIC </w:instrText>
      </w:r>
      <w:r w:rsidRPr="00BC201E">
        <w:rPr>
          <w:rFonts w:ascii="Times New Roman" w:hAnsi="Times New Roman" w:cs="Times New Roman"/>
          <w:color w:val="000000" w:themeColor="text1"/>
          <w:sz w:val="24"/>
          <w:szCs w:val="24"/>
        </w:rPr>
        <w:fldChar w:fldCharType="separate"/>
      </w:r>
      <w:r w:rsidR="00B748BF">
        <w:rPr>
          <w:rFonts w:ascii="Times New Roman" w:hAnsi="Times New Roman" w:cs="Times New Roman"/>
          <w:noProof/>
          <w:color w:val="000000" w:themeColor="text1"/>
          <w:sz w:val="24"/>
          <w:szCs w:val="24"/>
        </w:rPr>
        <w:t>1</w:t>
      </w:r>
      <w:r w:rsidRPr="00BC201E">
        <w:rPr>
          <w:rFonts w:ascii="Times New Roman" w:hAnsi="Times New Roman" w:cs="Times New Roman"/>
          <w:color w:val="000000" w:themeColor="text1"/>
          <w:sz w:val="24"/>
          <w:szCs w:val="24"/>
        </w:rPr>
        <w:fldChar w:fldCharType="end"/>
      </w:r>
      <w:r w:rsidRPr="00BC201E">
        <w:rPr>
          <w:rFonts w:ascii="Times New Roman" w:hAnsi="Times New Roman" w:cs="Times New Roman"/>
          <w:color w:val="000000" w:themeColor="text1"/>
          <w:sz w:val="24"/>
          <w:szCs w:val="24"/>
          <w:lang w:val="en-US"/>
        </w:rPr>
        <w:t xml:space="preserve"> </w:t>
      </w:r>
      <w:proofErr w:type="spellStart"/>
      <w:r w:rsidR="00B748BF">
        <w:rPr>
          <w:rFonts w:ascii="Times New Roman" w:hAnsi="Times New Roman" w:cs="Times New Roman"/>
          <w:color w:val="000000" w:themeColor="text1"/>
          <w:sz w:val="24"/>
          <w:szCs w:val="24"/>
          <w:lang w:val="en-US"/>
        </w:rPr>
        <w:t>Pengujian</w:t>
      </w:r>
      <w:proofErr w:type="spellEnd"/>
      <w:r w:rsidR="00B748BF">
        <w:rPr>
          <w:rFonts w:ascii="Times New Roman" w:hAnsi="Times New Roman" w:cs="Times New Roman"/>
          <w:color w:val="000000" w:themeColor="text1"/>
          <w:sz w:val="24"/>
          <w:szCs w:val="24"/>
          <w:lang w:val="en-US"/>
        </w:rPr>
        <w:t xml:space="preserve"> </w:t>
      </w:r>
      <w:proofErr w:type="spellStart"/>
      <w:r w:rsidRPr="00BC201E">
        <w:rPr>
          <w:rFonts w:ascii="Times New Roman" w:hAnsi="Times New Roman" w:cs="Times New Roman"/>
          <w:color w:val="000000" w:themeColor="text1"/>
          <w:sz w:val="24"/>
          <w:szCs w:val="24"/>
          <w:lang w:val="en-US"/>
        </w:rPr>
        <w:t>Fungsi</w:t>
      </w:r>
      <w:proofErr w:type="spellEnd"/>
      <w:r w:rsidRPr="00BC201E">
        <w:rPr>
          <w:rFonts w:ascii="Times New Roman" w:hAnsi="Times New Roman" w:cs="Times New Roman"/>
          <w:color w:val="000000" w:themeColor="text1"/>
          <w:sz w:val="24"/>
          <w:szCs w:val="24"/>
          <w:lang w:val="en-US"/>
        </w:rPr>
        <w:t xml:space="preserve"> </w:t>
      </w:r>
      <w:proofErr w:type="spellStart"/>
      <w:r w:rsidRPr="00BC201E">
        <w:rPr>
          <w:rFonts w:ascii="Times New Roman" w:hAnsi="Times New Roman" w:cs="Times New Roman"/>
          <w:color w:val="000000" w:themeColor="text1"/>
          <w:sz w:val="24"/>
          <w:szCs w:val="24"/>
          <w:lang w:val="en-US"/>
        </w:rPr>
        <w:t>umum</w:t>
      </w:r>
      <w:bookmarkEnd w:id="150"/>
      <w:proofErr w:type="spellEnd"/>
    </w:p>
    <w:p w14:paraId="4B3453E7" w14:textId="43E82DC4" w:rsidR="00E84A68" w:rsidRPr="00BC201E" w:rsidRDefault="00E84A68" w:rsidP="00E84A68">
      <w:pPr>
        <w:rPr>
          <w:rFonts w:ascii="Times New Roman" w:hAnsi="Times New Roman" w:cs="Times New Roman"/>
          <w:b/>
          <w:bCs/>
          <w:noProof/>
          <w:color w:val="000000" w:themeColor="text1"/>
          <w:sz w:val="24"/>
          <w:szCs w:val="24"/>
        </w:rPr>
      </w:pPr>
    </w:p>
    <w:p w14:paraId="3D308B73" w14:textId="6AE0AECD" w:rsidR="00DB41E0" w:rsidRPr="00BC201E" w:rsidRDefault="00DB41E0" w:rsidP="00E84A68">
      <w:pPr>
        <w:rPr>
          <w:rFonts w:ascii="Times New Roman" w:hAnsi="Times New Roman" w:cs="Times New Roman"/>
          <w:b/>
          <w:bCs/>
          <w:noProof/>
          <w:color w:val="000000" w:themeColor="text1"/>
          <w:sz w:val="24"/>
          <w:szCs w:val="24"/>
        </w:rPr>
      </w:pPr>
    </w:p>
    <w:p w14:paraId="489EEC94" w14:textId="13E6B838" w:rsidR="00DB41E0" w:rsidRPr="00BC201E" w:rsidRDefault="00DB41E0" w:rsidP="00E84A68">
      <w:pPr>
        <w:rPr>
          <w:rFonts w:ascii="Times New Roman" w:hAnsi="Times New Roman" w:cs="Times New Roman"/>
          <w:b/>
          <w:bCs/>
          <w:noProof/>
          <w:color w:val="000000" w:themeColor="text1"/>
          <w:sz w:val="24"/>
          <w:szCs w:val="24"/>
        </w:rPr>
      </w:pPr>
    </w:p>
    <w:p w14:paraId="4351D417" w14:textId="20ABE2DC" w:rsidR="00E84A68" w:rsidRPr="00BC201E" w:rsidRDefault="00E84A68" w:rsidP="00E84A68">
      <w:pPr>
        <w:rPr>
          <w:rFonts w:ascii="Times New Roman" w:hAnsi="Times New Roman" w:cs="Times New Roman"/>
          <w:b/>
          <w:bCs/>
          <w:noProof/>
          <w:color w:val="000000" w:themeColor="text1"/>
          <w:sz w:val="24"/>
          <w:szCs w:val="24"/>
        </w:rPr>
      </w:pPr>
    </w:p>
    <w:p w14:paraId="7D2ACB50" w14:textId="6DC6C182" w:rsidR="00493EFB" w:rsidRPr="00BC201E" w:rsidRDefault="00493EFB" w:rsidP="00E84A68">
      <w:pPr>
        <w:rPr>
          <w:rFonts w:ascii="Times New Roman" w:hAnsi="Times New Roman" w:cs="Times New Roman"/>
          <w:b/>
          <w:bCs/>
          <w:noProof/>
          <w:color w:val="000000" w:themeColor="text1"/>
          <w:sz w:val="24"/>
          <w:szCs w:val="24"/>
        </w:rPr>
      </w:pPr>
    </w:p>
    <w:p w14:paraId="7CFA8565" w14:textId="31DC668F" w:rsidR="00493EFB" w:rsidRPr="00BC201E" w:rsidRDefault="00493EFB" w:rsidP="00E84A68">
      <w:pPr>
        <w:rPr>
          <w:rFonts w:ascii="Times New Roman" w:hAnsi="Times New Roman" w:cs="Times New Roman"/>
          <w:b/>
          <w:bCs/>
          <w:noProof/>
          <w:color w:val="000000" w:themeColor="text1"/>
          <w:sz w:val="24"/>
          <w:szCs w:val="24"/>
        </w:rPr>
      </w:pPr>
    </w:p>
    <w:p w14:paraId="6F5740F5" w14:textId="0163DC03" w:rsidR="00493EFB" w:rsidRPr="00BC201E" w:rsidRDefault="00493EFB" w:rsidP="00E84A68">
      <w:pPr>
        <w:rPr>
          <w:rFonts w:ascii="Times New Roman" w:hAnsi="Times New Roman" w:cs="Times New Roman"/>
          <w:b/>
          <w:bCs/>
          <w:noProof/>
          <w:color w:val="000000" w:themeColor="text1"/>
          <w:sz w:val="24"/>
          <w:szCs w:val="24"/>
        </w:rPr>
      </w:pPr>
    </w:p>
    <w:p w14:paraId="6EFC0CDE" w14:textId="5686A02D" w:rsidR="00493EFB" w:rsidRPr="00BC201E" w:rsidRDefault="00493EFB" w:rsidP="00E84A68">
      <w:pPr>
        <w:rPr>
          <w:rFonts w:ascii="Times New Roman" w:hAnsi="Times New Roman" w:cs="Times New Roman"/>
          <w:b/>
          <w:bCs/>
          <w:noProof/>
          <w:color w:val="000000" w:themeColor="text1"/>
          <w:sz w:val="24"/>
          <w:szCs w:val="24"/>
        </w:rPr>
      </w:pPr>
    </w:p>
    <w:p w14:paraId="05BBC993" w14:textId="1030BD1C" w:rsidR="00493EFB" w:rsidRPr="00BC201E" w:rsidRDefault="00493EFB" w:rsidP="00E84A68">
      <w:pPr>
        <w:rPr>
          <w:rFonts w:ascii="Times New Roman" w:hAnsi="Times New Roman" w:cs="Times New Roman"/>
          <w:b/>
          <w:bCs/>
          <w:noProof/>
          <w:color w:val="000000" w:themeColor="text1"/>
          <w:sz w:val="24"/>
          <w:szCs w:val="24"/>
        </w:rPr>
      </w:pPr>
    </w:p>
    <w:p w14:paraId="38D39132" w14:textId="27760395" w:rsidR="00493EFB" w:rsidRPr="00BC201E" w:rsidRDefault="00493EFB" w:rsidP="00E84A68">
      <w:pPr>
        <w:rPr>
          <w:rFonts w:ascii="Times New Roman" w:hAnsi="Times New Roman" w:cs="Times New Roman"/>
          <w:b/>
          <w:bCs/>
          <w:noProof/>
          <w:color w:val="000000" w:themeColor="text1"/>
          <w:sz w:val="24"/>
          <w:szCs w:val="24"/>
        </w:rPr>
      </w:pPr>
    </w:p>
    <w:p w14:paraId="75742B7D" w14:textId="77777777" w:rsidR="00493EFB" w:rsidRPr="00BC201E" w:rsidRDefault="00493EFB" w:rsidP="00E84A68">
      <w:pPr>
        <w:rPr>
          <w:rFonts w:ascii="Times New Roman" w:hAnsi="Times New Roman" w:cs="Times New Roman"/>
          <w:b/>
          <w:bCs/>
          <w:noProof/>
          <w:color w:val="000000" w:themeColor="text1"/>
          <w:sz w:val="24"/>
          <w:szCs w:val="24"/>
        </w:rPr>
      </w:pPr>
    </w:p>
    <w:p w14:paraId="1026BBCA" w14:textId="2DA7BB88" w:rsidR="00496441" w:rsidRPr="00BC201E" w:rsidRDefault="00496441" w:rsidP="00E84A68">
      <w:pPr>
        <w:rPr>
          <w:rFonts w:ascii="Times New Roman" w:hAnsi="Times New Roman" w:cs="Times New Roman"/>
          <w:b/>
          <w:bCs/>
          <w:noProof/>
          <w:color w:val="000000" w:themeColor="text1"/>
          <w:sz w:val="24"/>
          <w:szCs w:val="24"/>
        </w:rPr>
      </w:pPr>
    </w:p>
    <w:p w14:paraId="16D22574" w14:textId="77777777" w:rsidR="00BC201E" w:rsidRPr="00BC201E" w:rsidRDefault="00BC201E" w:rsidP="00E84A68">
      <w:pPr>
        <w:rPr>
          <w:rFonts w:ascii="Times New Roman" w:hAnsi="Times New Roman" w:cs="Times New Roman"/>
          <w:b/>
          <w:bCs/>
          <w:noProof/>
          <w:color w:val="000000" w:themeColor="text1"/>
          <w:sz w:val="24"/>
          <w:szCs w:val="24"/>
        </w:rPr>
      </w:pPr>
    </w:p>
    <w:p w14:paraId="4404BE77" w14:textId="5ADB5580" w:rsidR="00496441" w:rsidRPr="00BC201E" w:rsidRDefault="00BC201E" w:rsidP="00BC201E">
      <w:pPr>
        <w:pStyle w:val="Heading3"/>
        <w:rPr>
          <w:rFonts w:ascii="Times New Roman" w:hAnsi="Times New Roman" w:cs="Times New Roman"/>
          <w:b/>
          <w:bCs/>
          <w:noProof/>
          <w:color w:val="000000" w:themeColor="text1"/>
          <w:lang w:val="en-US"/>
        </w:rPr>
      </w:pPr>
      <w:bookmarkStart w:id="151" w:name="_Toc243680920"/>
      <w:r w:rsidRPr="00BC201E">
        <w:rPr>
          <w:rFonts w:ascii="Times New Roman" w:hAnsi="Times New Roman" w:cs="Times New Roman"/>
          <w:b/>
          <w:bCs/>
          <w:noProof/>
          <w:color w:val="000000" w:themeColor="text1"/>
          <w:lang w:val="en-US"/>
        </w:rPr>
        <w:lastRenderedPageBreak/>
        <w:t xml:space="preserve">3.2.2 </w:t>
      </w:r>
      <w:r w:rsidR="00496441" w:rsidRPr="00BC201E">
        <w:rPr>
          <w:rFonts w:ascii="Times New Roman" w:hAnsi="Times New Roman" w:cs="Times New Roman"/>
          <w:b/>
          <w:bCs/>
          <w:noProof/>
          <w:color w:val="000000" w:themeColor="text1"/>
          <w:lang w:val="en-US"/>
        </w:rPr>
        <w:t>Pengujian fungsi admin</w:t>
      </w:r>
      <w:bookmarkEnd w:id="151"/>
    </w:p>
    <w:tbl>
      <w:tblPr>
        <w:tblStyle w:val="TableGrid"/>
        <w:tblW w:w="0" w:type="auto"/>
        <w:tblLook w:val="04A0" w:firstRow="1" w:lastRow="0" w:firstColumn="1" w:lastColumn="0" w:noHBand="0" w:noVBand="1"/>
      </w:tblPr>
      <w:tblGrid>
        <w:gridCol w:w="715"/>
        <w:gridCol w:w="1817"/>
        <w:gridCol w:w="1816"/>
        <w:gridCol w:w="2253"/>
        <w:gridCol w:w="1686"/>
      </w:tblGrid>
      <w:tr w:rsidR="0078398E" w:rsidRPr="00BC201E" w14:paraId="4BE3BCB9" w14:textId="77777777" w:rsidTr="0078398E">
        <w:trPr>
          <w:trHeight w:val="498"/>
        </w:trPr>
        <w:tc>
          <w:tcPr>
            <w:tcW w:w="715" w:type="dxa"/>
          </w:tcPr>
          <w:p w14:paraId="050BC51C" w14:textId="77777777" w:rsidR="00496441" w:rsidRPr="00BC201E" w:rsidRDefault="00496441" w:rsidP="00192A27">
            <w:pPr>
              <w:rPr>
                <w:rFonts w:ascii="Times New Roman" w:hAnsi="Times New Roman" w:cs="Times New Roman"/>
                <w:b/>
                <w:bCs/>
                <w:noProof/>
                <w:color w:val="000000" w:themeColor="text1"/>
                <w:sz w:val="24"/>
                <w:szCs w:val="24"/>
                <w:lang w:val="en-US"/>
              </w:rPr>
            </w:pPr>
            <w:r w:rsidRPr="00BC201E">
              <w:rPr>
                <w:rFonts w:ascii="Times New Roman" w:hAnsi="Times New Roman" w:cs="Times New Roman"/>
                <w:b/>
                <w:bCs/>
                <w:noProof/>
                <w:color w:val="000000" w:themeColor="text1"/>
                <w:sz w:val="24"/>
                <w:szCs w:val="24"/>
                <w:lang w:val="en-US"/>
              </w:rPr>
              <w:t>No.</w:t>
            </w:r>
          </w:p>
        </w:tc>
        <w:tc>
          <w:tcPr>
            <w:tcW w:w="1817" w:type="dxa"/>
          </w:tcPr>
          <w:p w14:paraId="2F956989" w14:textId="77777777" w:rsidR="00496441" w:rsidRPr="00BC201E" w:rsidRDefault="00496441" w:rsidP="00192A27">
            <w:pPr>
              <w:rPr>
                <w:rFonts w:ascii="Times New Roman" w:hAnsi="Times New Roman" w:cs="Times New Roman"/>
                <w:b/>
                <w:bCs/>
                <w:noProof/>
                <w:color w:val="000000" w:themeColor="text1"/>
                <w:sz w:val="24"/>
                <w:szCs w:val="24"/>
                <w:lang w:val="en-US"/>
              </w:rPr>
            </w:pPr>
            <w:r w:rsidRPr="00BC201E">
              <w:rPr>
                <w:rFonts w:ascii="Times New Roman" w:hAnsi="Times New Roman" w:cs="Times New Roman"/>
                <w:b/>
                <w:bCs/>
                <w:noProof/>
                <w:color w:val="000000" w:themeColor="text1"/>
                <w:sz w:val="24"/>
                <w:szCs w:val="24"/>
                <w:lang w:val="en-US"/>
              </w:rPr>
              <w:t>Skenario pengujian</w:t>
            </w:r>
          </w:p>
        </w:tc>
        <w:tc>
          <w:tcPr>
            <w:tcW w:w="1816" w:type="dxa"/>
          </w:tcPr>
          <w:p w14:paraId="11FE869D" w14:textId="5E9FAE7C" w:rsidR="00496441" w:rsidRPr="00BC201E" w:rsidRDefault="00496441" w:rsidP="00192A27">
            <w:pPr>
              <w:rPr>
                <w:rFonts w:ascii="Times New Roman" w:hAnsi="Times New Roman" w:cs="Times New Roman"/>
                <w:b/>
                <w:bCs/>
                <w:noProof/>
                <w:color w:val="000000" w:themeColor="text1"/>
                <w:sz w:val="24"/>
                <w:szCs w:val="24"/>
                <w:lang w:val="en-US"/>
              </w:rPr>
            </w:pPr>
            <w:r w:rsidRPr="00BC201E">
              <w:rPr>
                <w:rFonts w:ascii="Times New Roman" w:hAnsi="Times New Roman" w:cs="Times New Roman"/>
                <w:b/>
                <w:bCs/>
                <w:noProof/>
                <w:color w:val="000000" w:themeColor="text1"/>
                <w:sz w:val="24"/>
                <w:szCs w:val="24"/>
                <w:lang w:val="en-US"/>
              </w:rPr>
              <w:t xml:space="preserve">Data </w:t>
            </w:r>
            <w:r w:rsidR="00493EFB" w:rsidRPr="00BC201E">
              <w:rPr>
                <w:rFonts w:ascii="Times New Roman" w:hAnsi="Times New Roman" w:cs="Times New Roman"/>
                <w:b/>
                <w:bCs/>
                <w:noProof/>
                <w:color w:val="000000" w:themeColor="text1"/>
                <w:sz w:val="24"/>
                <w:szCs w:val="24"/>
                <w:lang w:val="en-US"/>
              </w:rPr>
              <w:t>masukan</w:t>
            </w:r>
          </w:p>
        </w:tc>
        <w:tc>
          <w:tcPr>
            <w:tcW w:w="2253" w:type="dxa"/>
          </w:tcPr>
          <w:p w14:paraId="6C7EE057" w14:textId="77777777" w:rsidR="00496441" w:rsidRPr="00BC201E" w:rsidRDefault="00496441" w:rsidP="00192A27">
            <w:pPr>
              <w:rPr>
                <w:rFonts w:ascii="Times New Roman" w:hAnsi="Times New Roman" w:cs="Times New Roman"/>
                <w:b/>
                <w:bCs/>
                <w:noProof/>
                <w:color w:val="000000" w:themeColor="text1"/>
                <w:sz w:val="24"/>
                <w:szCs w:val="24"/>
                <w:lang w:val="en-US"/>
              </w:rPr>
            </w:pPr>
            <w:r w:rsidRPr="00BC201E">
              <w:rPr>
                <w:rFonts w:ascii="Times New Roman" w:hAnsi="Times New Roman" w:cs="Times New Roman"/>
                <w:b/>
                <w:bCs/>
                <w:noProof/>
                <w:color w:val="000000" w:themeColor="text1"/>
                <w:sz w:val="24"/>
                <w:szCs w:val="24"/>
                <w:lang w:val="en-US"/>
              </w:rPr>
              <w:t>Hasil yang diharapkan</w:t>
            </w:r>
          </w:p>
        </w:tc>
        <w:tc>
          <w:tcPr>
            <w:tcW w:w="1686" w:type="dxa"/>
          </w:tcPr>
          <w:p w14:paraId="5A71695B" w14:textId="2EF5AD94" w:rsidR="00496441" w:rsidRPr="00BC201E" w:rsidRDefault="00496441" w:rsidP="00192A27">
            <w:pPr>
              <w:rPr>
                <w:rFonts w:ascii="Times New Roman" w:hAnsi="Times New Roman" w:cs="Times New Roman"/>
                <w:b/>
                <w:bCs/>
                <w:noProof/>
                <w:color w:val="000000" w:themeColor="text1"/>
                <w:sz w:val="24"/>
                <w:szCs w:val="24"/>
                <w:lang w:val="en-US"/>
              </w:rPr>
            </w:pPr>
            <w:r w:rsidRPr="00BC201E">
              <w:rPr>
                <w:rFonts w:ascii="Times New Roman" w:hAnsi="Times New Roman" w:cs="Times New Roman"/>
                <w:b/>
                <w:bCs/>
                <w:noProof/>
                <w:color w:val="000000" w:themeColor="text1"/>
                <w:sz w:val="24"/>
                <w:szCs w:val="24"/>
                <w:lang w:val="en-US"/>
              </w:rPr>
              <w:t xml:space="preserve">Hasil </w:t>
            </w:r>
          </w:p>
        </w:tc>
      </w:tr>
      <w:tr w:rsidR="00BC201E" w:rsidRPr="00BC201E" w14:paraId="7DB108F6" w14:textId="77777777" w:rsidTr="0078398E">
        <w:trPr>
          <w:trHeight w:val="1131"/>
        </w:trPr>
        <w:tc>
          <w:tcPr>
            <w:tcW w:w="715" w:type="dxa"/>
          </w:tcPr>
          <w:p w14:paraId="7ACBD7ED" w14:textId="77777777" w:rsidR="00496441" w:rsidRPr="00BC201E" w:rsidRDefault="00496441" w:rsidP="00192A27">
            <w:pPr>
              <w:rPr>
                <w:rFonts w:ascii="Times New Roman" w:hAnsi="Times New Roman" w:cs="Times New Roman"/>
                <w:noProof/>
                <w:color w:val="000000" w:themeColor="text1"/>
                <w:sz w:val="24"/>
                <w:szCs w:val="24"/>
                <w:lang w:val="en-US"/>
              </w:rPr>
            </w:pPr>
            <w:r w:rsidRPr="00BC201E">
              <w:rPr>
                <w:rFonts w:ascii="Times New Roman" w:hAnsi="Times New Roman" w:cs="Times New Roman"/>
                <w:noProof/>
                <w:color w:val="000000" w:themeColor="text1"/>
                <w:sz w:val="24"/>
                <w:szCs w:val="24"/>
                <w:lang w:val="en-US"/>
              </w:rPr>
              <w:t>1.</w:t>
            </w:r>
          </w:p>
        </w:tc>
        <w:tc>
          <w:tcPr>
            <w:tcW w:w="1817" w:type="dxa"/>
          </w:tcPr>
          <w:p w14:paraId="79278D50" w14:textId="13AA1FBD" w:rsidR="00496441" w:rsidRPr="00BC201E" w:rsidRDefault="00493EFB" w:rsidP="00192A27">
            <w:pPr>
              <w:rPr>
                <w:rFonts w:ascii="Times New Roman" w:hAnsi="Times New Roman" w:cs="Times New Roman"/>
                <w:noProof/>
                <w:color w:val="000000" w:themeColor="text1"/>
                <w:sz w:val="24"/>
                <w:szCs w:val="24"/>
                <w:lang w:val="en-US"/>
              </w:rPr>
            </w:pPr>
            <w:r w:rsidRPr="00BC201E">
              <w:rPr>
                <w:rFonts w:ascii="Times New Roman" w:hAnsi="Times New Roman" w:cs="Times New Roman"/>
                <w:color w:val="000000" w:themeColor="text1"/>
                <w:sz w:val="24"/>
                <w:szCs w:val="24"/>
              </w:rPr>
              <w:t>Melihat dan mencari data siswa</w:t>
            </w:r>
          </w:p>
        </w:tc>
        <w:tc>
          <w:tcPr>
            <w:tcW w:w="1816" w:type="dxa"/>
          </w:tcPr>
          <w:p w14:paraId="7D653DC1" w14:textId="61F36745" w:rsidR="00496441" w:rsidRPr="00BC201E" w:rsidRDefault="00493EFB" w:rsidP="00192A27">
            <w:pPr>
              <w:rPr>
                <w:rFonts w:ascii="Times New Roman" w:hAnsi="Times New Roman" w:cs="Times New Roman"/>
                <w:noProof/>
                <w:color w:val="000000" w:themeColor="text1"/>
                <w:sz w:val="24"/>
                <w:szCs w:val="24"/>
                <w:lang w:val="en-US"/>
              </w:rPr>
            </w:pPr>
            <w:r w:rsidRPr="00BC201E">
              <w:rPr>
                <w:rFonts w:ascii="Times New Roman" w:hAnsi="Times New Roman" w:cs="Times New Roman"/>
                <w:color w:val="000000" w:themeColor="text1"/>
                <w:sz w:val="24"/>
                <w:szCs w:val="24"/>
              </w:rPr>
              <w:t>Membuka menu Data Siswa, mengisi kata kunci</w:t>
            </w:r>
          </w:p>
        </w:tc>
        <w:tc>
          <w:tcPr>
            <w:tcW w:w="2253" w:type="dxa"/>
          </w:tcPr>
          <w:p w14:paraId="2FFF1385" w14:textId="0D72BE37" w:rsidR="00496441" w:rsidRPr="00BC201E" w:rsidRDefault="00493EFB" w:rsidP="00192A27">
            <w:pPr>
              <w:rPr>
                <w:rFonts w:ascii="Times New Roman" w:hAnsi="Times New Roman" w:cs="Times New Roman"/>
                <w:noProof/>
                <w:color w:val="000000" w:themeColor="text1"/>
                <w:sz w:val="24"/>
                <w:szCs w:val="24"/>
                <w:lang w:val="en-US"/>
              </w:rPr>
            </w:pPr>
            <w:r w:rsidRPr="00BC201E">
              <w:rPr>
                <w:rFonts w:ascii="Times New Roman" w:hAnsi="Times New Roman" w:cs="Times New Roman"/>
                <w:color w:val="000000" w:themeColor="text1"/>
                <w:sz w:val="24"/>
                <w:szCs w:val="24"/>
              </w:rPr>
              <w:t>Tabel siswa tampil, hasil pencarian sesuai kata kunci</w:t>
            </w:r>
          </w:p>
        </w:tc>
        <w:tc>
          <w:tcPr>
            <w:tcW w:w="1686" w:type="dxa"/>
          </w:tcPr>
          <w:p w14:paraId="679C9946" w14:textId="77777777" w:rsidR="00496441" w:rsidRPr="00BC201E" w:rsidRDefault="00496441" w:rsidP="00192A27">
            <w:pPr>
              <w:rPr>
                <w:rFonts w:ascii="Times New Roman" w:hAnsi="Times New Roman" w:cs="Times New Roman"/>
                <w:noProof/>
                <w:color w:val="000000" w:themeColor="text1"/>
                <w:sz w:val="24"/>
                <w:szCs w:val="24"/>
                <w:lang w:val="en-US"/>
              </w:rPr>
            </w:pPr>
            <w:r w:rsidRPr="00BC201E">
              <w:rPr>
                <w:rFonts w:ascii="Times New Roman" w:hAnsi="Times New Roman" w:cs="Times New Roman"/>
                <w:noProof/>
                <w:color w:val="000000" w:themeColor="text1"/>
                <w:sz w:val="24"/>
                <w:szCs w:val="24"/>
                <w:lang w:val="en-US"/>
              </w:rPr>
              <w:t>Berhasil</w:t>
            </w:r>
          </w:p>
        </w:tc>
      </w:tr>
      <w:tr w:rsidR="0078398E" w:rsidRPr="00BC201E" w14:paraId="74FD3C69" w14:textId="77777777" w:rsidTr="0078398E">
        <w:trPr>
          <w:trHeight w:val="868"/>
        </w:trPr>
        <w:tc>
          <w:tcPr>
            <w:tcW w:w="715" w:type="dxa"/>
          </w:tcPr>
          <w:p w14:paraId="0BB1D336" w14:textId="77777777" w:rsidR="00496441" w:rsidRPr="00BC201E" w:rsidRDefault="00496441" w:rsidP="00192A27">
            <w:pPr>
              <w:rPr>
                <w:rFonts w:ascii="Times New Roman" w:hAnsi="Times New Roman" w:cs="Times New Roman"/>
                <w:noProof/>
                <w:color w:val="000000" w:themeColor="text1"/>
                <w:sz w:val="24"/>
                <w:szCs w:val="24"/>
                <w:lang w:val="en-US"/>
              </w:rPr>
            </w:pPr>
            <w:r w:rsidRPr="00BC201E">
              <w:rPr>
                <w:rFonts w:ascii="Times New Roman" w:hAnsi="Times New Roman" w:cs="Times New Roman"/>
                <w:noProof/>
                <w:color w:val="000000" w:themeColor="text1"/>
                <w:sz w:val="24"/>
                <w:szCs w:val="24"/>
                <w:lang w:val="en-US"/>
              </w:rPr>
              <w:t>2.</w:t>
            </w:r>
          </w:p>
        </w:tc>
        <w:tc>
          <w:tcPr>
            <w:tcW w:w="1817" w:type="dxa"/>
          </w:tcPr>
          <w:p w14:paraId="40006C40" w14:textId="3DAEE3F8" w:rsidR="00496441" w:rsidRPr="00BC201E" w:rsidRDefault="00493EFB" w:rsidP="00192A27">
            <w:pPr>
              <w:rPr>
                <w:rFonts w:ascii="Times New Roman" w:hAnsi="Times New Roman" w:cs="Times New Roman"/>
                <w:noProof/>
                <w:color w:val="000000" w:themeColor="text1"/>
                <w:sz w:val="24"/>
                <w:szCs w:val="24"/>
                <w:lang w:val="en-US"/>
              </w:rPr>
            </w:pPr>
            <w:r w:rsidRPr="00BC201E">
              <w:rPr>
                <w:rFonts w:ascii="Times New Roman" w:hAnsi="Times New Roman" w:cs="Times New Roman"/>
                <w:color w:val="000000" w:themeColor="text1"/>
                <w:sz w:val="24"/>
                <w:szCs w:val="24"/>
              </w:rPr>
              <w:t>Menambah dan mengubah data siswa</w:t>
            </w:r>
          </w:p>
        </w:tc>
        <w:tc>
          <w:tcPr>
            <w:tcW w:w="1816" w:type="dxa"/>
          </w:tcPr>
          <w:p w14:paraId="6B459E7A" w14:textId="49B0F9FD" w:rsidR="00496441" w:rsidRPr="00BC201E" w:rsidRDefault="00493EFB" w:rsidP="00192A27">
            <w:pPr>
              <w:rPr>
                <w:rFonts w:ascii="Times New Roman" w:hAnsi="Times New Roman" w:cs="Times New Roman"/>
                <w:noProof/>
                <w:color w:val="000000" w:themeColor="text1"/>
                <w:sz w:val="24"/>
                <w:szCs w:val="24"/>
                <w:lang w:val="en-US"/>
              </w:rPr>
            </w:pPr>
            <w:r w:rsidRPr="00BC201E">
              <w:rPr>
                <w:rFonts w:ascii="Times New Roman" w:hAnsi="Times New Roman" w:cs="Times New Roman"/>
                <w:color w:val="000000" w:themeColor="text1"/>
                <w:sz w:val="24"/>
                <w:szCs w:val="24"/>
              </w:rPr>
              <w:t>Mengisi form tambah atau edit siswa (password boleh kosong saat edit)</w:t>
            </w:r>
          </w:p>
        </w:tc>
        <w:tc>
          <w:tcPr>
            <w:tcW w:w="2253" w:type="dxa"/>
          </w:tcPr>
          <w:p w14:paraId="68DD963E" w14:textId="19039047" w:rsidR="00496441" w:rsidRPr="00BC201E" w:rsidRDefault="00493EFB" w:rsidP="00192A27">
            <w:pPr>
              <w:rPr>
                <w:rFonts w:ascii="Times New Roman" w:hAnsi="Times New Roman" w:cs="Times New Roman"/>
                <w:noProof/>
                <w:color w:val="000000" w:themeColor="text1"/>
                <w:sz w:val="24"/>
                <w:szCs w:val="24"/>
                <w:lang w:val="en-US"/>
              </w:rPr>
            </w:pPr>
            <w:r w:rsidRPr="00BC201E">
              <w:rPr>
                <w:rFonts w:ascii="Times New Roman" w:hAnsi="Times New Roman" w:cs="Times New Roman"/>
                <w:color w:val="000000" w:themeColor="text1"/>
                <w:sz w:val="24"/>
                <w:szCs w:val="24"/>
              </w:rPr>
              <w:t>Data tersimpan dan muncul pesan berhasil</w:t>
            </w:r>
          </w:p>
        </w:tc>
        <w:tc>
          <w:tcPr>
            <w:tcW w:w="1686" w:type="dxa"/>
          </w:tcPr>
          <w:p w14:paraId="17D9C655" w14:textId="77777777" w:rsidR="00496441" w:rsidRPr="00BC201E" w:rsidRDefault="00496441" w:rsidP="00192A27">
            <w:pPr>
              <w:rPr>
                <w:rFonts w:ascii="Times New Roman" w:hAnsi="Times New Roman" w:cs="Times New Roman"/>
                <w:noProof/>
                <w:color w:val="000000" w:themeColor="text1"/>
                <w:sz w:val="24"/>
                <w:szCs w:val="24"/>
                <w:lang w:val="en-US"/>
              </w:rPr>
            </w:pPr>
            <w:r w:rsidRPr="00BC201E">
              <w:rPr>
                <w:rFonts w:ascii="Times New Roman" w:hAnsi="Times New Roman" w:cs="Times New Roman"/>
                <w:noProof/>
                <w:color w:val="000000" w:themeColor="text1"/>
                <w:sz w:val="24"/>
                <w:szCs w:val="24"/>
                <w:lang w:val="en-US"/>
              </w:rPr>
              <w:t>Berhasil</w:t>
            </w:r>
          </w:p>
          <w:p w14:paraId="189A5D62" w14:textId="77777777" w:rsidR="00496441" w:rsidRPr="00BC201E" w:rsidRDefault="00496441" w:rsidP="00192A27">
            <w:pPr>
              <w:rPr>
                <w:rFonts w:ascii="Times New Roman" w:hAnsi="Times New Roman" w:cs="Times New Roman"/>
                <w:noProof/>
                <w:color w:val="000000" w:themeColor="text1"/>
                <w:sz w:val="24"/>
                <w:szCs w:val="24"/>
                <w:lang w:val="en-US"/>
              </w:rPr>
            </w:pPr>
          </w:p>
        </w:tc>
      </w:tr>
      <w:tr w:rsidR="00BC201E" w:rsidRPr="00BC201E" w14:paraId="726F17BD" w14:textId="77777777" w:rsidTr="0078398E">
        <w:trPr>
          <w:trHeight w:val="1103"/>
        </w:trPr>
        <w:tc>
          <w:tcPr>
            <w:tcW w:w="715" w:type="dxa"/>
          </w:tcPr>
          <w:p w14:paraId="320370BF" w14:textId="77777777" w:rsidR="00496441" w:rsidRPr="00BC201E" w:rsidRDefault="00496441" w:rsidP="00192A27">
            <w:pPr>
              <w:rPr>
                <w:rFonts w:ascii="Times New Roman" w:hAnsi="Times New Roman" w:cs="Times New Roman"/>
                <w:noProof/>
                <w:color w:val="000000" w:themeColor="text1"/>
                <w:sz w:val="24"/>
                <w:szCs w:val="24"/>
                <w:lang w:val="en-US"/>
              </w:rPr>
            </w:pPr>
            <w:r w:rsidRPr="00BC201E">
              <w:rPr>
                <w:rFonts w:ascii="Times New Roman" w:hAnsi="Times New Roman" w:cs="Times New Roman"/>
                <w:noProof/>
                <w:color w:val="000000" w:themeColor="text1"/>
                <w:sz w:val="24"/>
                <w:szCs w:val="24"/>
                <w:lang w:val="en-US"/>
              </w:rPr>
              <w:t>3.</w:t>
            </w:r>
          </w:p>
        </w:tc>
        <w:tc>
          <w:tcPr>
            <w:tcW w:w="1817" w:type="dxa"/>
          </w:tcPr>
          <w:p w14:paraId="490918BE" w14:textId="764031AF" w:rsidR="00496441" w:rsidRPr="00BC201E" w:rsidRDefault="00493EFB" w:rsidP="00192A27">
            <w:pPr>
              <w:rPr>
                <w:rFonts w:ascii="Times New Roman" w:hAnsi="Times New Roman" w:cs="Times New Roman"/>
                <w:noProof/>
                <w:color w:val="000000" w:themeColor="text1"/>
                <w:sz w:val="24"/>
                <w:szCs w:val="24"/>
                <w:lang w:val="en-US"/>
              </w:rPr>
            </w:pPr>
            <w:r w:rsidRPr="00BC201E">
              <w:rPr>
                <w:rFonts w:ascii="Times New Roman" w:hAnsi="Times New Roman" w:cs="Times New Roman"/>
                <w:color w:val="000000" w:themeColor="text1"/>
                <w:sz w:val="24"/>
                <w:szCs w:val="24"/>
              </w:rPr>
              <w:t>Menghapus siswa</w:t>
            </w:r>
          </w:p>
        </w:tc>
        <w:tc>
          <w:tcPr>
            <w:tcW w:w="1816" w:type="dxa"/>
          </w:tcPr>
          <w:p w14:paraId="7D070431" w14:textId="241E790B" w:rsidR="00496441" w:rsidRPr="00BC201E" w:rsidRDefault="00493EFB" w:rsidP="00192A27">
            <w:pPr>
              <w:rPr>
                <w:rFonts w:ascii="Times New Roman" w:hAnsi="Times New Roman" w:cs="Times New Roman"/>
                <w:noProof/>
                <w:color w:val="000000" w:themeColor="text1"/>
                <w:sz w:val="24"/>
                <w:szCs w:val="24"/>
                <w:lang w:val="en-US"/>
              </w:rPr>
            </w:pPr>
            <w:r w:rsidRPr="00BC201E">
              <w:rPr>
                <w:rFonts w:ascii="Times New Roman" w:hAnsi="Times New Roman" w:cs="Times New Roman"/>
                <w:color w:val="000000" w:themeColor="text1"/>
                <w:sz w:val="24"/>
                <w:szCs w:val="24"/>
              </w:rPr>
              <w:t>Klik hapus lalu OK pada siswa dengan atau tanpa aspirasi</w:t>
            </w:r>
          </w:p>
        </w:tc>
        <w:tc>
          <w:tcPr>
            <w:tcW w:w="2253" w:type="dxa"/>
          </w:tcPr>
          <w:p w14:paraId="1138BD78" w14:textId="7A3C44D1" w:rsidR="00496441" w:rsidRPr="00BC201E" w:rsidRDefault="00493EFB" w:rsidP="00192A27">
            <w:pPr>
              <w:rPr>
                <w:rFonts w:ascii="Times New Roman" w:hAnsi="Times New Roman" w:cs="Times New Roman"/>
                <w:noProof/>
                <w:color w:val="000000" w:themeColor="text1"/>
                <w:sz w:val="24"/>
                <w:szCs w:val="24"/>
              </w:rPr>
            </w:pPr>
            <w:r w:rsidRPr="00BC201E">
              <w:rPr>
                <w:rFonts w:ascii="Times New Roman" w:hAnsi="Times New Roman" w:cs="Times New Roman"/>
                <w:color w:val="000000" w:themeColor="text1"/>
                <w:sz w:val="24"/>
                <w:szCs w:val="24"/>
              </w:rPr>
              <w:t>Siswa tanpa aspirasi terhapus, siswa yang punya aspirasi gagal dihapus dengan pesan peringatan</w:t>
            </w:r>
          </w:p>
        </w:tc>
        <w:tc>
          <w:tcPr>
            <w:tcW w:w="1686" w:type="dxa"/>
          </w:tcPr>
          <w:p w14:paraId="48C96D33" w14:textId="59E52FD2" w:rsidR="00496441" w:rsidRPr="00BC201E" w:rsidRDefault="00493EFB" w:rsidP="00192A27">
            <w:pPr>
              <w:rPr>
                <w:rFonts w:ascii="Times New Roman" w:hAnsi="Times New Roman" w:cs="Times New Roman"/>
                <w:noProof/>
                <w:color w:val="000000" w:themeColor="text1"/>
                <w:sz w:val="24"/>
                <w:szCs w:val="24"/>
                <w:lang w:val="en-US"/>
              </w:rPr>
            </w:pPr>
            <w:r w:rsidRPr="00BC201E">
              <w:rPr>
                <w:rFonts w:ascii="Times New Roman" w:hAnsi="Times New Roman" w:cs="Times New Roman"/>
                <w:noProof/>
                <w:color w:val="000000" w:themeColor="text1"/>
                <w:sz w:val="24"/>
                <w:szCs w:val="24"/>
                <w:lang w:val="en-US"/>
              </w:rPr>
              <w:t>Berhasil</w:t>
            </w:r>
          </w:p>
        </w:tc>
      </w:tr>
      <w:tr w:rsidR="00BC201E" w:rsidRPr="00BC201E" w14:paraId="15874892" w14:textId="77777777" w:rsidTr="0078398E">
        <w:trPr>
          <w:trHeight w:val="771"/>
        </w:trPr>
        <w:tc>
          <w:tcPr>
            <w:tcW w:w="715" w:type="dxa"/>
          </w:tcPr>
          <w:p w14:paraId="2AEEA22D" w14:textId="77777777" w:rsidR="00496441" w:rsidRPr="00BC201E" w:rsidRDefault="00496441" w:rsidP="00192A27">
            <w:pPr>
              <w:rPr>
                <w:rFonts w:ascii="Times New Roman" w:hAnsi="Times New Roman" w:cs="Times New Roman"/>
                <w:noProof/>
                <w:color w:val="000000" w:themeColor="text1"/>
                <w:sz w:val="24"/>
                <w:szCs w:val="24"/>
                <w:lang w:val="en-US"/>
              </w:rPr>
            </w:pPr>
            <w:r w:rsidRPr="00BC201E">
              <w:rPr>
                <w:rFonts w:ascii="Times New Roman" w:hAnsi="Times New Roman" w:cs="Times New Roman"/>
                <w:noProof/>
                <w:color w:val="000000" w:themeColor="text1"/>
                <w:sz w:val="24"/>
                <w:szCs w:val="24"/>
                <w:lang w:val="en-US"/>
              </w:rPr>
              <w:t>4.</w:t>
            </w:r>
          </w:p>
        </w:tc>
        <w:tc>
          <w:tcPr>
            <w:tcW w:w="1817" w:type="dxa"/>
          </w:tcPr>
          <w:p w14:paraId="1FD05D36" w14:textId="3D54CD40" w:rsidR="00496441" w:rsidRPr="00BC201E" w:rsidRDefault="00493EFB" w:rsidP="00192A27">
            <w:pPr>
              <w:rPr>
                <w:rFonts w:ascii="Times New Roman" w:hAnsi="Times New Roman" w:cs="Times New Roman"/>
                <w:noProof/>
                <w:color w:val="000000" w:themeColor="text1"/>
                <w:sz w:val="24"/>
                <w:szCs w:val="24"/>
              </w:rPr>
            </w:pPr>
            <w:r w:rsidRPr="00BC201E">
              <w:rPr>
                <w:rFonts w:ascii="Times New Roman" w:hAnsi="Times New Roman" w:cs="Times New Roman"/>
                <w:color w:val="000000" w:themeColor="text1"/>
                <w:sz w:val="24"/>
                <w:szCs w:val="24"/>
              </w:rPr>
              <w:t>Melihat dan mencari kategori</w:t>
            </w:r>
          </w:p>
        </w:tc>
        <w:tc>
          <w:tcPr>
            <w:tcW w:w="1816" w:type="dxa"/>
          </w:tcPr>
          <w:p w14:paraId="17949153" w14:textId="387CAF09" w:rsidR="00496441" w:rsidRPr="00BC201E" w:rsidRDefault="00493EFB" w:rsidP="00192A27">
            <w:pPr>
              <w:rPr>
                <w:rFonts w:ascii="Times New Roman" w:hAnsi="Times New Roman" w:cs="Times New Roman"/>
                <w:noProof/>
                <w:color w:val="000000" w:themeColor="text1"/>
                <w:sz w:val="24"/>
                <w:szCs w:val="24"/>
              </w:rPr>
            </w:pPr>
            <w:r w:rsidRPr="00BC201E">
              <w:rPr>
                <w:rFonts w:ascii="Times New Roman" w:hAnsi="Times New Roman" w:cs="Times New Roman"/>
                <w:color w:val="000000" w:themeColor="text1"/>
                <w:sz w:val="24"/>
                <w:szCs w:val="24"/>
              </w:rPr>
              <w:t>Membuka menu Kategori, mengisi kata kunci</w:t>
            </w:r>
          </w:p>
        </w:tc>
        <w:tc>
          <w:tcPr>
            <w:tcW w:w="2253" w:type="dxa"/>
          </w:tcPr>
          <w:p w14:paraId="3997D32D" w14:textId="4259BE6A" w:rsidR="00496441" w:rsidRPr="00BC201E" w:rsidRDefault="00493EFB" w:rsidP="00192A27">
            <w:pPr>
              <w:rPr>
                <w:rFonts w:ascii="Times New Roman" w:hAnsi="Times New Roman" w:cs="Times New Roman"/>
                <w:noProof/>
                <w:color w:val="000000" w:themeColor="text1"/>
                <w:sz w:val="24"/>
                <w:szCs w:val="24"/>
              </w:rPr>
            </w:pPr>
            <w:r w:rsidRPr="00BC201E">
              <w:rPr>
                <w:rFonts w:ascii="Times New Roman" w:hAnsi="Times New Roman" w:cs="Times New Roman"/>
                <w:color w:val="000000" w:themeColor="text1"/>
                <w:sz w:val="24"/>
                <w:szCs w:val="24"/>
              </w:rPr>
              <w:t>Daftar kategori tampil sesuai pencarian</w:t>
            </w:r>
          </w:p>
        </w:tc>
        <w:tc>
          <w:tcPr>
            <w:tcW w:w="1686" w:type="dxa"/>
          </w:tcPr>
          <w:p w14:paraId="108D3DC4" w14:textId="5F20986B" w:rsidR="00496441" w:rsidRPr="00BC201E" w:rsidRDefault="00493EFB" w:rsidP="00192A27">
            <w:pPr>
              <w:rPr>
                <w:rFonts w:ascii="Times New Roman" w:hAnsi="Times New Roman" w:cs="Times New Roman"/>
                <w:noProof/>
                <w:color w:val="000000" w:themeColor="text1"/>
                <w:sz w:val="24"/>
                <w:szCs w:val="24"/>
                <w:lang w:val="en-US"/>
              </w:rPr>
            </w:pPr>
            <w:r w:rsidRPr="00BC201E">
              <w:rPr>
                <w:rFonts w:ascii="Times New Roman" w:hAnsi="Times New Roman" w:cs="Times New Roman"/>
                <w:noProof/>
                <w:color w:val="000000" w:themeColor="text1"/>
                <w:sz w:val="24"/>
                <w:szCs w:val="24"/>
                <w:lang w:val="en-US"/>
              </w:rPr>
              <w:t>Berhasil</w:t>
            </w:r>
          </w:p>
        </w:tc>
      </w:tr>
      <w:tr w:rsidR="00BC201E" w:rsidRPr="00BC201E" w14:paraId="405312FB" w14:textId="77777777" w:rsidTr="0078398E">
        <w:trPr>
          <w:trHeight w:val="1105"/>
        </w:trPr>
        <w:tc>
          <w:tcPr>
            <w:tcW w:w="715" w:type="dxa"/>
          </w:tcPr>
          <w:p w14:paraId="01F7BDA5" w14:textId="77777777" w:rsidR="00496441" w:rsidRPr="00BC201E" w:rsidRDefault="00496441" w:rsidP="00192A27">
            <w:pPr>
              <w:rPr>
                <w:rFonts w:ascii="Times New Roman" w:hAnsi="Times New Roman" w:cs="Times New Roman"/>
                <w:noProof/>
                <w:color w:val="000000" w:themeColor="text1"/>
                <w:sz w:val="24"/>
                <w:szCs w:val="24"/>
                <w:lang w:val="en-US"/>
              </w:rPr>
            </w:pPr>
            <w:r w:rsidRPr="00BC201E">
              <w:rPr>
                <w:rFonts w:ascii="Times New Roman" w:hAnsi="Times New Roman" w:cs="Times New Roman"/>
                <w:noProof/>
                <w:color w:val="000000" w:themeColor="text1"/>
                <w:sz w:val="24"/>
                <w:szCs w:val="24"/>
                <w:lang w:val="en-US"/>
              </w:rPr>
              <w:t>5.</w:t>
            </w:r>
          </w:p>
        </w:tc>
        <w:tc>
          <w:tcPr>
            <w:tcW w:w="1817" w:type="dxa"/>
          </w:tcPr>
          <w:p w14:paraId="183303B0" w14:textId="7850A8FC" w:rsidR="00496441" w:rsidRPr="00BC201E" w:rsidRDefault="00493EFB" w:rsidP="00192A27">
            <w:pPr>
              <w:rPr>
                <w:rFonts w:ascii="Times New Roman" w:hAnsi="Times New Roman" w:cs="Times New Roman"/>
                <w:noProof/>
                <w:color w:val="000000" w:themeColor="text1"/>
                <w:sz w:val="24"/>
                <w:szCs w:val="24"/>
              </w:rPr>
            </w:pPr>
            <w:r w:rsidRPr="00BC201E">
              <w:rPr>
                <w:rFonts w:ascii="Times New Roman" w:hAnsi="Times New Roman" w:cs="Times New Roman"/>
                <w:color w:val="000000" w:themeColor="text1"/>
                <w:sz w:val="24"/>
                <w:szCs w:val="24"/>
              </w:rPr>
              <w:t>Menambah dan mengubah kategori</w:t>
            </w:r>
          </w:p>
        </w:tc>
        <w:tc>
          <w:tcPr>
            <w:tcW w:w="1816" w:type="dxa"/>
          </w:tcPr>
          <w:p w14:paraId="782138E0" w14:textId="2F63C588" w:rsidR="00496441" w:rsidRPr="00BC201E" w:rsidRDefault="00493EFB" w:rsidP="00192A27">
            <w:pPr>
              <w:rPr>
                <w:rFonts w:ascii="Times New Roman" w:hAnsi="Times New Roman" w:cs="Times New Roman"/>
                <w:noProof/>
                <w:color w:val="000000" w:themeColor="text1"/>
                <w:sz w:val="24"/>
                <w:szCs w:val="24"/>
              </w:rPr>
            </w:pPr>
            <w:r w:rsidRPr="00BC201E">
              <w:rPr>
                <w:rFonts w:ascii="Times New Roman" w:hAnsi="Times New Roman" w:cs="Times New Roman"/>
                <w:color w:val="000000" w:themeColor="text1"/>
                <w:sz w:val="24"/>
                <w:szCs w:val="24"/>
              </w:rPr>
              <w:t>Mengisi nama kategori</w:t>
            </w:r>
          </w:p>
        </w:tc>
        <w:tc>
          <w:tcPr>
            <w:tcW w:w="2253" w:type="dxa"/>
          </w:tcPr>
          <w:p w14:paraId="2D8FD439" w14:textId="51063A09" w:rsidR="00496441" w:rsidRPr="00BC201E" w:rsidRDefault="00493EFB" w:rsidP="00192A27">
            <w:pPr>
              <w:rPr>
                <w:rFonts w:ascii="Times New Roman" w:hAnsi="Times New Roman" w:cs="Times New Roman"/>
                <w:noProof/>
                <w:color w:val="000000" w:themeColor="text1"/>
                <w:sz w:val="24"/>
                <w:szCs w:val="24"/>
              </w:rPr>
            </w:pPr>
            <w:r w:rsidRPr="00BC201E">
              <w:rPr>
                <w:rFonts w:ascii="Times New Roman" w:hAnsi="Times New Roman" w:cs="Times New Roman"/>
                <w:color w:val="000000" w:themeColor="text1"/>
                <w:sz w:val="24"/>
                <w:szCs w:val="24"/>
              </w:rPr>
              <w:t>Kategori tersimpan dan muncul pesan berhasil</w:t>
            </w:r>
          </w:p>
        </w:tc>
        <w:tc>
          <w:tcPr>
            <w:tcW w:w="1686" w:type="dxa"/>
          </w:tcPr>
          <w:p w14:paraId="01CD6973" w14:textId="640087AE" w:rsidR="00496441" w:rsidRPr="00BC201E" w:rsidRDefault="00493EFB" w:rsidP="00192A27">
            <w:pPr>
              <w:rPr>
                <w:rFonts w:ascii="Times New Roman" w:hAnsi="Times New Roman" w:cs="Times New Roman"/>
                <w:noProof/>
                <w:color w:val="000000" w:themeColor="text1"/>
                <w:sz w:val="24"/>
                <w:szCs w:val="24"/>
                <w:lang w:val="en-US"/>
              </w:rPr>
            </w:pPr>
            <w:r w:rsidRPr="00BC201E">
              <w:rPr>
                <w:rFonts w:ascii="Times New Roman" w:hAnsi="Times New Roman" w:cs="Times New Roman"/>
                <w:noProof/>
                <w:color w:val="000000" w:themeColor="text1"/>
                <w:sz w:val="24"/>
                <w:szCs w:val="24"/>
                <w:lang w:val="en-US"/>
              </w:rPr>
              <w:t>Berhasil</w:t>
            </w:r>
          </w:p>
        </w:tc>
      </w:tr>
      <w:tr w:rsidR="00BC201E" w:rsidRPr="00BC201E" w14:paraId="0CAB5641" w14:textId="77777777" w:rsidTr="0078398E">
        <w:trPr>
          <w:trHeight w:val="876"/>
        </w:trPr>
        <w:tc>
          <w:tcPr>
            <w:tcW w:w="715" w:type="dxa"/>
          </w:tcPr>
          <w:p w14:paraId="4E0BF57C" w14:textId="77777777" w:rsidR="00496441" w:rsidRPr="00BC201E" w:rsidRDefault="00496441" w:rsidP="00192A27">
            <w:pPr>
              <w:rPr>
                <w:rFonts w:ascii="Times New Roman" w:hAnsi="Times New Roman" w:cs="Times New Roman"/>
                <w:noProof/>
                <w:color w:val="000000" w:themeColor="text1"/>
                <w:sz w:val="24"/>
                <w:szCs w:val="24"/>
                <w:lang w:val="en-US"/>
              </w:rPr>
            </w:pPr>
            <w:r w:rsidRPr="00BC201E">
              <w:rPr>
                <w:rFonts w:ascii="Times New Roman" w:hAnsi="Times New Roman" w:cs="Times New Roman"/>
                <w:noProof/>
                <w:color w:val="000000" w:themeColor="text1"/>
                <w:sz w:val="24"/>
                <w:szCs w:val="24"/>
                <w:lang w:val="en-US"/>
              </w:rPr>
              <w:t>6.</w:t>
            </w:r>
          </w:p>
        </w:tc>
        <w:tc>
          <w:tcPr>
            <w:tcW w:w="1817" w:type="dxa"/>
          </w:tcPr>
          <w:p w14:paraId="3BD57FC5" w14:textId="6128210D" w:rsidR="00496441" w:rsidRPr="00BC201E" w:rsidRDefault="0078398E" w:rsidP="00192A27">
            <w:pPr>
              <w:rPr>
                <w:rFonts w:ascii="Times New Roman" w:hAnsi="Times New Roman" w:cs="Times New Roman"/>
                <w:noProof/>
                <w:color w:val="000000" w:themeColor="text1"/>
                <w:sz w:val="24"/>
                <w:szCs w:val="24"/>
              </w:rPr>
            </w:pPr>
            <w:r w:rsidRPr="00BC201E">
              <w:rPr>
                <w:rFonts w:ascii="Times New Roman" w:hAnsi="Times New Roman" w:cs="Times New Roman"/>
                <w:color w:val="000000" w:themeColor="text1"/>
                <w:sz w:val="24"/>
                <w:szCs w:val="24"/>
              </w:rPr>
              <w:t>Menghapus kategori</w:t>
            </w:r>
          </w:p>
        </w:tc>
        <w:tc>
          <w:tcPr>
            <w:tcW w:w="1816" w:type="dxa"/>
          </w:tcPr>
          <w:p w14:paraId="08938DB9" w14:textId="421BC70B" w:rsidR="00496441" w:rsidRPr="00BC201E" w:rsidRDefault="0078398E" w:rsidP="00192A27">
            <w:pPr>
              <w:rPr>
                <w:rFonts w:ascii="Times New Roman" w:hAnsi="Times New Roman" w:cs="Times New Roman"/>
                <w:noProof/>
                <w:color w:val="000000" w:themeColor="text1"/>
                <w:sz w:val="24"/>
                <w:szCs w:val="24"/>
              </w:rPr>
            </w:pPr>
            <w:r w:rsidRPr="00BC201E">
              <w:rPr>
                <w:rFonts w:ascii="Times New Roman" w:hAnsi="Times New Roman" w:cs="Times New Roman"/>
                <w:color w:val="000000" w:themeColor="text1"/>
                <w:sz w:val="24"/>
                <w:szCs w:val="24"/>
              </w:rPr>
              <w:t>Klik hapus lalu OK pada kategori dipakai atau tidak dipakai</w:t>
            </w:r>
          </w:p>
        </w:tc>
        <w:tc>
          <w:tcPr>
            <w:tcW w:w="2253" w:type="dxa"/>
          </w:tcPr>
          <w:p w14:paraId="1FB0ADED" w14:textId="248775CB" w:rsidR="00496441" w:rsidRPr="00BC201E" w:rsidRDefault="0078398E" w:rsidP="00192A27">
            <w:pPr>
              <w:rPr>
                <w:rFonts w:ascii="Times New Roman" w:hAnsi="Times New Roman" w:cs="Times New Roman"/>
                <w:noProof/>
                <w:color w:val="000000" w:themeColor="text1"/>
                <w:sz w:val="24"/>
                <w:szCs w:val="24"/>
              </w:rPr>
            </w:pPr>
            <w:r w:rsidRPr="00BC201E">
              <w:rPr>
                <w:rFonts w:ascii="Times New Roman" w:hAnsi="Times New Roman" w:cs="Times New Roman"/>
                <w:color w:val="000000" w:themeColor="text1"/>
                <w:sz w:val="24"/>
                <w:szCs w:val="24"/>
              </w:rPr>
              <w:t>Kategori yang tidak dipakai terhapus, yang masih dipakai gagal dihapus dengan pesan peringatan</w:t>
            </w:r>
          </w:p>
        </w:tc>
        <w:tc>
          <w:tcPr>
            <w:tcW w:w="1686" w:type="dxa"/>
          </w:tcPr>
          <w:p w14:paraId="580D2E05" w14:textId="252322D9" w:rsidR="00496441" w:rsidRPr="00BC201E" w:rsidRDefault="0078398E" w:rsidP="00192A27">
            <w:pPr>
              <w:rPr>
                <w:rFonts w:ascii="Times New Roman" w:hAnsi="Times New Roman" w:cs="Times New Roman"/>
                <w:noProof/>
                <w:color w:val="000000" w:themeColor="text1"/>
                <w:sz w:val="24"/>
                <w:szCs w:val="24"/>
                <w:lang w:val="en-US"/>
              </w:rPr>
            </w:pPr>
            <w:r w:rsidRPr="00BC201E">
              <w:rPr>
                <w:rFonts w:ascii="Times New Roman" w:hAnsi="Times New Roman" w:cs="Times New Roman"/>
                <w:noProof/>
                <w:color w:val="000000" w:themeColor="text1"/>
                <w:sz w:val="24"/>
                <w:szCs w:val="24"/>
                <w:lang w:val="en-US"/>
              </w:rPr>
              <w:t>Berhasil</w:t>
            </w:r>
          </w:p>
        </w:tc>
      </w:tr>
      <w:tr w:rsidR="00BC201E" w:rsidRPr="00BC201E" w14:paraId="09BD5811" w14:textId="77777777" w:rsidTr="0078398E">
        <w:trPr>
          <w:trHeight w:val="876"/>
        </w:trPr>
        <w:tc>
          <w:tcPr>
            <w:tcW w:w="715" w:type="dxa"/>
          </w:tcPr>
          <w:p w14:paraId="27792149" w14:textId="08E2400D" w:rsidR="0078398E" w:rsidRPr="00BC201E" w:rsidRDefault="0078398E" w:rsidP="00192A27">
            <w:pPr>
              <w:rPr>
                <w:rFonts w:ascii="Times New Roman" w:hAnsi="Times New Roman" w:cs="Times New Roman"/>
                <w:noProof/>
                <w:color w:val="000000" w:themeColor="text1"/>
                <w:sz w:val="24"/>
                <w:szCs w:val="24"/>
                <w:lang w:val="en-US"/>
              </w:rPr>
            </w:pPr>
            <w:r w:rsidRPr="00BC201E">
              <w:rPr>
                <w:rFonts w:ascii="Times New Roman" w:hAnsi="Times New Roman" w:cs="Times New Roman"/>
                <w:noProof/>
                <w:color w:val="000000" w:themeColor="text1"/>
                <w:sz w:val="24"/>
                <w:szCs w:val="24"/>
                <w:lang w:val="en-US"/>
              </w:rPr>
              <w:t>7.</w:t>
            </w:r>
          </w:p>
        </w:tc>
        <w:tc>
          <w:tcPr>
            <w:tcW w:w="1817" w:type="dxa"/>
          </w:tcPr>
          <w:p w14:paraId="6CFEA87C" w14:textId="5BE2030A" w:rsidR="0078398E" w:rsidRPr="00BC201E" w:rsidRDefault="0078398E" w:rsidP="00192A27">
            <w:pPr>
              <w:rPr>
                <w:rFonts w:ascii="Times New Roman" w:hAnsi="Times New Roman" w:cs="Times New Roman"/>
                <w:color w:val="000000" w:themeColor="text1"/>
                <w:sz w:val="24"/>
                <w:szCs w:val="24"/>
              </w:rPr>
            </w:pPr>
            <w:r w:rsidRPr="00BC201E">
              <w:rPr>
                <w:rFonts w:ascii="Times New Roman" w:hAnsi="Times New Roman" w:cs="Times New Roman"/>
                <w:color w:val="000000" w:themeColor="text1"/>
                <w:sz w:val="24"/>
                <w:szCs w:val="24"/>
              </w:rPr>
              <w:t>Mencari dan memfilter aspirasi</w:t>
            </w:r>
          </w:p>
        </w:tc>
        <w:tc>
          <w:tcPr>
            <w:tcW w:w="1816" w:type="dxa"/>
          </w:tcPr>
          <w:p w14:paraId="00929B61" w14:textId="20B40490" w:rsidR="0078398E" w:rsidRPr="00BC201E" w:rsidRDefault="0078398E" w:rsidP="00192A27">
            <w:pPr>
              <w:rPr>
                <w:rFonts w:ascii="Times New Roman" w:hAnsi="Times New Roman" w:cs="Times New Roman"/>
                <w:color w:val="000000" w:themeColor="text1"/>
                <w:sz w:val="24"/>
                <w:szCs w:val="24"/>
              </w:rPr>
            </w:pPr>
            <w:r w:rsidRPr="00BC201E">
              <w:rPr>
                <w:rFonts w:ascii="Times New Roman" w:hAnsi="Times New Roman" w:cs="Times New Roman"/>
                <w:color w:val="000000" w:themeColor="text1"/>
                <w:sz w:val="24"/>
                <w:szCs w:val="24"/>
              </w:rPr>
              <w:t>Kata kunci, tanggal, bulan, siswa, atau kategori</w:t>
            </w:r>
          </w:p>
        </w:tc>
        <w:tc>
          <w:tcPr>
            <w:tcW w:w="2253" w:type="dxa"/>
          </w:tcPr>
          <w:p w14:paraId="135F954F" w14:textId="5F3FB9AA" w:rsidR="0078398E" w:rsidRPr="00BC201E" w:rsidRDefault="0078398E" w:rsidP="00192A27">
            <w:pPr>
              <w:rPr>
                <w:rFonts w:ascii="Times New Roman" w:hAnsi="Times New Roman" w:cs="Times New Roman"/>
                <w:color w:val="000000" w:themeColor="text1"/>
                <w:sz w:val="24"/>
                <w:szCs w:val="24"/>
              </w:rPr>
            </w:pPr>
            <w:r w:rsidRPr="00BC201E">
              <w:rPr>
                <w:rFonts w:ascii="Times New Roman" w:hAnsi="Times New Roman" w:cs="Times New Roman"/>
                <w:color w:val="000000" w:themeColor="text1"/>
                <w:sz w:val="24"/>
                <w:szCs w:val="24"/>
              </w:rPr>
              <w:t>Tabel aspirasi tampil sesuai filter, atau pesan data tidak ditemukan jika kosong</w:t>
            </w:r>
          </w:p>
        </w:tc>
        <w:tc>
          <w:tcPr>
            <w:tcW w:w="1686" w:type="dxa"/>
          </w:tcPr>
          <w:p w14:paraId="54EFAC99" w14:textId="630A8E01" w:rsidR="0078398E" w:rsidRPr="00BC201E" w:rsidRDefault="0078398E" w:rsidP="00192A27">
            <w:pPr>
              <w:rPr>
                <w:rFonts w:ascii="Times New Roman" w:hAnsi="Times New Roman" w:cs="Times New Roman"/>
                <w:noProof/>
                <w:color w:val="000000" w:themeColor="text1"/>
                <w:sz w:val="24"/>
                <w:szCs w:val="24"/>
                <w:lang w:val="en-US"/>
              </w:rPr>
            </w:pPr>
            <w:r w:rsidRPr="00BC201E">
              <w:rPr>
                <w:rFonts w:ascii="Times New Roman" w:hAnsi="Times New Roman" w:cs="Times New Roman"/>
                <w:noProof/>
                <w:color w:val="000000" w:themeColor="text1"/>
                <w:sz w:val="24"/>
                <w:szCs w:val="24"/>
                <w:lang w:val="en-US"/>
              </w:rPr>
              <w:t>Berhasil</w:t>
            </w:r>
          </w:p>
        </w:tc>
      </w:tr>
      <w:tr w:rsidR="00BC201E" w:rsidRPr="00BC201E" w14:paraId="4CC3655F" w14:textId="77777777" w:rsidTr="0078398E">
        <w:trPr>
          <w:trHeight w:val="876"/>
        </w:trPr>
        <w:tc>
          <w:tcPr>
            <w:tcW w:w="715" w:type="dxa"/>
          </w:tcPr>
          <w:p w14:paraId="163A49CD" w14:textId="6092B151" w:rsidR="0078398E" w:rsidRPr="00BC201E" w:rsidRDefault="0078398E" w:rsidP="00192A27">
            <w:pPr>
              <w:rPr>
                <w:rFonts w:ascii="Times New Roman" w:hAnsi="Times New Roman" w:cs="Times New Roman"/>
                <w:noProof/>
                <w:color w:val="000000" w:themeColor="text1"/>
                <w:sz w:val="24"/>
                <w:szCs w:val="24"/>
                <w:lang w:val="en-US"/>
              </w:rPr>
            </w:pPr>
            <w:r w:rsidRPr="00BC201E">
              <w:rPr>
                <w:rFonts w:ascii="Times New Roman" w:hAnsi="Times New Roman" w:cs="Times New Roman"/>
                <w:noProof/>
                <w:color w:val="000000" w:themeColor="text1"/>
                <w:sz w:val="24"/>
                <w:szCs w:val="24"/>
                <w:lang w:val="en-US"/>
              </w:rPr>
              <w:t>8.</w:t>
            </w:r>
          </w:p>
        </w:tc>
        <w:tc>
          <w:tcPr>
            <w:tcW w:w="1817" w:type="dxa"/>
          </w:tcPr>
          <w:p w14:paraId="552E01A8" w14:textId="64DB92A1" w:rsidR="0078398E" w:rsidRPr="00BC201E" w:rsidRDefault="0078398E" w:rsidP="00192A27">
            <w:pPr>
              <w:rPr>
                <w:rFonts w:ascii="Times New Roman" w:hAnsi="Times New Roman" w:cs="Times New Roman"/>
                <w:color w:val="000000" w:themeColor="text1"/>
                <w:sz w:val="24"/>
                <w:szCs w:val="24"/>
              </w:rPr>
            </w:pPr>
            <w:r w:rsidRPr="00BC201E">
              <w:rPr>
                <w:rFonts w:ascii="Times New Roman" w:hAnsi="Times New Roman" w:cs="Times New Roman"/>
                <w:color w:val="000000" w:themeColor="text1"/>
                <w:sz w:val="24"/>
                <w:szCs w:val="24"/>
              </w:rPr>
              <w:t>Melihat detail aspirasi</w:t>
            </w:r>
          </w:p>
        </w:tc>
        <w:tc>
          <w:tcPr>
            <w:tcW w:w="1816" w:type="dxa"/>
          </w:tcPr>
          <w:p w14:paraId="61026F1C" w14:textId="2F5C3E6F" w:rsidR="0078398E" w:rsidRPr="00BC201E" w:rsidRDefault="0078398E" w:rsidP="0078398E">
            <w:pPr>
              <w:rPr>
                <w:rFonts w:ascii="Times New Roman" w:hAnsi="Times New Roman" w:cs="Times New Roman"/>
                <w:color w:val="000000" w:themeColor="text1"/>
                <w:sz w:val="24"/>
                <w:szCs w:val="24"/>
              </w:rPr>
            </w:pPr>
            <w:r w:rsidRPr="00BC201E">
              <w:rPr>
                <w:rFonts w:ascii="Times New Roman" w:hAnsi="Times New Roman" w:cs="Times New Roman"/>
                <w:color w:val="000000" w:themeColor="text1"/>
                <w:sz w:val="24"/>
                <w:szCs w:val="24"/>
              </w:rPr>
              <w:t>Menekan aksi detail pada aspirasi</w:t>
            </w:r>
          </w:p>
        </w:tc>
        <w:tc>
          <w:tcPr>
            <w:tcW w:w="2253" w:type="dxa"/>
          </w:tcPr>
          <w:p w14:paraId="356D6049" w14:textId="7F0A4DFC" w:rsidR="0078398E" w:rsidRPr="00BC201E" w:rsidRDefault="0078398E" w:rsidP="00192A27">
            <w:pPr>
              <w:rPr>
                <w:rFonts w:ascii="Times New Roman" w:hAnsi="Times New Roman" w:cs="Times New Roman"/>
                <w:color w:val="000000" w:themeColor="text1"/>
                <w:sz w:val="24"/>
                <w:szCs w:val="24"/>
              </w:rPr>
            </w:pPr>
            <w:r w:rsidRPr="00BC201E">
              <w:rPr>
                <w:rFonts w:ascii="Times New Roman" w:hAnsi="Times New Roman" w:cs="Times New Roman"/>
                <w:color w:val="000000" w:themeColor="text1"/>
                <w:sz w:val="24"/>
                <w:szCs w:val="24"/>
              </w:rPr>
              <w:t>Tampil data siswa, detail aspirasi, foto, riwayat progres, dan form tindakan</w:t>
            </w:r>
          </w:p>
        </w:tc>
        <w:tc>
          <w:tcPr>
            <w:tcW w:w="1686" w:type="dxa"/>
          </w:tcPr>
          <w:p w14:paraId="4013A590" w14:textId="477A954F" w:rsidR="0078398E" w:rsidRPr="00BC201E" w:rsidRDefault="0078398E" w:rsidP="00192A27">
            <w:pPr>
              <w:rPr>
                <w:rFonts w:ascii="Times New Roman" w:hAnsi="Times New Roman" w:cs="Times New Roman"/>
                <w:noProof/>
                <w:color w:val="000000" w:themeColor="text1"/>
                <w:sz w:val="24"/>
                <w:szCs w:val="24"/>
                <w:lang w:val="en-US"/>
              </w:rPr>
            </w:pPr>
            <w:r w:rsidRPr="00BC201E">
              <w:rPr>
                <w:rFonts w:ascii="Times New Roman" w:hAnsi="Times New Roman" w:cs="Times New Roman"/>
                <w:noProof/>
                <w:color w:val="000000" w:themeColor="text1"/>
                <w:sz w:val="24"/>
                <w:szCs w:val="24"/>
                <w:lang w:val="en-US"/>
              </w:rPr>
              <w:t>Berhasil</w:t>
            </w:r>
          </w:p>
        </w:tc>
      </w:tr>
      <w:tr w:rsidR="00BC201E" w:rsidRPr="00BC201E" w14:paraId="30C92652" w14:textId="77777777" w:rsidTr="0078398E">
        <w:trPr>
          <w:trHeight w:val="876"/>
        </w:trPr>
        <w:tc>
          <w:tcPr>
            <w:tcW w:w="715" w:type="dxa"/>
          </w:tcPr>
          <w:p w14:paraId="53344FE0" w14:textId="59535033" w:rsidR="0078398E" w:rsidRPr="00BC201E" w:rsidRDefault="0078398E" w:rsidP="00192A27">
            <w:pPr>
              <w:rPr>
                <w:rFonts w:ascii="Times New Roman" w:hAnsi="Times New Roman" w:cs="Times New Roman"/>
                <w:noProof/>
                <w:color w:val="000000" w:themeColor="text1"/>
                <w:sz w:val="24"/>
                <w:szCs w:val="24"/>
                <w:lang w:val="en-US"/>
              </w:rPr>
            </w:pPr>
            <w:r w:rsidRPr="00BC201E">
              <w:rPr>
                <w:rFonts w:ascii="Times New Roman" w:hAnsi="Times New Roman" w:cs="Times New Roman"/>
                <w:noProof/>
                <w:color w:val="000000" w:themeColor="text1"/>
                <w:sz w:val="24"/>
                <w:szCs w:val="24"/>
                <w:lang w:val="en-US"/>
              </w:rPr>
              <w:t>9.</w:t>
            </w:r>
          </w:p>
        </w:tc>
        <w:tc>
          <w:tcPr>
            <w:tcW w:w="1817" w:type="dxa"/>
          </w:tcPr>
          <w:p w14:paraId="18E9153A" w14:textId="51883A09" w:rsidR="0078398E" w:rsidRPr="00BC201E" w:rsidRDefault="0078398E" w:rsidP="00192A27">
            <w:pPr>
              <w:rPr>
                <w:rFonts w:ascii="Times New Roman" w:hAnsi="Times New Roman" w:cs="Times New Roman"/>
                <w:color w:val="000000" w:themeColor="text1"/>
                <w:sz w:val="24"/>
                <w:szCs w:val="24"/>
              </w:rPr>
            </w:pPr>
            <w:r w:rsidRPr="00BC201E">
              <w:rPr>
                <w:rFonts w:ascii="Times New Roman" w:hAnsi="Times New Roman" w:cs="Times New Roman"/>
                <w:color w:val="000000" w:themeColor="text1"/>
                <w:sz w:val="24"/>
                <w:szCs w:val="24"/>
              </w:rPr>
              <w:t>Mengubah status progres dan memberi feedback</w:t>
            </w:r>
          </w:p>
        </w:tc>
        <w:tc>
          <w:tcPr>
            <w:tcW w:w="1816" w:type="dxa"/>
          </w:tcPr>
          <w:p w14:paraId="40E0052C" w14:textId="2DC5919B" w:rsidR="0078398E" w:rsidRPr="00BC201E" w:rsidRDefault="0078398E" w:rsidP="00192A27">
            <w:pPr>
              <w:rPr>
                <w:rFonts w:ascii="Times New Roman" w:hAnsi="Times New Roman" w:cs="Times New Roman"/>
                <w:color w:val="000000" w:themeColor="text1"/>
                <w:sz w:val="24"/>
                <w:szCs w:val="24"/>
              </w:rPr>
            </w:pPr>
            <w:r w:rsidRPr="00BC201E">
              <w:rPr>
                <w:rFonts w:ascii="Times New Roman" w:hAnsi="Times New Roman" w:cs="Times New Roman"/>
                <w:color w:val="000000" w:themeColor="text1"/>
                <w:sz w:val="24"/>
                <w:szCs w:val="24"/>
              </w:rPr>
              <w:t>Memilih tindakan (mulai kerjakan, selesai, tolak), mengisi keterangan, unggah foto bukti</w:t>
            </w:r>
          </w:p>
        </w:tc>
        <w:tc>
          <w:tcPr>
            <w:tcW w:w="2253" w:type="dxa"/>
          </w:tcPr>
          <w:tbl>
            <w:tblPr>
              <w:tblW w:w="2007"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1926"/>
              <w:gridCol w:w="81"/>
            </w:tblGrid>
            <w:tr w:rsidR="0078398E" w:rsidRPr="00BC201E" w14:paraId="0838F296" w14:textId="77777777" w:rsidTr="0078398E">
              <w:trPr>
                <w:trHeight w:val="1288"/>
                <w:tblCellSpacing w:w="15" w:type="dxa"/>
              </w:trPr>
              <w:tc>
                <w:tcPr>
                  <w:tcW w:w="0" w:type="auto"/>
                  <w:vAlign w:val="center"/>
                  <w:hideMark/>
                </w:tcPr>
                <w:p w14:paraId="71515721" w14:textId="77777777" w:rsidR="0078398E" w:rsidRPr="00BC201E" w:rsidRDefault="0078398E" w:rsidP="0078398E">
                  <w:pPr>
                    <w:spacing w:after="0" w:line="240" w:lineRule="auto"/>
                    <w:rPr>
                      <w:rFonts w:ascii="Times New Roman" w:eastAsia="Times New Roman" w:hAnsi="Times New Roman" w:cs="Times New Roman"/>
                      <w:color w:val="000000" w:themeColor="text1"/>
                      <w:sz w:val="24"/>
                      <w:szCs w:val="24"/>
                      <w:lang w:val="en-ID" w:eastAsia="en-ID"/>
                    </w:rPr>
                  </w:pPr>
                  <w:r w:rsidRPr="00BC201E">
                    <w:rPr>
                      <w:rFonts w:ascii="Times New Roman" w:eastAsia="Times New Roman" w:hAnsi="Times New Roman" w:cs="Times New Roman"/>
                      <w:color w:val="000000" w:themeColor="text1"/>
                      <w:sz w:val="24"/>
                      <w:szCs w:val="24"/>
                      <w:lang w:val="en-ID" w:eastAsia="en-ID"/>
                    </w:rPr>
                    <w:t xml:space="preserve">Status </w:t>
                  </w:r>
                  <w:proofErr w:type="spellStart"/>
                  <w:r w:rsidRPr="00BC201E">
                    <w:rPr>
                      <w:rFonts w:ascii="Times New Roman" w:eastAsia="Times New Roman" w:hAnsi="Times New Roman" w:cs="Times New Roman"/>
                      <w:color w:val="000000" w:themeColor="text1"/>
                      <w:sz w:val="24"/>
                      <w:szCs w:val="24"/>
                      <w:lang w:val="en-ID" w:eastAsia="en-ID"/>
                    </w:rPr>
                    <w:t>berubah</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sesuai</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urutan</w:t>
                  </w:r>
                  <w:proofErr w:type="spellEnd"/>
                  <w:r w:rsidRPr="00BC201E">
                    <w:rPr>
                      <w:rFonts w:ascii="Times New Roman" w:eastAsia="Times New Roman" w:hAnsi="Times New Roman" w:cs="Times New Roman"/>
                      <w:color w:val="000000" w:themeColor="text1"/>
                      <w:sz w:val="24"/>
                      <w:szCs w:val="24"/>
                      <w:lang w:val="en-ID" w:eastAsia="en-ID"/>
                    </w:rPr>
                    <w:t xml:space="preserve"> dan </w:t>
                  </w:r>
                  <w:proofErr w:type="spellStart"/>
                  <w:r w:rsidRPr="00BC201E">
                    <w:rPr>
                      <w:rFonts w:ascii="Times New Roman" w:eastAsia="Times New Roman" w:hAnsi="Times New Roman" w:cs="Times New Roman"/>
                      <w:color w:val="000000" w:themeColor="text1"/>
                      <w:sz w:val="24"/>
                      <w:szCs w:val="24"/>
                      <w:lang w:val="en-ID" w:eastAsia="en-ID"/>
                    </w:rPr>
                    <w:t>tercatat</w:t>
                  </w:r>
                  <w:proofErr w:type="spellEnd"/>
                  <w:r w:rsidRPr="00BC201E">
                    <w:rPr>
                      <w:rFonts w:ascii="Times New Roman" w:eastAsia="Times New Roman" w:hAnsi="Times New Roman" w:cs="Times New Roman"/>
                      <w:color w:val="000000" w:themeColor="text1"/>
                      <w:sz w:val="24"/>
                      <w:szCs w:val="24"/>
                      <w:lang w:val="en-ID" w:eastAsia="en-ID"/>
                    </w:rPr>
                    <w:t xml:space="preserve"> di </w:t>
                  </w:r>
                  <w:proofErr w:type="spellStart"/>
                  <w:r w:rsidRPr="00BC201E">
                    <w:rPr>
                      <w:rFonts w:ascii="Times New Roman" w:eastAsia="Times New Roman" w:hAnsi="Times New Roman" w:cs="Times New Roman"/>
                      <w:color w:val="000000" w:themeColor="text1"/>
                      <w:sz w:val="24"/>
                      <w:szCs w:val="24"/>
                      <w:lang w:val="en-ID" w:eastAsia="en-ID"/>
                    </w:rPr>
                    <w:t>riwayat</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progres</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foto</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atau</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urutan</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tidak</w:t>
                  </w:r>
                  <w:proofErr w:type="spellEnd"/>
                  <w:r w:rsidRPr="00BC201E">
                    <w:rPr>
                      <w:rFonts w:ascii="Times New Roman" w:eastAsia="Times New Roman" w:hAnsi="Times New Roman" w:cs="Times New Roman"/>
                      <w:color w:val="000000" w:themeColor="text1"/>
                      <w:sz w:val="24"/>
                      <w:szCs w:val="24"/>
                      <w:lang w:val="en-ID" w:eastAsia="en-ID"/>
                    </w:rPr>
                    <w:t xml:space="preserve"> valid </w:t>
                  </w:r>
                  <w:proofErr w:type="spellStart"/>
                  <w:r w:rsidRPr="00BC201E">
                    <w:rPr>
                      <w:rFonts w:ascii="Times New Roman" w:eastAsia="Times New Roman" w:hAnsi="Times New Roman" w:cs="Times New Roman"/>
                      <w:color w:val="000000" w:themeColor="text1"/>
                      <w:sz w:val="24"/>
                      <w:szCs w:val="24"/>
                      <w:lang w:val="en-ID" w:eastAsia="en-ID"/>
                    </w:rPr>
                    <w:t>ditolak</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dengan</w:t>
                  </w:r>
                  <w:proofErr w:type="spellEnd"/>
                  <w:r w:rsidRPr="00BC201E">
                    <w:rPr>
                      <w:rFonts w:ascii="Times New Roman" w:eastAsia="Times New Roman" w:hAnsi="Times New Roman" w:cs="Times New Roman"/>
                      <w:color w:val="000000" w:themeColor="text1"/>
                      <w:sz w:val="24"/>
                      <w:szCs w:val="24"/>
                      <w:lang w:val="en-ID" w:eastAsia="en-ID"/>
                    </w:rPr>
                    <w:t xml:space="preserve"> </w:t>
                  </w:r>
                  <w:proofErr w:type="spellStart"/>
                  <w:r w:rsidRPr="00BC201E">
                    <w:rPr>
                      <w:rFonts w:ascii="Times New Roman" w:eastAsia="Times New Roman" w:hAnsi="Times New Roman" w:cs="Times New Roman"/>
                      <w:color w:val="000000" w:themeColor="text1"/>
                      <w:sz w:val="24"/>
                      <w:szCs w:val="24"/>
                      <w:lang w:val="en-ID" w:eastAsia="en-ID"/>
                    </w:rPr>
                    <w:t>pesan</w:t>
                  </w:r>
                  <w:proofErr w:type="spellEnd"/>
                </w:p>
              </w:tc>
              <w:tc>
                <w:tcPr>
                  <w:tcW w:w="0" w:type="auto"/>
                  <w:vAlign w:val="center"/>
                  <w:hideMark/>
                </w:tcPr>
                <w:p w14:paraId="588883E6" w14:textId="77777777" w:rsidR="0078398E" w:rsidRPr="00BC201E" w:rsidRDefault="0078398E" w:rsidP="0078398E">
                  <w:pPr>
                    <w:spacing w:after="0" w:line="240" w:lineRule="auto"/>
                    <w:rPr>
                      <w:rFonts w:ascii="Times New Roman" w:eastAsia="Times New Roman" w:hAnsi="Times New Roman" w:cs="Times New Roman"/>
                      <w:color w:val="000000" w:themeColor="text1"/>
                      <w:sz w:val="24"/>
                      <w:szCs w:val="24"/>
                      <w:lang w:val="en-ID" w:eastAsia="en-ID"/>
                    </w:rPr>
                  </w:pPr>
                </w:p>
              </w:tc>
            </w:tr>
          </w:tbl>
          <w:p w14:paraId="6D333E2D" w14:textId="77777777" w:rsidR="0078398E" w:rsidRPr="00BC201E" w:rsidRDefault="0078398E" w:rsidP="00192A27">
            <w:pPr>
              <w:rPr>
                <w:rFonts w:ascii="Times New Roman" w:hAnsi="Times New Roman" w:cs="Times New Roman"/>
                <w:color w:val="000000" w:themeColor="text1"/>
                <w:sz w:val="24"/>
                <w:szCs w:val="24"/>
              </w:rPr>
            </w:pPr>
          </w:p>
        </w:tc>
        <w:tc>
          <w:tcPr>
            <w:tcW w:w="1686" w:type="dxa"/>
          </w:tcPr>
          <w:p w14:paraId="61E53257" w14:textId="151FEAAB" w:rsidR="0078398E" w:rsidRPr="00BC201E" w:rsidRDefault="0078398E" w:rsidP="00192A27">
            <w:pPr>
              <w:rPr>
                <w:rFonts w:ascii="Times New Roman" w:hAnsi="Times New Roman" w:cs="Times New Roman"/>
                <w:noProof/>
                <w:color w:val="000000" w:themeColor="text1"/>
                <w:sz w:val="24"/>
                <w:szCs w:val="24"/>
                <w:lang w:val="en-US"/>
              </w:rPr>
            </w:pPr>
            <w:r w:rsidRPr="00BC201E">
              <w:rPr>
                <w:rFonts w:ascii="Times New Roman" w:hAnsi="Times New Roman" w:cs="Times New Roman"/>
                <w:noProof/>
                <w:color w:val="000000" w:themeColor="text1"/>
                <w:sz w:val="24"/>
                <w:szCs w:val="24"/>
                <w:lang w:val="en-US"/>
              </w:rPr>
              <w:t>Berhasil</w:t>
            </w:r>
          </w:p>
        </w:tc>
      </w:tr>
      <w:tr w:rsidR="00BC201E" w:rsidRPr="00BC201E" w14:paraId="1C4E903D" w14:textId="77777777" w:rsidTr="0078398E">
        <w:trPr>
          <w:trHeight w:val="876"/>
        </w:trPr>
        <w:tc>
          <w:tcPr>
            <w:tcW w:w="715" w:type="dxa"/>
          </w:tcPr>
          <w:p w14:paraId="3D852BA9" w14:textId="4E7B5DB5" w:rsidR="0078398E" w:rsidRPr="00BC201E" w:rsidRDefault="0078398E" w:rsidP="00192A27">
            <w:pPr>
              <w:rPr>
                <w:rFonts w:ascii="Times New Roman" w:hAnsi="Times New Roman" w:cs="Times New Roman"/>
                <w:noProof/>
                <w:color w:val="000000" w:themeColor="text1"/>
                <w:sz w:val="24"/>
                <w:szCs w:val="24"/>
                <w:lang w:val="en-US"/>
              </w:rPr>
            </w:pPr>
            <w:r w:rsidRPr="00BC201E">
              <w:rPr>
                <w:rFonts w:ascii="Times New Roman" w:hAnsi="Times New Roman" w:cs="Times New Roman"/>
                <w:noProof/>
                <w:color w:val="000000" w:themeColor="text1"/>
                <w:sz w:val="24"/>
                <w:szCs w:val="24"/>
                <w:lang w:val="en-US"/>
              </w:rPr>
              <w:lastRenderedPageBreak/>
              <w:t>10.</w:t>
            </w:r>
          </w:p>
        </w:tc>
        <w:tc>
          <w:tcPr>
            <w:tcW w:w="1817" w:type="dxa"/>
          </w:tcPr>
          <w:p w14:paraId="38E8B83A" w14:textId="26A780D3" w:rsidR="0078398E" w:rsidRPr="00BC201E" w:rsidRDefault="0078398E" w:rsidP="00192A27">
            <w:pPr>
              <w:rPr>
                <w:rFonts w:ascii="Times New Roman" w:hAnsi="Times New Roman" w:cs="Times New Roman"/>
                <w:color w:val="000000" w:themeColor="text1"/>
                <w:sz w:val="24"/>
                <w:szCs w:val="24"/>
              </w:rPr>
            </w:pPr>
            <w:r w:rsidRPr="00BC201E">
              <w:rPr>
                <w:rFonts w:ascii="Times New Roman" w:hAnsi="Times New Roman" w:cs="Times New Roman"/>
                <w:color w:val="000000" w:themeColor="text1"/>
                <w:sz w:val="24"/>
                <w:szCs w:val="24"/>
              </w:rPr>
              <w:t>Melihat histori aspirasi</w:t>
            </w:r>
          </w:p>
        </w:tc>
        <w:tc>
          <w:tcPr>
            <w:tcW w:w="1816" w:type="dxa"/>
          </w:tcPr>
          <w:p w14:paraId="52F06DFF" w14:textId="071F94C8" w:rsidR="0078398E" w:rsidRPr="00BC201E" w:rsidRDefault="0078398E" w:rsidP="00192A27">
            <w:pPr>
              <w:rPr>
                <w:rFonts w:ascii="Times New Roman" w:hAnsi="Times New Roman" w:cs="Times New Roman"/>
                <w:color w:val="000000" w:themeColor="text1"/>
                <w:sz w:val="24"/>
                <w:szCs w:val="24"/>
              </w:rPr>
            </w:pPr>
            <w:r w:rsidRPr="00BC201E">
              <w:rPr>
                <w:rFonts w:ascii="Times New Roman" w:hAnsi="Times New Roman" w:cs="Times New Roman"/>
                <w:color w:val="000000" w:themeColor="text1"/>
                <w:sz w:val="24"/>
                <w:szCs w:val="24"/>
              </w:rPr>
              <w:t>Membuka menu Histori</w:t>
            </w:r>
          </w:p>
        </w:tc>
        <w:tc>
          <w:tcPr>
            <w:tcW w:w="2253" w:type="dxa"/>
          </w:tcPr>
          <w:p w14:paraId="6CB8C32C" w14:textId="68A2841E" w:rsidR="0078398E" w:rsidRPr="00BC201E" w:rsidRDefault="0078398E" w:rsidP="00192A27">
            <w:pPr>
              <w:rPr>
                <w:rFonts w:ascii="Times New Roman" w:hAnsi="Times New Roman" w:cs="Times New Roman"/>
                <w:color w:val="000000" w:themeColor="text1"/>
                <w:sz w:val="24"/>
                <w:szCs w:val="24"/>
              </w:rPr>
            </w:pPr>
            <w:r w:rsidRPr="00BC201E">
              <w:rPr>
                <w:rFonts w:ascii="Times New Roman" w:hAnsi="Times New Roman" w:cs="Times New Roman"/>
                <w:color w:val="000000" w:themeColor="text1"/>
                <w:sz w:val="24"/>
                <w:szCs w:val="24"/>
              </w:rPr>
              <w:t>Tabel histori tampil, atau pesan data belum ada jika kosong</w:t>
            </w:r>
          </w:p>
        </w:tc>
        <w:tc>
          <w:tcPr>
            <w:tcW w:w="1686" w:type="dxa"/>
          </w:tcPr>
          <w:p w14:paraId="072472A3" w14:textId="05657069" w:rsidR="0078398E" w:rsidRPr="00BC201E" w:rsidRDefault="0078398E" w:rsidP="00BC201E">
            <w:pPr>
              <w:keepNext/>
              <w:rPr>
                <w:rFonts w:ascii="Times New Roman" w:hAnsi="Times New Roman" w:cs="Times New Roman"/>
                <w:noProof/>
                <w:color w:val="000000" w:themeColor="text1"/>
                <w:sz w:val="24"/>
                <w:szCs w:val="24"/>
                <w:lang w:val="en-US"/>
              </w:rPr>
            </w:pPr>
            <w:r w:rsidRPr="00BC201E">
              <w:rPr>
                <w:rFonts w:ascii="Times New Roman" w:hAnsi="Times New Roman" w:cs="Times New Roman"/>
                <w:noProof/>
                <w:color w:val="000000" w:themeColor="text1"/>
                <w:sz w:val="24"/>
                <w:szCs w:val="24"/>
                <w:lang w:val="en-US"/>
              </w:rPr>
              <w:t>Berhasil</w:t>
            </w:r>
          </w:p>
        </w:tc>
      </w:tr>
    </w:tbl>
    <w:p w14:paraId="5D2DA7AF" w14:textId="57C9D1FC" w:rsidR="0078398E" w:rsidRPr="00BC201E" w:rsidRDefault="00BC201E" w:rsidP="00B748BF">
      <w:pPr>
        <w:pStyle w:val="Caption"/>
        <w:jc w:val="center"/>
        <w:rPr>
          <w:rFonts w:ascii="Times New Roman" w:hAnsi="Times New Roman" w:cs="Times New Roman"/>
          <w:b/>
          <w:bCs/>
          <w:noProof/>
          <w:color w:val="000000" w:themeColor="text1"/>
          <w:sz w:val="36"/>
          <w:szCs w:val="36"/>
        </w:rPr>
      </w:pPr>
      <w:bookmarkStart w:id="152" w:name="_Toc243681253"/>
      <w:r w:rsidRPr="00BC201E">
        <w:rPr>
          <w:rFonts w:ascii="Times New Roman" w:hAnsi="Times New Roman" w:cs="Times New Roman"/>
          <w:color w:val="000000" w:themeColor="text1"/>
          <w:sz w:val="24"/>
          <w:szCs w:val="24"/>
        </w:rPr>
        <w:t xml:space="preserve">Tabel 3. </w:t>
      </w:r>
      <w:r w:rsidRPr="00BC201E">
        <w:rPr>
          <w:rFonts w:ascii="Times New Roman" w:hAnsi="Times New Roman" w:cs="Times New Roman"/>
          <w:color w:val="000000" w:themeColor="text1"/>
          <w:sz w:val="24"/>
          <w:szCs w:val="24"/>
        </w:rPr>
        <w:fldChar w:fldCharType="begin"/>
      </w:r>
      <w:r w:rsidRPr="00BC201E">
        <w:rPr>
          <w:rFonts w:ascii="Times New Roman" w:hAnsi="Times New Roman" w:cs="Times New Roman"/>
          <w:color w:val="000000" w:themeColor="text1"/>
          <w:sz w:val="24"/>
          <w:szCs w:val="24"/>
        </w:rPr>
        <w:instrText xml:space="preserve"> SEQ Tabel_3. \* ARABIC </w:instrText>
      </w:r>
      <w:r w:rsidRPr="00BC201E">
        <w:rPr>
          <w:rFonts w:ascii="Times New Roman" w:hAnsi="Times New Roman" w:cs="Times New Roman"/>
          <w:color w:val="000000" w:themeColor="text1"/>
          <w:sz w:val="24"/>
          <w:szCs w:val="24"/>
        </w:rPr>
        <w:fldChar w:fldCharType="separate"/>
      </w:r>
      <w:r w:rsidR="00B748BF">
        <w:rPr>
          <w:rFonts w:ascii="Times New Roman" w:hAnsi="Times New Roman" w:cs="Times New Roman"/>
          <w:noProof/>
          <w:color w:val="000000" w:themeColor="text1"/>
          <w:sz w:val="24"/>
          <w:szCs w:val="24"/>
        </w:rPr>
        <w:t>2</w:t>
      </w:r>
      <w:r w:rsidRPr="00BC201E">
        <w:rPr>
          <w:rFonts w:ascii="Times New Roman" w:hAnsi="Times New Roman" w:cs="Times New Roman"/>
          <w:color w:val="000000" w:themeColor="text1"/>
          <w:sz w:val="24"/>
          <w:szCs w:val="24"/>
        </w:rPr>
        <w:fldChar w:fldCharType="end"/>
      </w:r>
      <w:r w:rsidRPr="00BC201E">
        <w:rPr>
          <w:rFonts w:ascii="Times New Roman" w:hAnsi="Times New Roman" w:cs="Times New Roman"/>
          <w:color w:val="000000" w:themeColor="text1"/>
          <w:sz w:val="24"/>
          <w:szCs w:val="24"/>
          <w:lang w:val="en-US"/>
        </w:rPr>
        <w:t xml:space="preserve"> </w:t>
      </w:r>
      <w:proofErr w:type="spellStart"/>
      <w:r w:rsidR="00B748BF">
        <w:rPr>
          <w:rFonts w:ascii="Times New Roman" w:hAnsi="Times New Roman" w:cs="Times New Roman"/>
          <w:color w:val="000000" w:themeColor="text1"/>
          <w:sz w:val="24"/>
          <w:szCs w:val="24"/>
          <w:lang w:val="en-US"/>
        </w:rPr>
        <w:t>Pengujian</w:t>
      </w:r>
      <w:proofErr w:type="spellEnd"/>
      <w:r w:rsidR="00B748BF">
        <w:rPr>
          <w:rFonts w:ascii="Times New Roman" w:hAnsi="Times New Roman" w:cs="Times New Roman"/>
          <w:color w:val="000000" w:themeColor="text1"/>
          <w:sz w:val="24"/>
          <w:szCs w:val="24"/>
          <w:lang w:val="en-US"/>
        </w:rPr>
        <w:t xml:space="preserve"> </w:t>
      </w:r>
      <w:proofErr w:type="spellStart"/>
      <w:r w:rsidRPr="00BC201E">
        <w:rPr>
          <w:rFonts w:ascii="Times New Roman" w:hAnsi="Times New Roman" w:cs="Times New Roman"/>
          <w:color w:val="000000" w:themeColor="text1"/>
          <w:sz w:val="24"/>
          <w:szCs w:val="24"/>
          <w:lang w:val="en-US"/>
        </w:rPr>
        <w:t>Fungsi</w:t>
      </w:r>
      <w:proofErr w:type="spellEnd"/>
      <w:r w:rsidRPr="00BC201E">
        <w:rPr>
          <w:rFonts w:ascii="Times New Roman" w:hAnsi="Times New Roman" w:cs="Times New Roman"/>
          <w:color w:val="000000" w:themeColor="text1"/>
          <w:sz w:val="24"/>
          <w:szCs w:val="24"/>
          <w:lang w:val="en-US"/>
        </w:rPr>
        <w:t xml:space="preserve"> admin</w:t>
      </w:r>
      <w:bookmarkEnd w:id="152"/>
    </w:p>
    <w:p w14:paraId="6A168FE8" w14:textId="77777777" w:rsidR="00BC201E" w:rsidRPr="00BC201E" w:rsidRDefault="00BC201E" w:rsidP="00E84A68">
      <w:pPr>
        <w:jc w:val="center"/>
        <w:rPr>
          <w:rFonts w:ascii="Times New Roman" w:hAnsi="Times New Roman" w:cs="Times New Roman"/>
          <w:b/>
          <w:bCs/>
          <w:noProof/>
          <w:color w:val="000000" w:themeColor="text1"/>
          <w:sz w:val="24"/>
          <w:szCs w:val="24"/>
        </w:rPr>
      </w:pPr>
    </w:p>
    <w:p w14:paraId="47D45651" w14:textId="016132D7" w:rsidR="0078398E" w:rsidRPr="00BC201E" w:rsidRDefault="00BC201E" w:rsidP="00BC201E">
      <w:pPr>
        <w:pStyle w:val="Heading3"/>
        <w:rPr>
          <w:rFonts w:ascii="Times New Roman" w:hAnsi="Times New Roman" w:cs="Times New Roman"/>
          <w:b/>
          <w:bCs/>
          <w:noProof/>
          <w:color w:val="000000" w:themeColor="text1"/>
          <w:lang w:val="en-US"/>
        </w:rPr>
      </w:pPr>
      <w:bookmarkStart w:id="153" w:name="_Toc243680921"/>
      <w:r w:rsidRPr="00BC201E">
        <w:rPr>
          <w:rFonts w:ascii="Times New Roman" w:hAnsi="Times New Roman" w:cs="Times New Roman"/>
          <w:b/>
          <w:bCs/>
          <w:noProof/>
          <w:color w:val="000000" w:themeColor="text1"/>
          <w:lang w:val="en-US"/>
        </w:rPr>
        <w:t xml:space="preserve">3.3.3 </w:t>
      </w:r>
      <w:r w:rsidR="00864C86" w:rsidRPr="00BC201E">
        <w:rPr>
          <w:rFonts w:ascii="Times New Roman" w:hAnsi="Times New Roman" w:cs="Times New Roman"/>
          <w:b/>
          <w:bCs/>
          <w:noProof/>
          <w:color w:val="000000" w:themeColor="text1"/>
          <w:lang w:val="en-US"/>
        </w:rPr>
        <w:t>P</w:t>
      </w:r>
      <w:r w:rsidR="0078398E" w:rsidRPr="00BC201E">
        <w:rPr>
          <w:rFonts w:ascii="Times New Roman" w:hAnsi="Times New Roman" w:cs="Times New Roman"/>
          <w:b/>
          <w:bCs/>
          <w:noProof/>
          <w:color w:val="000000" w:themeColor="text1"/>
          <w:lang w:val="en-US"/>
        </w:rPr>
        <w:t>engujian fungsi siswa</w:t>
      </w:r>
      <w:bookmarkEnd w:id="153"/>
    </w:p>
    <w:tbl>
      <w:tblPr>
        <w:tblStyle w:val="TableGrid"/>
        <w:tblW w:w="0" w:type="auto"/>
        <w:tblLook w:val="04A0" w:firstRow="1" w:lastRow="0" w:firstColumn="1" w:lastColumn="0" w:noHBand="0" w:noVBand="1"/>
      </w:tblPr>
      <w:tblGrid>
        <w:gridCol w:w="715"/>
        <w:gridCol w:w="1817"/>
        <w:gridCol w:w="2037"/>
        <w:gridCol w:w="2253"/>
        <w:gridCol w:w="1686"/>
      </w:tblGrid>
      <w:tr w:rsidR="00BC201E" w:rsidRPr="00BC201E" w14:paraId="352EAAA2" w14:textId="77777777" w:rsidTr="00192A27">
        <w:trPr>
          <w:trHeight w:val="498"/>
        </w:trPr>
        <w:tc>
          <w:tcPr>
            <w:tcW w:w="715" w:type="dxa"/>
          </w:tcPr>
          <w:p w14:paraId="03C9CEDB" w14:textId="77777777" w:rsidR="0078398E" w:rsidRPr="00BC201E" w:rsidRDefault="0078398E" w:rsidP="00192A27">
            <w:pPr>
              <w:rPr>
                <w:rFonts w:ascii="Times New Roman" w:hAnsi="Times New Roman" w:cs="Times New Roman"/>
                <w:b/>
                <w:bCs/>
                <w:noProof/>
                <w:color w:val="000000" w:themeColor="text1"/>
                <w:sz w:val="24"/>
                <w:szCs w:val="24"/>
                <w:lang w:val="en-US"/>
              </w:rPr>
            </w:pPr>
            <w:r w:rsidRPr="00BC201E">
              <w:rPr>
                <w:rFonts w:ascii="Times New Roman" w:hAnsi="Times New Roman" w:cs="Times New Roman"/>
                <w:b/>
                <w:bCs/>
                <w:noProof/>
                <w:color w:val="000000" w:themeColor="text1"/>
                <w:sz w:val="24"/>
                <w:szCs w:val="24"/>
                <w:lang w:val="en-US"/>
              </w:rPr>
              <w:t>No.</w:t>
            </w:r>
          </w:p>
        </w:tc>
        <w:tc>
          <w:tcPr>
            <w:tcW w:w="1817" w:type="dxa"/>
          </w:tcPr>
          <w:p w14:paraId="701163B9" w14:textId="77777777" w:rsidR="0078398E" w:rsidRPr="00BC201E" w:rsidRDefault="0078398E" w:rsidP="00192A27">
            <w:pPr>
              <w:rPr>
                <w:rFonts w:ascii="Times New Roman" w:hAnsi="Times New Roman" w:cs="Times New Roman"/>
                <w:b/>
                <w:bCs/>
                <w:noProof/>
                <w:color w:val="000000" w:themeColor="text1"/>
                <w:sz w:val="24"/>
                <w:szCs w:val="24"/>
                <w:lang w:val="en-US"/>
              </w:rPr>
            </w:pPr>
            <w:r w:rsidRPr="00BC201E">
              <w:rPr>
                <w:rFonts w:ascii="Times New Roman" w:hAnsi="Times New Roman" w:cs="Times New Roman"/>
                <w:b/>
                <w:bCs/>
                <w:noProof/>
                <w:color w:val="000000" w:themeColor="text1"/>
                <w:sz w:val="24"/>
                <w:szCs w:val="24"/>
                <w:lang w:val="en-US"/>
              </w:rPr>
              <w:t>Skenario pengujian</w:t>
            </w:r>
          </w:p>
        </w:tc>
        <w:tc>
          <w:tcPr>
            <w:tcW w:w="1816" w:type="dxa"/>
          </w:tcPr>
          <w:p w14:paraId="662BAAF0" w14:textId="77777777" w:rsidR="0078398E" w:rsidRPr="00BC201E" w:rsidRDefault="0078398E" w:rsidP="00192A27">
            <w:pPr>
              <w:rPr>
                <w:rFonts w:ascii="Times New Roman" w:hAnsi="Times New Roman" w:cs="Times New Roman"/>
                <w:b/>
                <w:bCs/>
                <w:noProof/>
                <w:color w:val="000000" w:themeColor="text1"/>
                <w:sz w:val="24"/>
                <w:szCs w:val="24"/>
                <w:lang w:val="en-US"/>
              </w:rPr>
            </w:pPr>
            <w:r w:rsidRPr="00BC201E">
              <w:rPr>
                <w:rFonts w:ascii="Times New Roman" w:hAnsi="Times New Roman" w:cs="Times New Roman"/>
                <w:b/>
                <w:bCs/>
                <w:noProof/>
                <w:color w:val="000000" w:themeColor="text1"/>
                <w:sz w:val="24"/>
                <w:szCs w:val="24"/>
                <w:lang w:val="en-US"/>
              </w:rPr>
              <w:t>Data masukan</w:t>
            </w:r>
          </w:p>
        </w:tc>
        <w:tc>
          <w:tcPr>
            <w:tcW w:w="2253" w:type="dxa"/>
          </w:tcPr>
          <w:p w14:paraId="3449A768" w14:textId="77777777" w:rsidR="0078398E" w:rsidRPr="00BC201E" w:rsidRDefault="0078398E" w:rsidP="00192A27">
            <w:pPr>
              <w:rPr>
                <w:rFonts w:ascii="Times New Roman" w:hAnsi="Times New Roman" w:cs="Times New Roman"/>
                <w:b/>
                <w:bCs/>
                <w:noProof/>
                <w:color w:val="000000" w:themeColor="text1"/>
                <w:sz w:val="24"/>
                <w:szCs w:val="24"/>
                <w:lang w:val="en-US"/>
              </w:rPr>
            </w:pPr>
            <w:r w:rsidRPr="00BC201E">
              <w:rPr>
                <w:rFonts w:ascii="Times New Roman" w:hAnsi="Times New Roman" w:cs="Times New Roman"/>
                <w:b/>
                <w:bCs/>
                <w:noProof/>
                <w:color w:val="000000" w:themeColor="text1"/>
                <w:sz w:val="24"/>
                <w:szCs w:val="24"/>
                <w:lang w:val="en-US"/>
              </w:rPr>
              <w:t>Hasil yang diharapkan</w:t>
            </w:r>
          </w:p>
        </w:tc>
        <w:tc>
          <w:tcPr>
            <w:tcW w:w="1686" w:type="dxa"/>
          </w:tcPr>
          <w:p w14:paraId="08A8220B" w14:textId="77777777" w:rsidR="0078398E" w:rsidRPr="00BC201E" w:rsidRDefault="0078398E" w:rsidP="00192A27">
            <w:pPr>
              <w:rPr>
                <w:rFonts w:ascii="Times New Roman" w:hAnsi="Times New Roman" w:cs="Times New Roman"/>
                <w:b/>
                <w:bCs/>
                <w:noProof/>
                <w:color w:val="000000" w:themeColor="text1"/>
                <w:sz w:val="24"/>
                <w:szCs w:val="24"/>
                <w:lang w:val="en-US"/>
              </w:rPr>
            </w:pPr>
            <w:r w:rsidRPr="00BC201E">
              <w:rPr>
                <w:rFonts w:ascii="Times New Roman" w:hAnsi="Times New Roman" w:cs="Times New Roman"/>
                <w:b/>
                <w:bCs/>
                <w:noProof/>
                <w:color w:val="000000" w:themeColor="text1"/>
                <w:sz w:val="24"/>
                <w:szCs w:val="24"/>
                <w:lang w:val="en-US"/>
              </w:rPr>
              <w:t xml:space="preserve">Hasil </w:t>
            </w:r>
          </w:p>
        </w:tc>
      </w:tr>
      <w:tr w:rsidR="00BC201E" w:rsidRPr="00BC201E" w14:paraId="40F3C522" w14:textId="77777777" w:rsidTr="00192A27">
        <w:trPr>
          <w:trHeight w:val="1131"/>
        </w:trPr>
        <w:tc>
          <w:tcPr>
            <w:tcW w:w="715" w:type="dxa"/>
          </w:tcPr>
          <w:p w14:paraId="5A54C9E3" w14:textId="77777777" w:rsidR="0078398E" w:rsidRPr="00BC201E" w:rsidRDefault="0078398E" w:rsidP="00192A27">
            <w:pPr>
              <w:rPr>
                <w:rFonts w:ascii="Times New Roman" w:hAnsi="Times New Roman" w:cs="Times New Roman"/>
                <w:noProof/>
                <w:color w:val="000000" w:themeColor="text1"/>
                <w:sz w:val="24"/>
                <w:szCs w:val="24"/>
                <w:lang w:val="en-US"/>
              </w:rPr>
            </w:pPr>
            <w:r w:rsidRPr="00BC201E">
              <w:rPr>
                <w:rFonts w:ascii="Times New Roman" w:hAnsi="Times New Roman" w:cs="Times New Roman"/>
                <w:noProof/>
                <w:color w:val="000000" w:themeColor="text1"/>
                <w:sz w:val="24"/>
                <w:szCs w:val="24"/>
                <w:lang w:val="en-US"/>
              </w:rPr>
              <w:t>1.</w:t>
            </w:r>
          </w:p>
        </w:tc>
        <w:tc>
          <w:tcPr>
            <w:tcW w:w="1817" w:type="dxa"/>
          </w:tcPr>
          <w:p w14:paraId="01D1FCC9" w14:textId="449D9AF1" w:rsidR="0078398E" w:rsidRPr="00BC201E" w:rsidRDefault="00864C86" w:rsidP="00192A27">
            <w:pPr>
              <w:rPr>
                <w:rFonts w:ascii="Times New Roman" w:hAnsi="Times New Roman" w:cs="Times New Roman"/>
                <w:noProof/>
                <w:color w:val="000000" w:themeColor="text1"/>
                <w:sz w:val="24"/>
                <w:szCs w:val="24"/>
                <w:lang w:val="en-US"/>
              </w:rPr>
            </w:pPr>
            <w:r w:rsidRPr="00BC201E">
              <w:rPr>
                <w:rFonts w:ascii="Times New Roman" w:hAnsi="Times New Roman" w:cs="Times New Roman"/>
                <w:color w:val="000000" w:themeColor="text1"/>
                <w:sz w:val="24"/>
                <w:szCs w:val="24"/>
              </w:rPr>
              <w:t>Melihat dashboard</w:t>
            </w:r>
          </w:p>
        </w:tc>
        <w:tc>
          <w:tcPr>
            <w:tcW w:w="1816" w:type="dxa"/>
          </w:tcPr>
          <w:p w14:paraId="6FDB4D09" w14:textId="1F01524E" w:rsidR="0078398E" w:rsidRPr="00BC201E" w:rsidRDefault="00864C86" w:rsidP="00192A27">
            <w:pPr>
              <w:rPr>
                <w:rFonts w:ascii="Times New Roman" w:hAnsi="Times New Roman" w:cs="Times New Roman"/>
                <w:noProof/>
                <w:color w:val="000000" w:themeColor="text1"/>
                <w:sz w:val="24"/>
                <w:szCs w:val="24"/>
                <w:lang w:val="en-US"/>
              </w:rPr>
            </w:pPr>
            <w:r w:rsidRPr="00BC201E">
              <w:rPr>
                <w:rFonts w:ascii="Times New Roman" w:hAnsi="Times New Roman" w:cs="Times New Roman"/>
                <w:color w:val="000000" w:themeColor="text1"/>
                <w:sz w:val="24"/>
                <w:szCs w:val="24"/>
              </w:rPr>
              <w:t>Login sebagai siswa</w:t>
            </w:r>
          </w:p>
        </w:tc>
        <w:tc>
          <w:tcPr>
            <w:tcW w:w="2253" w:type="dxa"/>
          </w:tcPr>
          <w:p w14:paraId="4B273DF2" w14:textId="6FCBF9D5" w:rsidR="0078398E" w:rsidRPr="00BC201E" w:rsidRDefault="00864C86" w:rsidP="00192A27">
            <w:pPr>
              <w:rPr>
                <w:rFonts w:ascii="Times New Roman" w:hAnsi="Times New Roman" w:cs="Times New Roman"/>
                <w:noProof/>
                <w:color w:val="000000" w:themeColor="text1"/>
                <w:sz w:val="24"/>
                <w:szCs w:val="24"/>
                <w:lang w:val="en-US"/>
              </w:rPr>
            </w:pPr>
            <w:r w:rsidRPr="00BC201E">
              <w:rPr>
                <w:rFonts w:ascii="Times New Roman" w:hAnsi="Times New Roman" w:cs="Times New Roman"/>
                <w:color w:val="000000" w:themeColor="text1"/>
                <w:sz w:val="24"/>
                <w:szCs w:val="24"/>
              </w:rPr>
              <w:t>Tampil sapaan, identitas siswa, dan menu cepat</w:t>
            </w:r>
          </w:p>
        </w:tc>
        <w:tc>
          <w:tcPr>
            <w:tcW w:w="1686" w:type="dxa"/>
          </w:tcPr>
          <w:p w14:paraId="3B803811" w14:textId="77777777" w:rsidR="0078398E" w:rsidRPr="00BC201E" w:rsidRDefault="0078398E" w:rsidP="00192A27">
            <w:pPr>
              <w:rPr>
                <w:rFonts w:ascii="Times New Roman" w:hAnsi="Times New Roman" w:cs="Times New Roman"/>
                <w:noProof/>
                <w:color w:val="000000" w:themeColor="text1"/>
                <w:sz w:val="24"/>
                <w:szCs w:val="24"/>
                <w:lang w:val="en-US"/>
              </w:rPr>
            </w:pPr>
            <w:r w:rsidRPr="00BC201E">
              <w:rPr>
                <w:rFonts w:ascii="Times New Roman" w:hAnsi="Times New Roman" w:cs="Times New Roman"/>
                <w:noProof/>
                <w:color w:val="000000" w:themeColor="text1"/>
                <w:sz w:val="24"/>
                <w:szCs w:val="24"/>
                <w:lang w:val="en-US"/>
              </w:rPr>
              <w:t>Berhasil</w:t>
            </w:r>
          </w:p>
        </w:tc>
      </w:tr>
      <w:tr w:rsidR="00BC201E" w:rsidRPr="00BC201E" w14:paraId="66632B6D" w14:textId="77777777" w:rsidTr="00192A27">
        <w:trPr>
          <w:trHeight w:val="868"/>
        </w:trPr>
        <w:tc>
          <w:tcPr>
            <w:tcW w:w="715" w:type="dxa"/>
          </w:tcPr>
          <w:p w14:paraId="62DE84D6" w14:textId="77777777" w:rsidR="0078398E" w:rsidRPr="00BC201E" w:rsidRDefault="0078398E" w:rsidP="00192A27">
            <w:pPr>
              <w:rPr>
                <w:rFonts w:ascii="Times New Roman" w:hAnsi="Times New Roman" w:cs="Times New Roman"/>
                <w:noProof/>
                <w:color w:val="000000" w:themeColor="text1"/>
                <w:sz w:val="24"/>
                <w:szCs w:val="24"/>
                <w:lang w:val="en-US"/>
              </w:rPr>
            </w:pPr>
            <w:r w:rsidRPr="00BC201E">
              <w:rPr>
                <w:rFonts w:ascii="Times New Roman" w:hAnsi="Times New Roman" w:cs="Times New Roman"/>
                <w:noProof/>
                <w:color w:val="000000" w:themeColor="text1"/>
                <w:sz w:val="24"/>
                <w:szCs w:val="24"/>
                <w:lang w:val="en-US"/>
              </w:rPr>
              <w:t>2.</w:t>
            </w:r>
          </w:p>
        </w:tc>
        <w:tc>
          <w:tcPr>
            <w:tcW w:w="1817" w:type="dxa"/>
          </w:tcPr>
          <w:p w14:paraId="0D9AFDA1" w14:textId="2C24B674" w:rsidR="0078398E" w:rsidRPr="00BC201E" w:rsidRDefault="00864C86" w:rsidP="00192A27">
            <w:pPr>
              <w:rPr>
                <w:rFonts w:ascii="Times New Roman" w:hAnsi="Times New Roman" w:cs="Times New Roman"/>
                <w:noProof/>
                <w:color w:val="000000" w:themeColor="text1"/>
                <w:sz w:val="24"/>
                <w:szCs w:val="24"/>
                <w:lang w:val="en-US"/>
              </w:rPr>
            </w:pPr>
            <w:r w:rsidRPr="00BC201E">
              <w:rPr>
                <w:rFonts w:ascii="Times New Roman" w:hAnsi="Times New Roman" w:cs="Times New Roman"/>
                <w:color w:val="000000" w:themeColor="text1"/>
                <w:sz w:val="24"/>
                <w:szCs w:val="24"/>
              </w:rPr>
              <w:t>Membuat laporan dengan data valid</w:t>
            </w:r>
          </w:p>
        </w:tc>
        <w:tc>
          <w:tcPr>
            <w:tcW w:w="1816" w:type="dxa"/>
          </w:tcPr>
          <w:p w14:paraId="0E00D4F2" w14:textId="4C7AF3F9" w:rsidR="0078398E" w:rsidRPr="00BC201E" w:rsidRDefault="00864C86" w:rsidP="00192A27">
            <w:pPr>
              <w:rPr>
                <w:rFonts w:ascii="Times New Roman" w:hAnsi="Times New Roman" w:cs="Times New Roman"/>
                <w:noProof/>
                <w:color w:val="000000" w:themeColor="text1"/>
                <w:sz w:val="24"/>
                <w:szCs w:val="24"/>
                <w:lang w:val="en-US"/>
              </w:rPr>
            </w:pPr>
            <w:r w:rsidRPr="00BC201E">
              <w:rPr>
                <w:rFonts w:ascii="Times New Roman" w:hAnsi="Times New Roman" w:cs="Times New Roman"/>
                <w:color w:val="000000" w:themeColor="text1"/>
                <w:sz w:val="24"/>
                <w:szCs w:val="24"/>
              </w:rPr>
              <w:t>Judul, kategori, lokasi, isi, dan foto (JPG/PNG/WEBP, maks. 5 MB)</w:t>
            </w:r>
          </w:p>
        </w:tc>
        <w:tc>
          <w:tcPr>
            <w:tcW w:w="2253" w:type="dxa"/>
          </w:tcPr>
          <w:p w14:paraId="50F5F804" w14:textId="7FFE34A4" w:rsidR="0078398E" w:rsidRPr="00BC201E" w:rsidRDefault="00864C86" w:rsidP="00192A27">
            <w:pPr>
              <w:rPr>
                <w:rFonts w:ascii="Times New Roman" w:hAnsi="Times New Roman" w:cs="Times New Roman"/>
                <w:noProof/>
                <w:color w:val="000000" w:themeColor="text1"/>
                <w:sz w:val="24"/>
                <w:szCs w:val="24"/>
                <w:lang w:val="en-US"/>
              </w:rPr>
            </w:pPr>
            <w:r w:rsidRPr="00BC201E">
              <w:rPr>
                <w:rFonts w:ascii="Times New Roman" w:hAnsi="Times New Roman" w:cs="Times New Roman"/>
                <w:color w:val="000000" w:themeColor="text1"/>
                <w:sz w:val="24"/>
                <w:szCs w:val="24"/>
              </w:rPr>
              <w:t>Laporan tersimpan berstatus Menunggu dan siswa diarahkan ke Laporan Saya</w:t>
            </w:r>
          </w:p>
        </w:tc>
        <w:tc>
          <w:tcPr>
            <w:tcW w:w="1686" w:type="dxa"/>
          </w:tcPr>
          <w:p w14:paraId="0738A2D3" w14:textId="77777777" w:rsidR="0078398E" w:rsidRPr="00BC201E" w:rsidRDefault="0078398E" w:rsidP="00192A27">
            <w:pPr>
              <w:rPr>
                <w:rFonts w:ascii="Times New Roman" w:hAnsi="Times New Roman" w:cs="Times New Roman"/>
                <w:noProof/>
                <w:color w:val="000000" w:themeColor="text1"/>
                <w:sz w:val="24"/>
                <w:szCs w:val="24"/>
                <w:lang w:val="en-US"/>
              </w:rPr>
            </w:pPr>
            <w:r w:rsidRPr="00BC201E">
              <w:rPr>
                <w:rFonts w:ascii="Times New Roman" w:hAnsi="Times New Roman" w:cs="Times New Roman"/>
                <w:noProof/>
                <w:color w:val="000000" w:themeColor="text1"/>
                <w:sz w:val="24"/>
                <w:szCs w:val="24"/>
                <w:lang w:val="en-US"/>
              </w:rPr>
              <w:t>Berhasil</w:t>
            </w:r>
          </w:p>
          <w:p w14:paraId="22CB2550" w14:textId="77777777" w:rsidR="0078398E" w:rsidRPr="00BC201E" w:rsidRDefault="0078398E" w:rsidP="00192A27">
            <w:pPr>
              <w:rPr>
                <w:rFonts w:ascii="Times New Roman" w:hAnsi="Times New Roman" w:cs="Times New Roman"/>
                <w:noProof/>
                <w:color w:val="000000" w:themeColor="text1"/>
                <w:sz w:val="24"/>
                <w:szCs w:val="24"/>
                <w:lang w:val="en-US"/>
              </w:rPr>
            </w:pPr>
          </w:p>
        </w:tc>
      </w:tr>
      <w:tr w:rsidR="00BC201E" w:rsidRPr="00BC201E" w14:paraId="12268343" w14:textId="77777777" w:rsidTr="00192A27">
        <w:trPr>
          <w:trHeight w:val="1103"/>
        </w:trPr>
        <w:tc>
          <w:tcPr>
            <w:tcW w:w="715" w:type="dxa"/>
          </w:tcPr>
          <w:p w14:paraId="0585EBBD" w14:textId="77777777" w:rsidR="0078398E" w:rsidRPr="00BC201E" w:rsidRDefault="0078398E" w:rsidP="00192A27">
            <w:pPr>
              <w:rPr>
                <w:rFonts w:ascii="Times New Roman" w:hAnsi="Times New Roman" w:cs="Times New Roman"/>
                <w:noProof/>
                <w:color w:val="000000" w:themeColor="text1"/>
                <w:sz w:val="24"/>
                <w:szCs w:val="24"/>
                <w:lang w:val="en-US"/>
              </w:rPr>
            </w:pPr>
            <w:r w:rsidRPr="00BC201E">
              <w:rPr>
                <w:rFonts w:ascii="Times New Roman" w:hAnsi="Times New Roman" w:cs="Times New Roman"/>
                <w:noProof/>
                <w:color w:val="000000" w:themeColor="text1"/>
                <w:sz w:val="24"/>
                <w:szCs w:val="24"/>
                <w:lang w:val="en-US"/>
              </w:rPr>
              <w:t>3.</w:t>
            </w:r>
          </w:p>
        </w:tc>
        <w:tc>
          <w:tcPr>
            <w:tcW w:w="1817" w:type="dxa"/>
          </w:tcPr>
          <w:p w14:paraId="7DB15DCA" w14:textId="6A6ECAA9" w:rsidR="0078398E" w:rsidRPr="00BC201E" w:rsidRDefault="00864C86" w:rsidP="00192A27">
            <w:pPr>
              <w:rPr>
                <w:rFonts w:ascii="Times New Roman" w:hAnsi="Times New Roman" w:cs="Times New Roman"/>
                <w:noProof/>
                <w:color w:val="000000" w:themeColor="text1"/>
                <w:sz w:val="24"/>
                <w:szCs w:val="24"/>
                <w:lang w:val="en-US"/>
              </w:rPr>
            </w:pPr>
            <w:r w:rsidRPr="00BC201E">
              <w:rPr>
                <w:rFonts w:ascii="Times New Roman" w:hAnsi="Times New Roman" w:cs="Times New Roman"/>
                <w:color w:val="000000" w:themeColor="text1"/>
                <w:sz w:val="24"/>
                <w:szCs w:val="24"/>
              </w:rPr>
              <w:t>Membuat laporan dengan foto tidak valid</w:t>
            </w:r>
          </w:p>
        </w:tc>
        <w:tc>
          <w:tcPr>
            <w:tcW w:w="1816" w:type="dxa"/>
          </w:tcPr>
          <w:p w14:paraId="18680E10" w14:textId="325DD8E5" w:rsidR="0078398E" w:rsidRPr="00BC201E" w:rsidRDefault="00864C86" w:rsidP="00192A27">
            <w:pPr>
              <w:rPr>
                <w:rFonts w:ascii="Times New Roman" w:hAnsi="Times New Roman" w:cs="Times New Roman"/>
                <w:noProof/>
                <w:color w:val="000000" w:themeColor="text1"/>
                <w:sz w:val="24"/>
                <w:szCs w:val="24"/>
                <w:lang w:val="en-US"/>
              </w:rPr>
            </w:pPr>
            <w:r w:rsidRPr="00BC201E">
              <w:rPr>
                <w:rFonts w:ascii="Times New Roman" w:hAnsi="Times New Roman" w:cs="Times New Roman"/>
                <w:color w:val="000000" w:themeColor="text1"/>
                <w:sz w:val="24"/>
                <w:szCs w:val="24"/>
              </w:rPr>
              <w:t>Foto berformat salah atau lebih dari 5 MB</w:t>
            </w:r>
          </w:p>
        </w:tc>
        <w:tc>
          <w:tcPr>
            <w:tcW w:w="2253" w:type="dxa"/>
          </w:tcPr>
          <w:p w14:paraId="6AF04311" w14:textId="44D43623" w:rsidR="0078398E" w:rsidRPr="00BC201E" w:rsidRDefault="00864C86" w:rsidP="00192A27">
            <w:pPr>
              <w:rPr>
                <w:rFonts w:ascii="Times New Roman" w:hAnsi="Times New Roman" w:cs="Times New Roman"/>
                <w:noProof/>
                <w:color w:val="000000" w:themeColor="text1"/>
                <w:sz w:val="24"/>
                <w:szCs w:val="24"/>
              </w:rPr>
            </w:pPr>
            <w:r w:rsidRPr="00BC201E">
              <w:rPr>
                <w:rFonts w:ascii="Times New Roman" w:hAnsi="Times New Roman" w:cs="Times New Roman"/>
                <w:color w:val="000000" w:themeColor="text1"/>
                <w:sz w:val="24"/>
                <w:szCs w:val="24"/>
              </w:rPr>
              <w:t>Tampil pesan error dan laporan tidak tersimpan</w:t>
            </w:r>
          </w:p>
        </w:tc>
        <w:tc>
          <w:tcPr>
            <w:tcW w:w="1686" w:type="dxa"/>
          </w:tcPr>
          <w:p w14:paraId="1E49D96A" w14:textId="77777777" w:rsidR="0078398E" w:rsidRPr="00BC201E" w:rsidRDefault="0078398E" w:rsidP="00192A27">
            <w:pPr>
              <w:rPr>
                <w:rFonts w:ascii="Times New Roman" w:hAnsi="Times New Roman" w:cs="Times New Roman"/>
                <w:noProof/>
                <w:color w:val="000000" w:themeColor="text1"/>
                <w:sz w:val="24"/>
                <w:szCs w:val="24"/>
                <w:lang w:val="en-US"/>
              </w:rPr>
            </w:pPr>
            <w:r w:rsidRPr="00BC201E">
              <w:rPr>
                <w:rFonts w:ascii="Times New Roman" w:hAnsi="Times New Roman" w:cs="Times New Roman"/>
                <w:noProof/>
                <w:color w:val="000000" w:themeColor="text1"/>
                <w:sz w:val="24"/>
                <w:szCs w:val="24"/>
                <w:lang w:val="en-US"/>
              </w:rPr>
              <w:t>Berhasil</w:t>
            </w:r>
          </w:p>
        </w:tc>
      </w:tr>
      <w:tr w:rsidR="00BC201E" w:rsidRPr="00BC201E" w14:paraId="53AF6CE6" w14:textId="77777777" w:rsidTr="00192A27">
        <w:trPr>
          <w:trHeight w:val="771"/>
        </w:trPr>
        <w:tc>
          <w:tcPr>
            <w:tcW w:w="715" w:type="dxa"/>
          </w:tcPr>
          <w:p w14:paraId="6A866D51" w14:textId="77777777" w:rsidR="0078398E" w:rsidRPr="00BC201E" w:rsidRDefault="0078398E" w:rsidP="00192A27">
            <w:pPr>
              <w:rPr>
                <w:rFonts w:ascii="Times New Roman" w:hAnsi="Times New Roman" w:cs="Times New Roman"/>
                <w:noProof/>
                <w:color w:val="000000" w:themeColor="text1"/>
                <w:sz w:val="24"/>
                <w:szCs w:val="24"/>
                <w:lang w:val="en-US"/>
              </w:rPr>
            </w:pPr>
            <w:r w:rsidRPr="00BC201E">
              <w:rPr>
                <w:rFonts w:ascii="Times New Roman" w:hAnsi="Times New Roman" w:cs="Times New Roman"/>
                <w:noProof/>
                <w:color w:val="000000" w:themeColor="text1"/>
                <w:sz w:val="24"/>
                <w:szCs w:val="24"/>
                <w:lang w:val="en-US"/>
              </w:rPr>
              <w:t>4.</w:t>
            </w:r>
          </w:p>
        </w:tc>
        <w:tc>
          <w:tcPr>
            <w:tcW w:w="1817" w:type="dxa"/>
          </w:tcPr>
          <w:p w14:paraId="421C9D4F" w14:textId="03693958" w:rsidR="0078398E" w:rsidRPr="00BC201E" w:rsidRDefault="00864C86" w:rsidP="00192A27">
            <w:pPr>
              <w:rPr>
                <w:rFonts w:ascii="Times New Roman" w:hAnsi="Times New Roman" w:cs="Times New Roman"/>
                <w:noProof/>
                <w:color w:val="000000" w:themeColor="text1"/>
                <w:sz w:val="24"/>
                <w:szCs w:val="24"/>
              </w:rPr>
            </w:pPr>
            <w:r w:rsidRPr="00BC201E">
              <w:rPr>
                <w:rFonts w:ascii="Times New Roman" w:hAnsi="Times New Roman" w:cs="Times New Roman"/>
                <w:color w:val="000000" w:themeColor="text1"/>
                <w:sz w:val="24"/>
                <w:szCs w:val="24"/>
              </w:rPr>
              <w:t>Melihat daftar Laporan Saya</w:t>
            </w:r>
          </w:p>
        </w:tc>
        <w:tc>
          <w:tcPr>
            <w:tcW w:w="1816" w:type="dxa"/>
          </w:tcPr>
          <w:p w14:paraId="5ECBB437" w14:textId="3175090F" w:rsidR="0078398E" w:rsidRPr="00BC201E" w:rsidRDefault="00864C86" w:rsidP="00192A27">
            <w:pPr>
              <w:rPr>
                <w:rFonts w:ascii="Times New Roman" w:hAnsi="Times New Roman" w:cs="Times New Roman"/>
                <w:noProof/>
                <w:color w:val="000000" w:themeColor="text1"/>
                <w:sz w:val="24"/>
                <w:szCs w:val="24"/>
              </w:rPr>
            </w:pPr>
            <w:r w:rsidRPr="00BC201E">
              <w:rPr>
                <w:rFonts w:ascii="Times New Roman" w:hAnsi="Times New Roman" w:cs="Times New Roman"/>
                <w:color w:val="000000" w:themeColor="text1"/>
                <w:sz w:val="24"/>
                <w:szCs w:val="24"/>
              </w:rPr>
              <w:t>Membuka menu Laporan Saya</w:t>
            </w:r>
          </w:p>
        </w:tc>
        <w:tc>
          <w:tcPr>
            <w:tcW w:w="2253" w:type="dxa"/>
          </w:tcPr>
          <w:p w14:paraId="47CD9DFD" w14:textId="60F4024B" w:rsidR="0078398E" w:rsidRPr="00BC201E" w:rsidRDefault="00864C86" w:rsidP="00192A27">
            <w:pPr>
              <w:rPr>
                <w:rFonts w:ascii="Times New Roman" w:hAnsi="Times New Roman" w:cs="Times New Roman"/>
                <w:noProof/>
                <w:color w:val="000000" w:themeColor="text1"/>
                <w:sz w:val="24"/>
                <w:szCs w:val="24"/>
              </w:rPr>
            </w:pPr>
            <w:r w:rsidRPr="00BC201E">
              <w:rPr>
                <w:rFonts w:ascii="Times New Roman" w:hAnsi="Times New Roman" w:cs="Times New Roman"/>
                <w:color w:val="000000" w:themeColor="text1"/>
                <w:sz w:val="24"/>
                <w:szCs w:val="24"/>
              </w:rPr>
              <w:t>Laporan milik siswa tampil, atau pesan belum ada laporan jika kosong</w:t>
            </w:r>
          </w:p>
        </w:tc>
        <w:tc>
          <w:tcPr>
            <w:tcW w:w="1686" w:type="dxa"/>
          </w:tcPr>
          <w:p w14:paraId="3632BDFD" w14:textId="77777777" w:rsidR="0078398E" w:rsidRPr="00BC201E" w:rsidRDefault="0078398E" w:rsidP="00192A27">
            <w:pPr>
              <w:rPr>
                <w:rFonts w:ascii="Times New Roman" w:hAnsi="Times New Roman" w:cs="Times New Roman"/>
                <w:noProof/>
                <w:color w:val="000000" w:themeColor="text1"/>
                <w:sz w:val="24"/>
                <w:szCs w:val="24"/>
                <w:lang w:val="en-US"/>
              </w:rPr>
            </w:pPr>
            <w:r w:rsidRPr="00BC201E">
              <w:rPr>
                <w:rFonts w:ascii="Times New Roman" w:hAnsi="Times New Roman" w:cs="Times New Roman"/>
                <w:noProof/>
                <w:color w:val="000000" w:themeColor="text1"/>
                <w:sz w:val="24"/>
                <w:szCs w:val="24"/>
                <w:lang w:val="en-US"/>
              </w:rPr>
              <w:t>Berhasil</w:t>
            </w:r>
          </w:p>
        </w:tc>
      </w:tr>
      <w:tr w:rsidR="00BC201E" w:rsidRPr="00BC201E" w14:paraId="563A274E" w14:textId="77777777" w:rsidTr="00192A27">
        <w:trPr>
          <w:trHeight w:val="1105"/>
        </w:trPr>
        <w:tc>
          <w:tcPr>
            <w:tcW w:w="715" w:type="dxa"/>
          </w:tcPr>
          <w:p w14:paraId="0BF1932B" w14:textId="77777777" w:rsidR="0078398E" w:rsidRPr="00BC201E" w:rsidRDefault="0078398E" w:rsidP="00192A27">
            <w:pPr>
              <w:rPr>
                <w:rFonts w:ascii="Times New Roman" w:hAnsi="Times New Roman" w:cs="Times New Roman"/>
                <w:noProof/>
                <w:color w:val="000000" w:themeColor="text1"/>
                <w:sz w:val="24"/>
                <w:szCs w:val="24"/>
                <w:lang w:val="en-US"/>
              </w:rPr>
            </w:pPr>
            <w:r w:rsidRPr="00BC201E">
              <w:rPr>
                <w:rFonts w:ascii="Times New Roman" w:hAnsi="Times New Roman" w:cs="Times New Roman"/>
                <w:noProof/>
                <w:color w:val="000000" w:themeColor="text1"/>
                <w:sz w:val="24"/>
                <w:szCs w:val="24"/>
                <w:lang w:val="en-US"/>
              </w:rPr>
              <w:t>5.</w:t>
            </w:r>
          </w:p>
        </w:tc>
        <w:tc>
          <w:tcPr>
            <w:tcW w:w="1817" w:type="dxa"/>
          </w:tcPr>
          <w:p w14:paraId="4DA78368" w14:textId="190AAC5E" w:rsidR="0078398E" w:rsidRPr="00BC201E" w:rsidRDefault="00864C86" w:rsidP="00192A27">
            <w:pPr>
              <w:rPr>
                <w:rFonts w:ascii="Times New Roman" w:hAnsi="Times New Roman" w:cs="Times New Roman"/>
                <w:noProof/>
                <w:color w:val="000000" w:themeColor="text1"/>
                <w:sz w:val="24"/>
                <w:szCs w:val="24"/>
              </w:rPr>
            </w:pPr>
            <w:r w:rsidRPr="00BC201E">
              <w:rPr>
                <w:rFonts w:ascii="Times New Roman" w:hAnsi="Times New Roman" w:cs="Times New Roman"/>
                <w:color w:val="000000" w:themeColor="text1"/>
                <w:sz w:val="24"/>
                <w:szCs w:val="24"/>
              </w:rPr>
              <w:t>Melihat detail progres dan feedback</w:t>
            </w:r>
          </w:p>
        </w:tc>
        <w:tc>
          <w:tcPr>
            <w:tcW w:w="1816" w:type="dxa"/>
          </w:tcPr>
          <w:p w14:paraId="2E68FBC2" w14:textId="7AF2490D" w:rsidR="0078398E" w:rsidRPr="00BC201E" w:rsidRDefault="00864C86" w:rsidP="00192A27">
            <w:pPr>
              <w:rPr>
                <w:rFonts w:ascii="Times New Roman" w:hAnsi="Times New Roman" w:cs="Times New Roman"/>
                <w:noProof/>
                <w:color w:val="000000" w:themeColor="text1"/>
                <w:sz w:val="24"/>
                <w:szCs w:val="24"/>
              </w:rPr>
            </w:pPr>
            <w:r w:rsidRPr="00BC201E">
              <w:rPr>
                <w:rFonts w:ascii="Times New Roman" w:hAnsi="Times New Roman" w:cs="Times New Roman"/>
                <w:color w:val="000000" w:themeColor="text1"/>
                <w:sz w:val="24"/>
                <w:szCs w:val="24"/>
              </w:rPr>
              <w:t>Menekan aksi detail pada laporan</w:t>
            </w:r>
          </w:p>
        </w:tc>
        <w:tc>
          <w:tcPr>
            <w:tcW w:w="2253" w:type="dxa"/>
          </w:tcPr>
          <w:p w14:paraId="0C8F0630" w14:textId="0E8229E0" w:rsidR="0078398E" w:rsidRPr="00BC201E" w:rsidRDefault="00864C86" w:rsidP="00192A27">
            <w:pPr>
              <w:rPr>
                <w:rFonts w:ascii="Times New Roman" w:hAnsi="Times New Roman" w:cs="Times New Roman"/>
                <w:noProof/>
                <w:color w:val="000000" w:themeColor="text1"/>
                <w:sz w:val="24"/>
                <w:szCs w:val="24"/>
              </w:rPr>
            </w:pPr>
            <w:r w:rsidRPr="00BC201E">
              <w:rPr>
                <w:rFonts w:ascii="Times New Roman" w:hAnsi="Times New Roman" w:cs="Times New Roman"/>
                <w:color w:val="000000" w:themeColor="text1"/>
                <w:sz w:val="24"/>
                <w:szCs w:val="24"/>
              </w:rPr>
              <w:t>Tampil informasi laporan, status, riwayat progres, dan feedback admin</w:t>
            </w:r>
          </w:p>
        </w:tc>
        <w:tc>
          <w:tcPr>
            <w:tcW w:w="1686" w:type="dxa"/>
          </w:tcPr>
          <w:p w14:paraId="65ED2891" w14:textId="77777777" w:rsidR="0078398E" w:rsidRPr="00BC201E" w:rsidRDefault="0078398E" w:rsidP="00192A27">
            <w:pPr>
              <w:rPr>
                <w:rFonts w:ascii="Times New Roman" w:hAnsi="Times New Roman" w:cs="Times New Roman"/>
                <w:noProof/>
                <w:color w:val="000000" w:themeColor="text1"/>
                <w:sz w:val="24"/>
                <w:szCs w:val="24"/>
                <w:lang w:val="en-US"/>
              </w:rPr>
            </w:pPr>
            <w:r w:rsidRPr="00BC201E">
              <w:rPr>
                <w:rFonts w:ascii="Times New Roman" w:hAnsi="Times New Roman" w:cs="Times New Roman"/>
                <w:noProof/>
                <w:color w:val="000000" w:themeColor="text1"/>
                <w:sz w:val="24"/>
                <w:szCs w:val="24"/>
                <w:lang w:val="en-US"/>
              </w:rPr>
              <w:t>Berhasil</w:t>
            </w:r>
          </w:p>
        </w:tc>
      </w:tr>
      <w:tr w:rsidR="00BC201E" w:rsidRPr="00BC201E" w14:paraId="0AEE0741" w14:textId="77777777" w:rsidTr="00192A27">
        <w:trPr>
          <w:trHeight w:val="876"/>
        </w:trPr>
        <w:tc>
          <w:tcPr>
            <w:tcW w:w="715" w:type="dxa"/>
          </w:tcPr>
          <w:p w14:paraId="1002B301" w14:textId="77777777" w:rsidR="0078398E" w:rsidRPr="00BC201E" w:rsidRDefault="0078398E" w:rsidP="00192A27">
            <w:pPr>
              <w:rPr>
                <w:rFonts w:ascii="Times New Roman" w:hAnsi="Times New Roman" w:cs="Times New Roman"/>
                <w:noProof/>
                <w:color w:val="000000" w:themeColor="text1"/>
                <w:sz w:val="24"/>
                <w:szCs w:val="24"/>
                <w:lang w:val="en-US"/>
              </w:rPr>
            </w:pPr>
            <w:r w:rsidRPr="00BC201E">
              <w:rPr>
                <w:rFonts w:ascii="Times New Roman" w:hAnsi="Times New Roman" w:cs="Times New Roman"/>
                <w:noProof/>
                <w:color w:val="000000" w:themeColor="text1"/>
                <w:sz w:val="24"/>
                <w:szCs w:val="24"/>
                <w:lang w:val="en-US"/>
              </w:rPr>
              <w:t>6.</w:t>
            </w:r>
          </w:p>
        </w:tc>
        <w:tc>
          <w:tcPr>
            <w:tcW w:w="1817" w:type="dxa"/>
          </w:tcPr>
          <w:p w14:paraId="5299F4C5" w14:textId="623C6FD9" w:rsidR="0078398E" w:rsidRPr="00BC201E" w:rsidRDefault="00864C86" w:rsidP="00192A27">
            <w:pPr>
              <w:rPr>
                <w:rFonts w:ascii="Times New Roman" w:hAnsi="Times New Roman" w:cs="Times New Roman"/>
                <w:noProof/>
                <w:color w:val="000000" w:themeColor="text1"/>
                <w:sz w:val="24"/>
                <w:szCs w:val="24"/>
              </w:rPr>
            </w:pPr>
            <w:r w:rsidRPr="00BC201E">
              <w:rPr>
                <w:rFonts w:ascii="Times New Roman" w:hAnsi="Times New Roman" w:cs="Times New Roman"/>
                <w:color w:val="000000" w:themeColor="text1"/>
                <w:sz w:val="24"/>
                <w:szCs w:val="24"/>
              </w:rPr>
              <w:t>Melihat histori laporan</w:t>
            </w:r>
          </w:p>
        </w:tc>
        <w:tc>
          <w:tcPr>
            <w:tcW w:w="1816" w:type="dxa"/>
          </w:tcPr>
          <w:p w14:paraId="77500760" w14:textId="667A40D2" w:rsidR="0078398E" w:rsidRPr="00BC201E" w:rsidRDefault="00864C86" w:rsidP="00192A27">
            <w:pPr>
              <w:rPr>
                <w:rFonts w:ascii="Times New Roman" w:hAnsi="Times New Roman" w:cs="Times New Roman"/>
                <w:noProof/>
                <w:color w:val="000000" w:themeColor="text1"/>
                <w:sz w:val="24"/>
                <w:szCs w:val="24"/>
              </w:rPr>
            </w:pPr>
            <w:r w:rsidRPr="00BC201E">
              <w:rPr>
                <w:rFonts w:ascii="Times New Roman" w:hAnsi="Times New Roman" w:cs="Times New Roman"/>
                <w:color w:val="000000" w:themeColor="text1"/>
                <w:sz w:val="24"/>
                <w:szCs w:val="24"/>
              </w:rPr>
              <w:t>Membuka menu Histori</w:t>
            </w:r>
          </w:p>
        </w:tc>
        <w:tc>
          <w:tcPr>
            <w:tcW w:w="2253" w:type="dxa"/>
          </w:tcPr>
          <w:p w14:paraId="5437D799" w14:textId="4BF6503F" w:rsidR="0078398E" w:rsidRPr="00BC201E" w:rsidRDefault="00864C86" w:rsidP="00192A27">
            <w:pPr>
              <w:rPr>
                <w:rFonts w:ascii="Times New Roman" w:hAnsi="Times New Roman" w:cs="Times New Roman"/>
                <w:noProof/>
                <w:color w:val="000000" w:themeColor="text1"/>
                <w:sz w:val="24"/>
                <w:szCs w:val="24"/>
              </w:rPr>
            </w:pPr>
            <w:r w:rsidRPr="00BC201E">
              <w:rPr>
                <w:rFonts w:ascii="Times New Roman" w:hAnsi="Times New Roman" w:cs="Times New Roman"/>
                <w:color w:val="000000" w:themeColor="text1"/>
                <w:sz w:val="24"/>
                <w:szCs w:val="24"/>
              </w:rPr>
              <w:t>Tabel histori tampil, atau pesan histori kosong jika belum ada data</w:t>
            </w:r>
          </w:p>
        </w:tc>
        <w:tc>
          <w:tcPr>
            <w:tcW w:w="1686" w:type="dxa"/>
          </w:tcPr>
          <w:p w14:paraId="7D56EDCF" w14:textId="77777777" w:rsidR="0078398E" w:rsidRPr="00BC201E" w:rsidRDefault="0078398E" w:rsidP="00B748BF">
            <w:pPr>
              <w:keepNext/>
              <w:rPr>
                <w:rFonts w:ascii="Times New Roman" w:hAnsi="Times New Roman" w:cs="Times New Roman"/>
                <w:noProof/>
                <w:color w:val="000000" w:themeColor="text1"/>
                <w:sz w:val="24"/>
                <w:szCs w:val="24"/>
                <w:lang w:val="en-US"/>
              </w:rPr>
            </w:pPr>
            <w:r w:rsidRPr="00BC201E">
              <w:rPr>
                <w:rFonts w:ascii="Times New Roman" w:hAnsi="Times New Roman" w:cs="Times New Roman"/>
                <w:noProof/>
                <w:color w:val="000000" w:themeColor="text1"/>
                <w:sz w:val="24"/>
                <w:szCs w:val="24"/>
                <w:lang w:val="en-US"/>
              </w:rPr>
              <w:t>Berhasil</w:t>
            </w:r>
          </w:p>
        </w:tc>
      </w:tr>
    </w:tbl>
    <w:p w14:paraId="3AEA9E30" w14:textId="5E2D3874" w:rsidR="0078398E" w:rsidRPr="00B748BF" w:rsidRDefault="00B748BF" w:rsidP="00B748BF">
      <w:pPr>
        <w:pStyle w:val="Caption"/>
        <w:jc w:val="center"/>
        <w:rPr>
          <w:rFonts w:ascii="Times New Roman" w:hAnsi="Times New Roman" w:cs="Times New Roman"/>
          <w:b/>
          <w:bCs/>
          <w:noProof/>
          <w:color w:val="000000" w:themeColor="text1"/>
          <w:sz w:val="36"/>
          <w:szCs w:val="36"/>
        </w:rPr>
      </w:pPr>
      <w:bookmarkStart w:id="154" w:name="_Toc243681254"/>
      <w:r w:rsidRPr="00B748BF">
        <w:rPr>
          <w:rFonts w:ascii="Times New Roman" w:hAnsi="Times New Roman" w:cs="Times New Roman"/>
          <w:color w:val="000000" w:themeColor="text1"/>
          <w:sz w:val="24"/>
          <w:szCs w:val="24"/>
        </w:rPr>
        <w:t xml:space="preserve">Tabel 3. </w:t>
      </w:r>
      <w:r w:rsidRPr="00B748BF">
        <w:rPr>
          <w:rFonts w:ascii="Times New Roman" w:hAnsi="Times New Roman" w:cs="Times New Roman"/>
          <w:color w:val="000000" w:themeColor="text1"/>
          <w:sz w:val="24"/>
          <w:szCs w:val="24"/>
        </w:rPr>
        <w:fldChar w:fldCharType="begin"/>
      </w:r>
      <w:r w:rsidRPr="00B748BF">
        <w:rPr>
          <w:rFonts w:ascii="Times New Roman" w:hAnsi="Times New Roman" w:cs="Times New Roman"/>
          <w:color w:val="000000" w:themeColor="text1"/>
          <w:sz w:val="24"/>
          <w:szCs w:val="24"/>
        </w:rPr>
        <w:instrText xml:space="preserve"> SEQ Tabel_3. \* ARABIC </w:instrText>
      </w:r>
      <w:r w:rsidRPr="00B748BF">
        <w:rPr>
          <w:rFonts w:ascii="Times New Roman" w:hAnsi="Times New Roman" w:cs="Times New Roman"/>
          <w:color w:val="000000" w:themeColor="text1"/>
          <w:sz w:val="24"/>
          <w:szCs w:val="24"/>
        </w:rPr>
        <w:fldChar w:fldCharType="separate"/>
      </w:r>
      <w:r w:rsidRPr="00B748BF">
        <w:rPr>
          <w:rFonts w:ascii="Times New Roman" w:hAnsi="Times New Roman" w:cs="Times New Roman"/>
          <w:noProof/>
          <w:color w:val="000000" w:themeColor="text1"/>
          <w:sz w:val="24"/>
          <w:szCs w:val="24"/>
        </w:rPr>
        <w:t>3</w:t>
      </w:r>
      <w:r w:rsidRPr="00B748BF">
        <w:rPr>
          <w:rFonts w:ascii="Times New Roman" w:hAnsi="Times New Roman" w:cs="Times New Roman"/>
          <w:color w:val="000000" w:themeColor="text1"/>
          <w:sz w:val="24"/>
          <w:szCs w:val="24"/>
        </w:rPr>
        <w:fldChar w:fldCharType="end"/>
      </w:r>
      <w:r w:rsidRPr="00B748BF">
        <w:rPr>
          <w:rFonts w:ascii="Times New Roman" w:hAnsi="Times New Roman" w:cs="Times New Roman"/>
          <w:color w:val="000000" w:themeColor="text1"/>
          <w:sz w:val="24"/>
          <w:szCs w:val="24"/>
          <w:lang w:val="en-US"/>
        </w:rPr>
        <w:t xml:space="preserve"> </w:t>
      </w:r>
      <w:proofErr w:type="spellStart"/>
      <w:r w:rsidRPr="00B748BF">
        <w:rPr>
          <w:rFonts w:ascii="Times New Roman" w:hAnsi="Times New Roman" w:cs="Times New Roman"/>
          <w:color w:val="000000" w:themeColor="text1"/>
          <w:sz w:val="24"/>
          <w:szCs w:val="24"/>
          <w:lang w:val="en-US"/>
        </w:rPr>
        <w:t>Pengujian</w:t>
      </w:r>
      <w:proofErr w:type="spellEnd"/>
      <w:r w:rsidRPr="00B748BF">
        <w:rPr>
          <w:rFonts w:ascii="Times New Roman" w:hAnsi="Times New Roman" w:cs="Times New Roman"/>
          <w:color w:val="000000" w:themeColor="text1"/>
          <w:sz w:val="24"/>
          <w:szCs w:val="24"/>
          <w:lang w:val="en-US"/>
        </w:rPr>
        <w:t xml:space="preserve"> </w:t>
      </w:r>
      <w:proofErr w:type="spellStart"/>
      <w:r w:rsidRPr="00B748BF">
        <w:rPr>
          <w:rFonts w:ascii="Times New Roman" w:hAnsi="Times New Roman" w:cs="Times New Roman"/>
          <w:color w:val="000000" w:themeColor="text1"/>
          <w:sz w:val="24"/>
          <w:szCs w:val="24"/>
          <w:lang w:val="en-US"/>
        </w:rPr>
        <w:t>Fungsi</w:t>
      </w:r>
      <w:proofErr w:type="spellEnd"/>
      <w:r w:rsidRPr="00B748BF">
        <w:rPr>
          <w:rFonts w:ascii="Times New Roman" w:hAnsi="Times New Roman" w:cs="Times New Roman"/>
          <w:color w:val="000000" w:themeColor="text1"/>
          <w:sz w:val="24"/>
          <w:szCs w:val="24"/>
          <w:lang w:val="en-US"/>
        </w:rPr>
        <w:t xml:space="preserve"> </w:t>
      </w:r>
      <w:proofErr w:type="spellStart"/>
      <w:r w:rsidRPr="00B748BF">
        <w:rPr>
          <w:rFonts w:ascii="Times New Roman" w:hAnsi="Times New Roman" w:cs="Times New Roman"/>
          <w:color w:val="000000" w:themeColor="text1"/>
          <w:sz w:val="24"/>
          <w:szCs w:val="24"/>
          <w:lang w:val="en-US"/>
        </w:rPr>
        <w:t>siswa</w:t>
      </w:r>
      <w:bookmarkEnd w:id="154"/>
      <w:proofErr w:type="spellEnd"/>
    </w:p>
    <w:p w14:paraId="47B20D62" w14:textId="77777777" w:rsidR="0078398E" w:rsidRPr="00BC201E" w:rsidRDefault="0078398E" w:rsidP="00E84A68">
      <w:pPr>
        <w:jc w:val="center"/>
        <w:rPr>
          <w:rFonts w:ascii="Times New Roman" w:hAnsi="Times New Roman" w:cs="Times New Roman"/>
          <w:b/>
          <w:bCs/>
          <w:noProof/>
          <w:color w:val="000000" w:themeColor="text1"/>
          <w:sz w:val="24"/>
          <w:szCs w:val="24"/>
        </w:rPr>
      </w:pPr>
    </w:p>
    <w:p w14:paraId="7E99FB09" w14:textId="77777777" w:rsidR="0078398E" w:rsidRPr="00BC201E" w:rsidRDefault="0078398E" w:rsidP="00E84A68">
      <w:pPr>
        <w:jc w:val="center"/>
        <w:rPr>
          <w:rFonts w:ascii="Times New Roman" w:hAnsi="Times New Roman" w:cs="Times New Roman"/>
          <w:b/>
          <w:bCs/>
          <w:noProof/>
          <w:color w:val="000000" w:themeColor="text1"/>
          <w:sz w:val="24"/>
          <w:szCs w:val="24"/>
        </w:rPr>
      </w:pPr>
    </w:p>
    <w:p w14:paraId="68DA91A2" w14:textId="328D3E28" w:rsidR="0078398E" w:rsidRPr="00BC201E" w:rsidRDefault="0078398E" w:rsidP="00E84A68">
      <w:pPr>
        <w:jc w:val="center"/>
        <w:rPr>
          <w:rFonts w:ascii="Times New Roman" w:hAnsi="Times New Roman" w:cs="Times New Roman"/>
          <w:b/>
          <w:bCs/>
          <w:noProof/>
          <w:color w:val="000000" w:themeColor="text1"/>
          <w:sz w:val="24"/>
          <w:szCs w:val="24"/>
        </w:rPr>
      </w:pPr>
    </w:p>
    <w:p w14:paraId="6F965ED1" w14:textId="76C07368" w:rsidR="00864C86" w:rsidRPr="00BC201E" w:rsidRDefault="00864C86" w:rsidP="00E84A68">
      <w:pPr>
        <w:jc w:val="center"/>
        <w:rPr>
          <w:rFonts w:ascii="Times New Roman" w:hAnsi="Times New Roman" w:cs="Times New Roman"/>
          <w:b/>
          <w:bCs/>
          <w:noProof/>
          <w:color w:val="000000" w:themeColor="text1"/>
          <w:sz w:val="24"/>
          <w:szCs w:val="24"/>
        </w:rPr>
      </w:pPr>
    </w:p>
    <w:p w14:paraId="048FEFC4" w14:textId="2BF312D5" w:rsidR="00864C86" w:rsidRDefault="00864C86" w:rsidP="00B748BF">
      <w:pPr>
        <w:rPr>
          <w:rFonts w:ascii="Times New Roman" w:hAnsi="Times New Roman" w:cs="Times New Roman"/>
          <w:b/>
          <w:bCs/>
          <w:noProof/>
          <w:color w:val="000000" w:themeColor="text1"/>
          <w:sz w:val="24"/>
          <w:szCs w:val="24"/>
        </w:rPr>
      </w:pPr>
    </w:p>
    <w:p w14:paraId="2726525E" w14:textId="77777777" w:rsidR="00B748BF" w:rsidRDefault="00B748BF" w:rsidP="00B748BF">
      <w:pPr>
        <w:rPr>
          <w:rFonts w:ascii="Times New Roman" w:hAnsi="Times New Roman" w:cs="Times New Roman"/>
          <w:b/>
          <w:bCs/>
          <w:noProof/>
          <w:sz w:val="32"/>
          <w:szCs w:val="32"/>
        </w:rPr>
      </w:pPr>
    </w:p>
    <w:p w14:paraId="35C6EE23" w14:textId="77777777" w:rsidR="00BC201E" w:rsidRPr="00A67B42" w:rsidRDefault="00BC201E" w:rsidP="00E84A68">
      <w:pPr>
        <w:jc w:val="center"/>
        <w:rPr>
          <w:rFonts w:ascii="Times New Roman" w:hAnsi="Times New Roman" w:cs="Times New Roman"/>
          <w:b/>
          <w:bCs/>
          <w:noProof/>
          <w:sz w:val="32"/>
          <w:szCs w:val="32"/>
        </w:rPr>
      </w:pPr>
    </w:p>
    <w:p w14:paraId="4D2DB2C6" w14:textId="74407BCE" w:rsidR="00E84A68" w:rsidRPr="00B748BF" w:rsidRDefault="00E84A68" w:rsidP="00B748BF">
      <w:pPr>
        <w:pStyle w:val="Heading1"/>
        <w:jc w:val="center"/>
        <w:rPr>
          <w:rFonts w:ascii="Times New Roman" w:hAnsi="Times New Roman" w:cs="Times New Roman"/>
          <w:b/>
          <w:bCs/>
          <w:noProof/>
          <w:color w:val="000000" w:themeColor="text1"/>
          <w:lang w:val="en-US"/>
        </w:rPr>
      </w:pPr>
      <w:bookmarkStart w:id="155" w:name="_Toc243680922"/>
      <w:r w:rsidRPr="00B748BF">
        <w:rPr>
          <w:rFonts w:ascii="Times New Roman" w:hAnsi="Times New Roman" w:cs="Times New Roman"/>
          <w:b/>
          <w:bCs/>
          <w:noProof/>
          <w:color w:val="000000" w:themeColor="text1"/>
        </w:rPr>
        <w:lastRenderedPageBreak/>
        <w:t>BAB IV</w:t>
      </w:r>
      <w:bookmarkEnd w:id="155"/>
    </w:p>
    <w:p w14:paraId="3D81F362" w14:textId="25BA7741" w:rsidR="00E84A68" w:rsidRPr="00A67B42" w:rsidRDefault="00E84A68" w:rsidP="00B748BF">
      <w:pPr>
        <w:pStyle w:val="Heading1"/>
        <w:jc w:val="center"/>
        <w:rPr>
          <w:noProof/>
        </w:rPr>
      </w:pPr>
      <w:bookmarkStart w:id="156" w:name="_Toc243680923"/>
      <w:r w:rsidRPr="00B748BF">
        <w:rPr>
          <w:rFonts w:ascii="Times New Roman" w:hAnsi="Times New Roman" w:cs="Times New Roman"/>
          <w:b/>
          <w:bCs/>
          <w:noProof/>
          <w:color w:val="000000" w:themeColor="text1"/>
        </w:rPr>
        <w:t>DOKUMENTASI PENGGUNAAN</w:t>
      </w:r>
      <w:bookmarkEnd w:id="156"/>
    </w:p>
    <w:p w14:paraId="23CEF4E5" w14:textId="77777777" w:rsidR="00864C86" w:rsidRPr="00864C86" w:rsidRDefault="00864C86" w:rsidP="00864C86">
      <w:pPr>
        <w:spacing w:before="100" w:beforeAutospacing="1" w:after="100" w:afterAutospacing="1" w:line="240" w:lineRule="auto"/>
        <w:rPr>
          <w:rFonts w:ascii="Times New Roman" w:eastAsia="Times New Roman" w:hAnsi="Times New Roman" w:cs="Times New Roman"/>
          <w:sz w:val="24"/>
          <w:szCs w:val="24"/>
          <w:lang w:val="en-ID" w:eastAsia="en-ID"/>
        </w:rPr>
      </w:pPr>
      <w:r w:rsidRPr="00864C86">
        <w:rPr>
          <w:rFonts w:ascii="Times New Roman" w:eastAsia="Times New Roman" w:hAnsi="Times New Roman" w:cs="Times New Roman"/>
          <w:sz w:val="24"/>
          <w:szCs w:val="24"/>
          <w:lang w:val="en-ID" w:eastAsia="en-ID"/>
        </w:rPr>
        <w:t xml:space="preserve">Bab </w:t>
      </w:r>
      <w:proofErr w:type="spellStart"/>
      <w:r w:rsidRPr="00864C86">
        <w:rPr>
          <w:rFonts w:ascii="Times New Roman" w:eastAsia="Times New Roman" w:hAnsi="Times New Roman" w:cs="Times New Roman"/>
          <w:sz w:val="24"/>
          <w:szCs w:val="24"/>
          <w:lang w:val="en-ID" w:eastAsia="en-ID"/>
        </w:rPr>
        <w:t>ini</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menjelaskan</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cara</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menggunakan</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Sistem</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Pengaduan</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Sarana</w:t>
      </w:r>
      <w:proofErr w:type="spellEnd"/>
      <w:r w:rsidRPr="00864C86">
        <w:rPr>
          <w:rFonts w:ascii="Times New Roman" w:eastAsia="Times New Roman" w:hAnsi="Times New Roman" w:cs="Times New Roman"/>
          <w:sz w:val="24"/>
          <w:szCs w:val="24"/>
          <w:lang w:val="en-ID" w:eastAsia="en-ID"/>
        </w:rPr>
        <w:t xml:space="preserve"> dan </w:t>
      </w:r>
      <w:proofErr w:type="spellStart"/>
      <w:r w:rsidRPr="00864C86">
        <w:rPr>
          <w:rFonts w:ascii="Times New Roman" w:eastAsia="Times New Roman" w:hAnsi="Times New Roman" w:cs="Times New Roman"/>
          <w:sz w:val="24"/>
          <w:szCs w:val="24"/>
          <w:lang w:val="en-ID" w:eastAsia="en-ID"/>
        </w:rPr>
        <w:t>Prasarana</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Sekolah</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berdasarkan</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hak</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akses</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pengguna</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Sistem</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memiliki</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dua</w:t>
      </w:r>
      <w:proofErr w:type="spellEnd"/>
      <w:r w:rsidRPr="00864C86">
        <w:rPr>
          <w:rFonts w:ascii="Times New Roman" w:eastAsia="Times New Roman" w:hAnsi="Times New Roman" w:cs="Times New Roman"/>
          <w:sz w:val="24"/>
          <w:szCs w:val="24"/>
          <w:lang w:val="en-ID" w:eastAsia="en-ID"/>
        </w:rPr>
        <w:t xml:space="preserve"> level </w:t>
      </w:r>
      <w:proofErr w:type="spellStart"/>
      <w:r w:rsidRPr="00864C86">
        <w:rPr>
          <w:rFonts w:ascii="Times New Roman" w:eastAsia="Times New Roman" w:hAnsi="Times New Roman" w:cs="Times New Roman"/>
          <w:sz w:val="24"/>
          <w:szCs w:val="24"/>
          <w:lang w:val="en-ID" w:eastAsia="en-ID"/>
        </w:rPr>
        <w:t>pengguna</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yaitu</w:t>
      </w:r>
      <w:proofErr w:type="spellEnd"/>
      <w:r w:rsidRPr="00864C86">
        <w:rPr>
          <w:rFonts w:ascii="Times New Roman" w:eastAsia="Times New Roman" w:hAnsi="Times New Roman" w:cs="Times New Roman"/>
          <w:sz w:val="24"/>
          <w:szCs w:val="24"/>
          <w:lang w:val="en-ID" w:eastAsia="en-ID"/>
        </w:rPr>
        <w:t xml:space="preserve"> </w:t>
      </w:r>
      <w:r w:rsidRPr="00864C86">
        <w:rPr>
          <w:rFonts w:ascii="Times New Roman" w:eastAsia="Times New Roman" w:hAnsi="Times New Roman" w:cs="Times New Roman"/>
          <w:b/>
          <w:bCs/>
          <w:sz w:val="24"/>
          <w:szCs w:val="24"/>
          <w:lang w:val="en-ID" w:eastAsia="en-ID"/>
        </w:rPr>
        <w:t>admin</w:t>
      </w:r>
      <w:r w:rsidRPr="00864C86">
        <w:rPr>
          <w:rFonts w:ascii="Times New Roman" w:eastAsia="Times New Roman" w:hAnsi="Times New Roman" w:cs="Times New Roman"/>
          <w:sz w:val="24"/>
          <w:szCs w:val="24"/>
          <w:lang w:val="en-ID" w:eastAsia="en-ID"/>
        </w:rPr>
        <w:t xml:space="preserve"> dan </w:t>
      </w:r>
      <w:proofErr w:type="spellStart"/>
      <w:r w:rsidRPr="00864C86">
        <w:rPr>
          <w:rFonts w:ascii="Times New Roman" w:eastAsia="Times New Roman" w:hAnsi="Times New Roman" w:cs="Times New Roman"/>
          <w:b/>
          <w:bCs/>
          <w:sz w:val="24"/>
          <w:szCs w:val="24"/>
          <w:lang w:val="en-ID" w:eastAsia="en-ID"/>
        </w:rPr>
        <w:t>siswa</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Setiap</w:t>
      </w:r>
      <w:proofErr w:type="spellEnd"/>
      <w:r w:rsidRPr="00864C86">
        <w:rPr>
          <w:rFonts w:ascii="Times New Roman" w:eastAsia="Times New Roman" w:hAnsi="Times New Roman" w:cs="Times New Roman"/>
          <w:sz w:val="24"/>
          <w:szCs w:val="24"/>
          <w:lang w:val="en-ID" w:eastAsia="en-ID"/>
        </w:rPr>
        <w:t xml:space="preserve"> level </w:t>
      </w:r>
      <w:proofErr w:type="spellStart"/>
      <w:r w:rsidRPr="00864C86">
        <w:rPr>
          <w:rFonts w:ascii="Times New Roman" w:eastAsia="Times New Roman" w:hAnsi="Times New Roman" w:cs="Times New Roman"/>
          <w:sz w:val="24"/>
          <w:szCs w:val="24"/>
          <w:lang w:val="en-ID" w:eastAsia="en-ID"/>
        </w:rPr>
        <w:t>memiliki</w:t>
      </w:r>
      <w:proofErr w:type="spellEnd"/>
      <w:r w:rsidRPr="00864C86">
        <w:rPr>
          <w:rFonts w:ascii="Times New Roman" w:eastAsia="Times New Roman" w:hAnsi="Times New Roman" w:cs="Times New Roman"/>
          <w:sz w:val="24"/>
          <w:szCs w:val="24"/>
          <w:lang w:val="en-ID" w:eastAsia="en-ID"/>
        </w:rPr>
        <w:t xml:space="preserve"> menu dan </w:t>
      </w:r>
      <w:proofErr w:type="spellStart"/>
      <w:r w:rsidRPr="00864C86">
        <w:rPr>
          <w:rFonts w:ascii="Times New Roman" w:eastAsia="Times New Roman" w:hAnsi="Times New Roman" w:cs="Times New Roman"/>
          <w:sz w:val="24"/>
          <w:szCs w:val="24"/>
          <w:lang w:val="en-ID" w:eastAsia="en-ID"/>
        </w:rPr>
        <w:t>fungsi</w:t>
      </w:r>
      <w:proofErr w:type="spellEnd"/>
      <w:r w:rsidRPr="00864C86">
        <w:rPr>
          <w:rFonts w:ascii="Times New Roman" w:eastAsia="Times New Roman" w:hAnsi="Times New Roman" w:cs="Times New Roman"/>
          <w:sz w:val="24"/>
          <w:szCs w:val="24"/>
          <w:lang w:val="en-ID" w:eastAsia="en-ID"/>
        </w:rPr>
        <w:t xml:space="preserve"> yang </w:t>
      </w:r>
      <w:proofErr w:type="spellStart"/>
      <w:r w:rsidRPr="00864C86">
        <w:rPr>
          <w:rFonts w:ascii="Times New Roman" w:eastAsia="Times New Roman" w:hAnsi="Times New Roman" w:cs="Times New Roman"/>
          <w:sz w:val="24"/>
          <w:szCs w:val="24"/>
          <w:lang w:val="en-ID" w:eastAsia="en-ID"/>
        </w:rPr>
        <w:t>berbeda</w:t>
      </w:r>
      <w:proofErr w:type="spellEnd"/>
      <w:r w:rsidRPr="00864C86">
        <w:rPr>
          <w:rFonts w:ascii="Times New Roman" w:eastAsia="Times New Roman" w:hAnsi="Times New Roman" w:cs="Times New Roman"/>
          <w:sz w:val="24"/>
          <w:szCs w:val="24"/>
          <w:lang w:val="en-ID" w:eastAsia="en-ID"/>
        </w:rPr>
        <w:t xml:space="preserve">. Admin </w:t>
      </w:r>
      <w:proofErr w:type="spellStart"/>
      <w:r w:rsidRPr="00864C86">
        <w:rPr>
          <w:rFonts w:ascii="Times New Roman" w:eastAsia="Times New Roman" w:hAnsi="Times New Roman" w:cs="Times New Roman"/>
          <w:sz w:val="24"/>
          <w:szCs w:val="24"/>
          <w:lang w:val="en-ID" w:eastAsia="en-ID"/>
        </w:rPr>
        <w:t>mengelola</w:t>
      </w:r>
      <w:proofErr w:type="spellEnd"/>
      <w:r w:rsidRPr="00864C86">
        <w:rPr>
          <w:rFonts w:ascii="Times New Roman" w:eastAsia="Times New Roman" w:hAnsi="Times New Roman" w:cs="Times New Roman"/>
          <w:sz w:val="24"/>
          <w:szCs w:val="24"/>
          <w:lang w:val="en-ID" w:eastAsia="en-ID"/>
        </w:rPr>
        <w:t xml:space="preserve"> data </w:t>
      </w:r>
      <w:proofErr w:type="spellStart"/>
      <w:r w:rsidRPr="00864C86">
        <w:rPr>
          <w:rFonts w:ascii="Times New Roman" w:eastAsia="Times New Roman" w:hAnsi="Times New Roman" w:cs="Times New Roman"/>
          <w:sz w:val="24"/>
          <w:szCs w:val="24"/>
          <w:lang w:val="en-ID" w:eastAsia="en-ID"/>
        </w:rPr>
        <w:t>siswa</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kategori</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aspirasi</w:t>
      </w:r>
      <w:proofErr w:type="spellEnd"/>
      <w:r w:rsidRPr="00864C86">
        <w:rPr>
          <w:rFonts w:ascii="Times New Roman" w:eastAsia="Times New Roman" w:hAnsi="Times New Roman" w:cs="Times New Roman"/>
          <w:sz w:val="24"/>
          <w:szCs w:val="24"/>
          <w:lang w:val="en-ID" w:eastAsia="en-ID"/>
        </w:rPr>
        <w:t xml:space="preserve">, dan </w:t>
      </w:r>
      <w:proofErr w:type="spellStart"/>
      <w:r w:rsidRPr="00864C86">
        <w:rPr>
          <w:rFonts w:ascii="Times New Roman" w:eastAsia="Times New Roman" w:hAnsi="Times New Roman" w:cs="Times New Roman"/>
          <w:sz w:val="24"/>
          <w:szCs w:val="24"/>
          <w:lang w:val="en-ID" w:eastAsia="en-ID"/>
        </w:rPr>
        <w:t>progres</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penanganan</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Siswa</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mengirim</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laporan</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pengaduan</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serta</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memantau</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perkembangannya</w:t>
      </w:r>
      <w:proofErr w:type="spellEnd"/>
      <w:r w:rsidRPr="00864C86">
        <w:rPr>
          <w:rFonts w:ascii="Times New Roman" w:eastAsia="Times New Roman" w:hAnsi="Times New Roman" w:cs="Times New Roman"/>
          <w:sz w:val="24"/>
          <w:szCs w:val="24"/>
          <w:lang w:val="en-ID" w:eastAsia="en-ID"/>
        </w:rPr>
        <w:t>.</w:t>
      </w:r>
    </w:p>
    <w:p w14:paraId="212C5D75" w14:textId="40879B7A" w:rsidR="00864C86" w:rsidRPr="00A67B42" w:rsidRDefault="00864C86" w:rsidP="00864C86">
      <w:pPr>
        <w:spacing w:before="100" w:beforeAutospacing="1" w:after="100" w:afterAutospacing="1" w:line="240" w:lineRule="auto"/>
        <w:rPr>
          <w:rFonts w:ascii="Times New Roman" w:eastAsia="Times New Roman" w:hAnsi="Times New Roman" w:cs="Times New Roman"/>
          <w:sz w:val="24"/>
          <w:szCs w:val="24"/>
          <w:lang w:val="en-ID" w:eastAsia="en-ID"/>
        </w:rPr>
      </w:pPr>
      <w:proofErr w:type="spellStart"/>
      <w:r w:rsidRPr="00864C86">
        <w:rPr>
          <w:rFonts w:ascii="Times New Roman" w:eastAsia="Times New Roman" w:hAnsi="Times New Roman" w:cs="Times New Roman"/>
          <w:sz w:val="24"/>
          <w:szCs w:val="24"/>
          <w:lang w:val="en-ID" w:eastAsia="en-ID"/>
        </w:rPr>
        <w:t>Penjelasan</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disusun</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berurutan</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mulai</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dari</w:t>
      </w:r>
      <w:proofErr w:type="spellEnd"/>
      <w:r w:rsidRPr="00864C86">
        <w:rPr>
          <w:rFonts w:ascii="Times New Roman" w:eastAsia="Times New Roman" w:hAnsi="Times New Roman" w:cs="Times New Roman"/>
          <w:sz w:val="24"/>
          <w:szCs w:val="24"/>
          <w:lang w:val="en-ID" w:eastAsia="en-ID"/>
        </w:rPr>
        <w:t xml:space="preserve"> login, </w:t>
      </w:r>
      <w:proofErr w:type="spellStart"/>
      <w:r w:rsidRPr="00864C86">
        <w:rPr>
          <w:rFonts w:ascii="Times New Roman" w:eastAsia="Times New Roman" w:hAnsi="Times New Roman" w:cs="Times New Roman"/>
          <w:sz w:val="24"/>
          <w:szCs w:val="24"/>
          <w:lang w:val="en-ID" w:eastAsia="en-ID"/>
        </w:rPr>
        <w:t>penggunaan</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tiap</w:t>
      </w:r>
      <w:proofErr w:type="spellEnd"/>
      <w:r w:rsidRPr="00864C86">
        <w:rPr>
          <w:rFonts w:ascii="Times New Roman" w:eastAsia="Times New Roman" w:hAnsi="Times New Roman" w:cs="Times New Roman"/>
          <w:sz w:val="24"/>
          <w:szCs w:val="24"/>
          <w:lang w:val="en-ID" w:eastAsia="en-ID"/>
        </w:rPr>
        <w:t xml:space="preserve"> menu, </w:t>
      </w:r>
      <w:proofErr w:type="spellStart"/>
      <w:r w:rsidRPr="00864C86">
        <w:rPr>
          <w:rFonts w:ascii="Times New Roman" w:eastAsia="Times New Roman" w:hAnsi="Times New Roman" w:cs="Times New Roman"/>
          <w:sz w:val="24"/>
          <w:szCs w:val="24"/>
          <w:lang w:val="en-ID" w:eastAsia="en-ID"/>
        </w:rPr>
        <w:t>hingga</w:t>
      </w:r>
      <w:proofErr w:type="spellEnd"/>
      <w:r w:rsidRPr="00864C86">
        <w:rPr>
          <w:rFonts w:ascii="Times New Roman" w:eastAsia="Times New Roman" w:hAnsi="Times New Roman" w:cs="Times New Roman"/>
          <w:sz w:val="24"/>
          <w:szCs w:val="24"/>
          <w:lang w:val="en-ID" w:eastAsia="en-ID"/>
        </w:rPr>
        <w:t xml:space="preserve"> logout. </w:t>
      </w:r>
      <w:proofErr w:type="spellStart"/>
      <w:r w:rsidRPr="00864C86">
        <w:rPr>
          <w:rFonts w:ascii="Times New Roman" w:eastAsia="Times New Roman" w:hAnsi="Times New Roman" w:cs="Times New Roman"/>
          <w:sz w:val="24"/>
          <w:szCs w:val="24"/>
          <w:lang w:val="en-ID" w:eastAsia="en-ID"/>
        </w:rPr>
        <w:t>Setiap</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langkah</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dapat</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dicocokkan</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dengan</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tangkapan</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layar</w:t>
      </w:r>
      <w:proofErr w:type="spellEnd"/>
      <w:r w:rsidRPr="00864C86">
        <w:rPr>
          <w:rFonts w:ascii="Times New Roman" w:eastAsia="Times New Roman" w:hAnsi="Times New Roman" w:cs="Times New Roman"/>
          <w:sz w:val="24"/>
          <w:szCs w:val="24"/>
          <w:lang w:val="en-ID" w:eastAsia="en-ID"/>
        </w:rPr>
        <w:t xml:space="preserve"> pada </w:t>
      </w:r>
      <w:proofErr w:type="spellStart"/>
      <w:r w:rsidRPr="00864C86">
        <w:rPr>
          <w:rFonts w:ascii="Times New Roman" w:eastAsia="Times New Roman" w:hAnsi="Times New Roman" w:cs="Times New Roman"/>
          <w:sz w:val="24"/>
          <w:szCs w:val="24"/>
          <w:lang w:val="en-ID" w:eastAsia="en-ID"/>
        </w:rPr>
        <w:t>bab</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implementasi</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antarmuka</w:t>
      </w:r>
      <w:proofErr w:type="spellEnd"/>
      <w:r w:rsidRPr="00864C86">
        <w:rPr>
          <w:rFonts w:ascii="Times New Roman" w:eastAsia="Times New Roman" w:hAnsi="Times New Roman" w:cs="Times New Roman"/>
          <w:sz w:val="24"/>
          <w:szCs w:val="24"/>
          <w:lang w:val="en-ID" w:eastAsia="en-ID"/>
        </w:rPr>
        <w:t>.</w:t>
      </w:r>
    </w:p>
    <w:p w14:paraId="2D646493" w14:textId="77777777" w:rsidR="00864C86" w:rsidRPr="00B748BF" w:rsidRDefault="00864C86" w:rsidP="00B748BF">
      <w:pPr>
        <w:pStyle w:val="Heading2"/>
        <w:rPr>
          <w:rFonts w:ascii="Times New Roman" w:eastAsia="Times New Roman" w:hAnsi="Times New Roman" w:cs="Times New Roman"/>
          <w:b/>
          <w:bCs/>
          <w:color w:val="000000" w:themeColor="text1"/>
          <w:sz w:val="28"/>
          <w:szCs w:val="28"/>
          <w:lang w:val="en-ID" w:eastAsia="en-ID"/>
        </w:rPr>
      </w:pPr>
    </w:p>
    <w:p w14:paraId="57B538B0" w14:textId="0FA38CB6" w:rsidR="00E84A68" w:rsidRPr="00B748BF" w:rsidRDefault="00B748BF" w:rsidP="00B748BF">
      <w:pPr>
        <w:pStyle w:val="Heading2"/>
        <w:ind w:firstLine="720"/>
        <w:rPr>
          <w:rFonts w:ascii="Times New Roman" w:hAnsi="Times New Roman" w:cs="Times New Roman"/>
          <w:b/>
          <w:bCs/>
          <w:noProof/>
          <w:color w:val="000000" w:themeColor="text1"/>
          <w:sz w:val="28"/>
          <w:szCs w:val="28"/>
        </w:rPr>
      </w:pPr>
      <w:bookmarkStart w:id="157" w:name="_Toc243680924"/>
      <w:r>
        <w:rPr>
          <w:rFonts w:ascii="Times New Roman" w:hAnsi="Times New Roman" w:cs="Times New Roman"/>
          <w:b/>
          <w:bCs/>
          <w:noProof/>
          <w:color w:val="000000" w:themeColor="text1"/>
          <w:sz w:val="28"/>
          <w:szCs w:val="28"/>
          <w:lang w:val="en-US"/>
        </w:rPr>
        <w:t xml:space="preserve">1.1 </w:t>
      </w:r>
      <w:r w:rsidR="00E84A68" w:rsidRPr="00B748BF">
        <w:rPr>
          <w:rFonts w:ascii="Times New Roman" w:hAnsi="Times New Roman" w:cs="Times New Roman"/>
          <w:b/>
          <w:bCs/>
          <w:noProof/>
          <w:color w:val="000000" w:themeColor="text1"/>
          <w:sz w:val="28"/>
          <w:szCs w:val="28"/>
        </w:rPr>
        <w:t>Level Admin</w:t>
      </w:r>
      <w:bookmarkEnd w:id="157"/>
    </w:p>
    <w:p w14:paraId="0B06A85F" w14:textId="77777777" w:rsidR="00864C86" w:rsidRPr="00864C86" w:rsidRDefault="00864C86" w:rsidP="00864C86">
      <w:pPr>
        <w:spacing w:before="100" w:beforeAutospacing="1" w:after="100" w:afterAutospacing="1" w:line="240" w:lineRule="auto"/>
        <w:rPr>
          <w:rFonts w:ascii="Times New Roman" w:eastAsia="Times New Roman" w:hAnsi="Times New Roman" w:cs="Times New Roman"/>
          <w:sz w:val="24"/>
          <w:szCs w:val="24"/>
          <w:lang w:val="en-ID" w:eastAsia="en-ID"/>
        </w:rPr>
      </w:pPr>
      <w:r w:rsidRPr="00864C86">
        <w:rPr>
          <w:rFonts w:ascii="Times New Roman" w:eastAsia="Times New Roman" w:hAnsi="Times New Roman" w:cs="Times New Roman"/>
          <w:sz w:val="24"/>
          <w:szCs w:val="24"/>
          <w:lang w:val="en-ID" w:eastAsia="en-ID"/>
        </w:rPr>
        <w:t xml:space="preserve">Admin </w:t>
      </w:r>
      <w:proofErr w:type="spellStart"/>
      <w:r w:rsidRPr="00864C86">
        <w:rPr>
          <w:rFonts w:ascii="Times New Roman" w:eastAsia="Times New Roman" w:hAnsi="Times New Roman" w:cs="Times New Roman"/>
          <w:sz w:val="24"/>
          <w:szCs w:val="24"/>
          <w:lang w:val="en-ID" w:eastAsia="en-ID"/>
        </w:rPr>
        <w:t>adalah</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pengguna</w:t>
      </w:r>
      <w:proofErr w:type="spellEnd"/>
      <w:r w:rsidRPr="00864C86">
        <w:rPr>
          <w:rFonts w:ascii="Times New Roman" w:eastAsia="Times New Roman" w:hAnsi="Times New Roman" w:cs="Times New Roman"/>
          <w:sz w:val="24"/>
          <w:szCs w:val="24"/>
          <w:lang w:val="en-ID" w:eastAsia="en-ID"/>
        </w:rPr>
        <w:t xml:space="preserve"> yang </w:t>
      </w:r>
      <w:proofErr w:type="spellStart"/>
      <w:r w:rsidRPr="00864C86">
        <w:rPr>
          <w:rFonts w:ascii="Times New Roman" w:eastAsia="Times New Roman" w:hAnsi="Times New Roman" w:cs="Times New Roman"/>
          <w:sz w:val="24"/>
          <w:szCs w:val="24"/>
          <w:lang w:val="en-ID" w:eastAsia="en-ID"/>
        </w:rPr>
        <w:t>mengelola</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seluruh</w:t>
      </w:r>
      <w:proofErr w:type="spellEnd"/>
      <w:r w:rsidRPr="00864C86">
        <w:rPr>
          <w:rFonts w:ascii="Times New Roman" w:eastAsia="Times New Roman" w:hAnsi="Times New Roman" w:cs="Times New Roman"/>
          <w:sz w:val="24"/>
          <w:szCs w:val="24"/>
          <w:lang w:val="en-ID" w:eastAsia="en-ID"/>
        </w:rPr>
        <w:t xml:space="preserve"> data dan </w:t>
      </w:r>
      <w:proofErr w:type="spellStart"/>
      <w:r w:rsidRPr="00864C86">
        <w:rPr>
          <w:rFonts w:ascii="Times New Roman" w:eastAsia="Times New Roman" w:hAnsi="Times New Roman" w:cs="Times New Roman"/>
          <w:sz w:val="24"/>
          <w:szCs w:val="24"/>
          <w:lang w:val="en-ID" w:eastAsia="en-ID"/>
        </w:rPr>
        <w:t>menindaklanjuti</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pengaduan</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dari</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siswa</w:t>
      </w:r>
      <w:proofErr w:type="spellEnd"/>
      <w:r w:rsidRPr="00864C86">
        <w:rPr>
          <w:rFonts w:ascii="Times New Roman" w:eastAsia="Times New Roman" w:hAnsi="Times New Roman" w:cs="Times New Roman"/>
          <w:sz w:val="24"/>
          <w:szCs w:val="24"/>
          <w:lang w:val="en-ID" w:eastAsia="en-ID"/>
        </w:rPr>
        <w:t xml:space="preserve">. Menu yang </w:t>
      </w:r>
      <w:proofErr w:type="spellStart"/>
      <w:r w:rsidRPr="00864C86">
        <w:rPr>
          <w:rFonts w:ascii="Times New Roman" w:eastAsia="Times New Roman" w:hAnsi="Times New Roman" w:cs="Times New Roman"/>
          <w:sz w:val="24"/>
          <w:szCs w:val="24"/>
          <w:lang w:val="en-ID" w:eastAsia="en-ID"/>
        </w:rPr>
        <w:t>tersedia</w:t>
      </w:r>
      <w:proofErr w:type="spellEnd"/>
      <w:r w:rsidRPr="00864C86">
        <w:rPr>
          <w:rFonts w:ascii="Times New Roman" w:eastAsia="Times New Roman" w:hAnsi="Times New Roman" w:cs="Times New Roman"/>
          <w:sz w:val="24"/>
          <w:szCs w:val="24"/>
          <w:lang w:val="en-ID" w:eastAsia="en-ID"/>
        </w:rPr>
        <w:t xml:space="preserve"> pada </w:t>
      </w:r>
      <w:r w:rsidRPr="00864C86">
        <w:rPr>
          <w:rFonts w:ascii="Times New Roman" w:eastAsia="Times New Roman" w:hAnsi="Times New Roman" w:cs="Times New Roman"/>
          <w:i/>
          <w:iCs/>
          <w:sz w:val="24"/>
          <w:szCs w:val="24"/>
          <w:lang w:val="en-ID" w:eastAsia="en-ID"/>
        </w:rPr>
        <w:t>sidebar</w:t>
      </w:r>
      <w:r w:rsidRPr="00864C86">
        <w:rPr>
          <w:rFonts w:ascii="Times New Roman" w:eastAsia="Times New Roman" w:hAnsi="Times New Roman" w:cs="Times New Roman"/>
          <w:sz w:val="24"/>
          <w:szCs w:val="24"/>
          <w:lang w:val="en-ID" w:eastAsia="en-ID"/>
        </w:rPr>
        <w:t xml:space="preserve"> admin </w:t>
      </w:r>
      <w:proofErr w:type="spellStart"/>
      <w:r w:rsidRPr="00864C86">
        <w:rPr>
          <w:rFonts w:ascii="Times New Roman" w:eastAsia="Times New Roman" w:hAnsi="Times New Roman" w:cs="Times New Roman"/>
          <w:sz w:val="24"/>
          <w:szCs w:val="24"/>
          <w:lang w:val="en-ID" w:eastAsia="en-ID"/>
        </w:rPr>
        <w:t>adalah</w:t>
      </w:r>
      <w:proofErr w:type="spellEnd"/>
      <w:r w:rsidRPr="00864C86">
        <w:rPr>
          <w:rFonts w:ascii="Times New Roman" w:eastAsia="Times New Roman" w:hAnsi="Times New Roman" w:cs="Times New Roman"/>
          <w:sz w:val="24"/>
          <w:szCs w:val="24"/>
          <w:lang w:val="en-ID" w:eastAsia="en-ID"/>
        </w:rPr>
        <w:t xml:space="preserve"> Dashboard, Data </w:t>
      </w:r>
      <w:proofErr w:type="spellStart"/>
      <w:r w:rsidRPr="00864C86">
        <w:rPr>
          <w:rFonts w:ascii="Times New Roman" w:eastAsia="Times New Roman" w:hAnsi="Times New Roman" w:cs="Times New Roman"/>
          <w:sz w:val="24"/>
          <w:szCs w:val="24"/>
          <w:lang w:val="en-ID" w:eastAsia="en-ID"/>
        </w:rPr>
        <w:t>Siswa</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Kategori</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Aspirasi</w:t>
      </w:r>
      <w:proofErr w:type="spellEnd"/>
      <w:r w:rsidRPr="00864C86">
        <w:rPr>
          <w:rFonts w:ascii="Times New Roman" w:eastAsia="Times New Roman" w:hAnsi="Times New Roman" w:cs="Times New Roman"/>
          <w:sz w:val="24"/>
          <w:szCs w:val="24"/>
          <w:lang w:val="en-ID" w:eastAsia="en-ID"/>
        </w:rPr>
        <w:t xml:space="preserve">, dan </w:t>
      </w:r>
      <w:proofErr w:type="spellStart"/>
      <w:r w:rsidRPr="00864C86">
        <w:rPr>
          <w:rFonts w:ascii="Times New Roman" w:eastAsia="Times New Roman" w:hAnsi="Times New Roman" w:cs="Times New Roman"/>
          <w:sz w:val="24"/>
          <w:szCs w:val="24"/>
          <w:lang w:val="en-ID" w:eastAsia="en-ID"/>
        </w:rPr>
        <w:t>Histori</w:t>
      </w:r>
      <w:proofErr w:type="spellEnd"/>
      <w:r w:rsidRPr="00864C86">
        <w:rPr>
          <w:rFonts w:ascii="Times New Roman" w:eastAsia="Times New Roman" w:hAnsi="Times New Roman" w:cs="Times New Roman"/>
          <w:sz w:val="24"/>
          <w:szCs w:val="24"/>
          <w:lang w:val="en-ID" w:eastAsia="en-ID"/>
        </w:rPr>
        <w:t>.</w:t>
      </w:r>
    </w:p>
    <w:p w14:paraId="1975F36B" w14:textId="77777777" w:rsidR="00864C86" w:rsidRPr="00864C86" w:rsidRDefault="00864C86" w:rsidP="00864C86">
      <w:pPr>
        <w:spacing w:before="100" w:beforeAutospacing="1" w:after="100" w:afterAutospacing="1" w:line="240" w:lineRule="auto"/>
        <w:rPr>
          <w:rFonts w:ascii="Times New Roman" w:eastAsia="Times New Roman" w:hAnsi="Times New Roman" w:cs="Times New Roman"/>
          <w:sz w:val="24"/>
          <w:szCs w:val="24"/>
          <w:lang w:val="en-ID" w:eastAsia="en-ID"/>
        </w:rPr>
      </w:pPr>
      <w:r w:rsidRPr="00864C86">
        <w:rPr>
          <w:rFonts w:ascii="Times New Roman" w:eastAsia="Times New Roman" w:hAnsi="Times New Roman" w:cs="Times New Roman"/>
          <w:b/>
          <w:bCs/>
          <w:sz w:val="24"/>
          <w:szCs w:val="24"/>
          <w:lang w:val="en-ID" w:eastAsia="en-ID"/>
        </w:rPr>
        <w:t>1. Login</w:t>
      </w:r>
    </w:p>
    <w:p w14:paraId="5D081E78" w14:textId="77777777" w:rsidR="00864C86" w:rsidRPr="00864C86" w:rsidRDefault="00864C86" w:rsidP="00487377">
      <w:pPr>
        <w:numPr>
          <w:ilvl w:val="0"/>
          <w:numId w:val="34"/>
        </w:numPr>
        <w:spacing w:before="100" w:beforeAutospacing="1" w:after="100" w:afterAutospacing="1" w:line="240" w:lineRule="auto"/>
        <w:rPr>
          <w:rFonts w:ascii="Times New Roman" w:eastAsia="Times New Roman" w:hAnsi="Times New Roman" w:cs="Times New Roman"/>
          <w:sz w:val="24"/>
          <w:szCs w:val="24"/>
          <w:lang w:val="en-ID" w:eastAsia="en-ID"/>
        </w:rPr>
      </w:pPr>
      <w:r w:rsidRPr="00864C86">
        <w:rPr>
          <w:rFonts w:ascii="Times New Roman" w:eastAsia="Times New Roman" w:hAnsi="Times New Roman" w:cs="Times New Roman"/>
          <w:sz w:val="24"/>
          <w:szCs w:val="24"/>
          <w:lang w:val="en-ID" w:eastAsia="en-ID"/>
        </w:rPr>
        <w:t xml:space="preserve">Buka </w:t>
      </w:r>
      <w:proofErr w:type="spellStart"/>
      <w:r w:rsidRPr="00864C86">
        <w:rPr>
          <w:rFonts w:ascii="Times New Roman" w:eastAsia="Times New Roman" w:hAnsi="Times New Roman" w:cs="Times New Roman"/>
          <w:sz w:val="24"/>
          <w:szCs w:val="24"/>
          <w:lang w:val="en-ID" w:eastAsia="en-ID"/>
        </w:rPr>
        <w:t>halaman</w:t>
      </w:r>
      <w:proofErr w:type="spellEnd"/>
      <w:r w:rsidRPr="00864C86">
        <w:rPr>
          <w:rFonts w:ascii="Times New Roman" w:eastAsia="Times New Roman" w:hAnsi="Times New Roman" w:cs="Times New Roman"/>
          <w:sz w:val="24"/>
          <w:szCs w:val="24"/>
          <w:lang w:val="en-ID" w:eastAsia="en-ID"/>
        </w:rPr>
        <w:t xml:space="preserve"> login </w:t>
      </w:r>
      <w:proofErr w:type="spellStart"/>
      <w:r w:rsidRPr="00864C86">
        <w:rPr>
          <w:rFonts w:ascii="Times New Roman" w:eastAsia="Times New Roman" w:hAnsi="Times New Roman" w:cs="Times New Roman"/>
          <w:sz w:val="24"/>
          <w:szCs w:val="24"/>
          <w:lang w:val="en-ID" w:eastAsia="en-ID"/>
        </w:rPr>
        <w:t>aplikasi</w:t>
      </w:r>
      <w:proofErr w:type="spellEnd"/>
      <w:r w:rsidRPr="00864C86">
        <w:rPr>
          <w:rFonts w:ascii="Times New Roman" w:eastAsia="Times New Roman" w:hAnsi="Times New Roman" w:cs="Times New Roman"/>
          <w:sz w:val="24"/>
          <w:szCs w:val="24"/>
          <w:lang w:val="en-ID" w:eastAsia="en-ID"/>
        </w:rPr>
        <w:t>.</w:t>
      </w:r>
    </w:p>
    <w:p w14:paraId="1B85D031" w14:textId="77777777" w:rsidR="00864C86" w:rsidRPr="00864C86" w:rsidRDefault="00864C86" w:rsidP="00487377">
      <w:pPr>
        <w:numPr>
          <w:ilvl w:val="0"/>
          <w:numId w:val="34"/>
        </w:numPr>
        <w:spacing w:before="100" w:beforeAutospacing="1" w:after="100" w:afterAutospacing="1" w:line="240" w:lineRule="auto"/>
        <w:rPr>
          <w:rFonts w:ascii="Times New Roman" w:eastAsia="Times New Roman" w:hAnsi="Times New Roman" w:cs="Times New Roman"/>
          <w:sz w:val="24"/>
          <w:szCs w:val="24"/>
          <w:lang w:val="en-ID" w:eastAsia="en-ID"/>
        </w:rPr>
      </w:pPr>
      <w:r w:rsidRPr="00864C86">
        <w:rPr>
          <w:rFonts w:ascii="Times New Roman" w:eastAsia="Times New Roman" w:hAnsi="Times New Roman" w:cs="Times New Roman"/>
          <w:sz w:val="24"/>
          <w:szCs w:val="24"/>
          <w:lang w:val="en-ID" w:eastAsia="en-ID"/>
        </w:rPr>
        <w:t xml:space="preserve">Isi </w:t>
      </w:r>
      <w:proofErr w:type="spellStart"/>
      <w:r w:rsidRPr="00864C86">
        <w:rPr>
          <w:rFonts w:ascii="Times New Roman" w:eastAsia="Times New Roman" w:hAnsi="Times New Roman" w:cs="Times New Roman"/>
          <w:sz w:val="24"/>
          <w:szCs w:val="24"/>
          <w:lang w:val="en-ID" w:eastAsia="en-ID"/>
        </w:rPr>
        <w:t>kolom</w:t>
      </w:r>
      <w:proofErr w:type="spellEnd"/>
      <w:r w:rsidRPr="00864C86">
        <w:rPr>
          <w:rFonts w:ascii="Times New Roman" w:eastAsia="Times New Roman" w:hAnsi="Times New Roman" w:cs="Times New Roman"/>
          <w:sz w:val="24"/>
          <w:szCs w:val="24"/>
          <w:lang w:val="en-ID" w:eastAsia="en-ID"/>
        </w:rPr>
        <w:t xml:space="preserve"> </w:t>
      </w:r>
      <w:r w:rsidRPr="00864C86">
        <w:rPr>
          <w:rFonts w:ascii="Times New Roman" w:eastAsia="Times New Roman" w:hAnsi="Times New Roman" w:cs="Times New Roman"/>
          <w:i/>
          <w:iCs/>
          <w:sz w:val="24"/>
          <w:szCs w:val="24"/>
          <w:lang w:val="en-ID" w:eastAsia="en-ID"/>
        </w:rPr>
        <w:t>Username</w:t>
      </w:r>
      <w:r w:rsidRPr="00864C86">
        <w:rPr>
          <w:rFonts w:ascii="Times New Roman" w:eastAsia="Times New Roman" w:hAnsi="Times New Roman" w:cs="Times New Roman"/>
          <w:sz w:val="24"/>
          <w:szCs w:val="24"/>
          <w:lang w:val="en-ID" w:eastAsia="en-ID"/>
        </w:rPr>
        <w:t xml:space="preserve"> dan </w:t>
      </w:r>
      <w:r w:rsidRPr="00864C86">
        <w:rPr>
          <w:rFonts w:ascii="Times New Roman" w:eastAsia="Times New Roman" w:hAnsi="Times New Roman" w:cs="Times New Roman"/>
          <w:i/>
          <w:iCs/>
          <w:sz w:val="24"/>
          <w:szCs w:val="24"/>
          <w:lang w:val="en-ID" w:eastAsia="en-ID"/>
        </w:rPr>
        <w:t>Password</w:t>
      </w:r>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dengan</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akun</w:t>
      </w:r>
      <w:proofErr w:type="spellEnd"/>
      <w:r w:rsidRPr="00864C86">
        <w:rPr>
          <w:rFonts w:ascii="Times New Roman" w:eastAsia="Times New Roman" w:hAnsi="Times New Roman" w:cs="Times New Roman"/>
          <w:sz w:val="24"/>
          <w:szCs w:val="24"/>
          <w:lang w:val="en-ID" w:eastAsia="en-ID"/>
        </w:rPr>
        <w:t xml:space="preserve"> admin.</w:t>
      </w:r>
    </w:p>
    <w:p w14:paraId="77909F2B" w14:textId="77777777" w:rsidR="00864C86" w:rsidRPr="00864C86" w:rsidRDefault="00864C86" w:rsidP="00487377">
      <w:pPr>
        <w:numPr>
          <w:ilvl w:val="0"/>
          <w:numId w:val="34"/>
        </w:numPr>
        <w:spacing w:before="100" w:beforeAutospacing="1" w:after="100" w:afterAutospacing="1" w:line="240" w:lineRule="auto"/>
        <w:rPr>
          <w:rFonts w:ascii="Times New Roman" w:eastAsia="Times New Roman" w:hAnsi="Times New Roman" w:cs="Times New Roman"/>
          <w:sz w:val="24"/>
          <w:szCs w:val="24"/>
          <w:lang w:val="en-ID" w:eastAsia="en-ID"/>
        </w:rPr>
      </w:pPr>
      <w:proofErr w:type="spellStart"/>
      <w:r w:rsidRPr="00864C86">
        <w:rPr>
          <w:rFonts w:ascii="Times New Roman" w:eastAsia="Times New Roman" w:hAnsi="Times New Roman" w:cs="Times New Roman"/>
          <w:sz w:val="24"/>
          <w:szCs w:val="24"/>
          <w:lang w:val="en-ID" w:eastAsia="en-ID"/>
        </w:rPr>
        <w:t>Klik</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tombol</w:t>
      </w:r>
      <w:proofErr w:type="spellEnd"/>
      <w:r w:rsidRPr="00864C86">
        <w:rPr>
          <w:rFonts w:ascii="Times New Roman" w:eastAsia="Times New Roman" w:hAnsi="Times New Roman" w:cs="Times New Roman"/>
          <w:sz w:val="24"/>
          <w:szCs w:val="24"/>
          <w:lang w:val="en-ID" w:eastAsia="en-ID"/>
        </w:rPr>
        <w:t xml:space="preserve"> </w:t>
      </w:r>
      <w:r w:rsidRPr="00864C86">
        <w:rPr>
          <w:rFonts w:ascii="Times New Roman" w:eastAsia="Times New Roman" w:hAnsi="Times New Roman" w:cs="Times New Roman"/>
          <w:b/>
          <w:bCs/>
          <w:sz w:val="24"/>
          <w:szCs w:val="24"/>
          <w:lang w:val="en-ID" w:eastAsia="en-ID"/>
        </w:rPr>
        <w:t>Login</w:t>
      </w:r>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Jika</w:t>
      </w:r>
      <w:proofErr w:type="spellEnd"/>
      <w:r w:rsidRPr="00864C86">
        <w:rPr>
          <w:rFonts w:ascii="Times New Roman" w:eastAsia="Times New Roman" w:hAnsi="Times New Roman" w:cs="Times New Roman"/>
          <w:sz w:val="24"/>
          <w:szCs w:val="24"/>
          <w:lang w:val="en-ID" w:eastAsia="en-ID"/>
        </w:rPr>
        <w:t xml:space="preserve"> data </w:t>
      </w:r>
      <w:proofErr w:type="spellStart"/>
      <w:r w:rsidRPr="00864C86">
        <w:rPr>
          <w:rFonts w:ascii="Times New Roman" w:eastAsia="Times New Roman" w:hAnsi="Times New Roman" w:cs="Times New Roman"/>
          <w:sz w:val="24"/>
          <w:szCs w:val="24"/>
          <w:lang w:val="en-ID" w:eastAsia="en-ID"/>
        </w:rPr>
        <w:t>benar</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sistem</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membuka</w:t>
      </w:r>
      <w:proofErr w:type="spellEnd"/>
      <w:r w:rsidRPr="00864C86">
        <w:rPr>
          <w:rFonts w:ascii="Times New Roman" w:eastAsia="Times New Roman" w:hAnsi="Times New Roman" w:cs="Times New Roman"/>
          <w:sz w:val="24"/>
          <w:szCs w:val="24"/>
          <w:lang w:val="en-ID" w:eastAsia="en-ID"/>
        </w:rPr>
        <w:t xml:space="preserve"> Dashboard Admin. </w:t>
      </w:r>
      <w:proofErr w:type="spellStart"/>
      <w:r w:rsidRPr="00864C86">
        <w:rPr>
          <w:rFonts w:ascii="Times New Roman" w:eastAsia="Times New Roman" w:hAnsi="Times New Roman" w:cs="Times New Roman"/>
          <w:sz w:val="24"/>
          <w:szCs w:val="24"/>
          <w:lang w:val="en-ID" w:eastAsia="en-ID"/>
        </w:rPr>
        <w:t>Jika</w:t>
      </w:r>
      <w:proofErr w:type="spellEnd"/>
      <w:r w:rsidRPr="00864C86">
        <w:rPr>
          <w:rFonts w:ascii="Times New Roman" w:eastAsia="Times New Roman" w:hAnsi="Times New Roman" w:cs="Times New Roman"/>
          <w:sz w:val="24"/>
          <w:szCs w:val="24"/>
          <w:lang w:val="en-ID" w:eastAsia="en-ID"/>
        </w:rPr>
        <w:t xml:space="preserve"> salah, </w:t>
      </w:r>
      <w:proofErr w:type="spellStart"/>
      <w:r w:rsidRPr="00864C86">
        <w:rPr>
          <w:rFonts w:ascii="Times New Roman" w:eastAsia="Times New Roman" w:hAnsi="Times New Roman" w:cs="Times New Roman"/>
          <w:sz w:val="24"/>
          <w:szCs w:val="24"/>
          <w:lang w:val="en-ID" w:eastAsia="en-ID"/>
        </w:rPr>
        <w:t>sistem</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menampilkan</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pesan</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gagal</w:t>
      </w:r>
      <w:proofErr w:type="spellEnd"/>
      <w:r w:rsidRPr="00864C86">
        <w:rPr>
          <w:rFonts w:ascii="Times New Roman" w:eastAsia="Times New Roman" w:hAnsi="Times New Roman" w:cs="Times New Roman"/>
          <w:sz w:val="24"/>
          <w:szCs w:val="24"/>
          <w:lang w:val="en-ID" w:eastAsia="en-ID"/>
        </w:rPr>
        <w:t xml:space="preserve"> login.</w:t>
      </w:r>
    </w:p>
    <w:p w14:paraId="02373DBE" w14:textId="77777777" w:rsidR="00864C86" w:rsidRPr="00864C86" w:rsidRDefault="00864C86" w:rsidP="00864C86">
      <w:pPr>
        <w:spacing w:before="100" w:beforeAutospacing="1" w:after="100" w:afterAutospacing="1" w:line="240" w:lineRule="auto"/>
        <w:rPr>
          <w:rFonts w:ascii="Times New Roman" w:eastAsia="Times New Roman" w:hAnsi="Times New Roman" w:cs="Times New Roman"/>
          <w:sz w:val="24"/>
          <w:szCs w:val="24"/>
          <w:lang w:val="en-ID" w:eastAsia="en-ID"/>
        </w:rPr>
      </w:pPr>
      <w:r w:rsidRPr="00864C86">
        <w:rPr>
          <w:rFonts w:ascii="Times New Roman" w:eastAsia="Times New Roman" w:hAnsi="Times New Roman" w:cs="Times New Roman"/>
          <w:b/>
          <w:bCs/>
          <w:sz w:val="24"/>
          <w:szCs w:val="24"/>
          <w:lang w:val="en-ID" w:eastAsia="en-ID"/>
        </w:rPr>
        <w:t>2. Dashboard Admin</w:t>
      </w:r>
    </w:p>
    <w:p w14:paraId="1C486516" w14:textId="77777777" w:rsidR="00864C86" w:rsidRPr="00864C86" w:rsidRDefault="00864C86" w:rsidP="00864C86">
      <w:pPr>
        <w:spacing w:before="100" w:beforeAutospacing="1" w:after="100" w:afterAutospacing="1" w:line="240" w:lineRule="auto"/>
        <w:rPr>
          <w:rFonts w:ascii="Times New Roman" w:eastAsia="Times New Roman" w:hAnsi="Times New Roman" w:cs="Times New Roman"/>
          <w:sz w:val="24"/>
          <w:szCs w:val="24"/>
          <w:lang w:val="en-ID" w:eastAsia="en-ID"/>
        </w:rPr>
      </w:pPr>
      <w:r w:rsidRPr="00864C86">
        <w:rPr>
          <w:rFonts w:ascii="Times New Roman" w:eastAsia="Times New Roman" w:hAnsi="Times New Roman" w:cs="Times New Roman"/>
          <w:sz w:val="24"/>
          <w:szCs w:val="24"/>
          <w:lang w:val="en-ID" w:eastAsia="en-ID"/>
        </w:rPr>
        <w:t xml:space="preserve">Dashboard </w:t>
      </w:r>
      <w:proofErr w:type="spellStart"/>
      <w:r w:rsidRPr="00864C86">
        <w:rPr>
          <w:rFonts w:ascii="Times New Roman" w:eastAsia="Times New Roman" w:hAnsi="Times New Roman" w:cs="Times New Roman"/>
          <w:sz w:val="24"/>
          <w:szCs w:val="24"/>
          <w:lang w:val="en-ID" w:eastAsia="en-ID"/>
        </w:rPr>
        <w:t>menampilkan</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sambutan</w:t>
      </w:r>
      <w:proofErr w:type="spellEnd"/>
      <w:r w:rsidRPr="00864C86">
        <w:rPr>
          <w:rFonts w:ascii="Times New Roman" w:eastAsia="Times New Roman" w:hAnsi="Times New Roman" w:cs="Times New Roman"/>
          <w:sz w:val="24"/>
          <w:szCs w:val="24"/>
          <w:lang w:val="en-ID" w:eastAsia="en-ID"/>
        </w:rPr>
        <w:t xml:space="preserve">, </w:t>
      </w:r>
      <w:r w:rsidRPr="00864C86">
        <w:rPr>
          <w:rFonts w:ascii="Times New Roman" w:eastAsia="Times New Roman" w:hAnsi="Times New Roman" w:cs="Times New Roman"/>
          <w:b/>
          <w:bCs/>
          <w:sz w:val="24"/>
          <w:szCs w:val="24"/>
          <w:lang w:val="en-ID" w:eastAsia="en-ID"/>
        </w:rPr>
        <w:t>Menu Utama</w:t>
      </w:r>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berupa</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pintasan</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ke</w:t>
      </w:r>
      <w:proofErr w:type="spellEnd"/>
      <w:r w:rsidRPr="00864C86">
        <w:rPr>
          <w:rFonts w:ascii="Times New Roman" w:eastAsia="Times New Roman" w:hAnsi="Times New Roman" w:cs="Times New Roman"/>
          <w:sz w:val="24"/>
          <w:szCs w:val="24"/>
          <w:lang w:val="en-ID" w:eastAsia="en-ID"/>
        </w:rPr>
        <w:t xml:space="preserve"> Data </w:t>
      </w:r>
      <w:proofErr w:type="spellStart"/>
      <w:r w:rsidRPr="00864C86">
        <w:rPr>
          <w:rFonts w:ascii="Times New Roman" w:eastAsia="Times New Roman" w:hAnsi="Times New Roman" w:cs="Times New Roman"/>
          <w:sz w:val="24"/>
          <w:szCs w:val="24"/>
          <w:lang w:val="en-ID" w:eastAsia="en-ID"/>
        </w:rPr>
        <w:t>Siswa</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Kategori</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Aspirasi</w:t>
      </w:r>
      <w:proofErr w:type="spellEnd"/>
      <w:r w:rsidRPr="00864C86">
        <w:rPr>
          <w:rFonts w:ascii="Times New Roman" w:eastAsia="Times New Roman" w:hAnsi="Times New Roman" w:cs="Times New Roman"/>
          <w:sz w:val="24"/>
          <w:szCs w:val="24"/>
          <w:lang w:val="en-ID" w:eastAsia="en-ID"/>
        </w:rPr>
        <w:t xml:space="preserve">, dan </w:t>
      </w:r>
      <w:proofErr w:type="spellStart"/>
      <w:r w:rsidRPr="00864C86">
        <w:rPr>
          <w:rFonts w:ascii="Times New Roman" w:eastAsia="Times New Roman" w:hAnsi="Times New Roman" w:cs="Times New Roman"/>
          <w:sz w:val="24"/>
          <w:szCs w:val="24"/>
          <w:lang w:val="en-ID" w:eastAsia="en-ID"/>
        </w:rPr>
        <w:t>Histori</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serta</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informasi</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akun</w:t>
      </w:r>
      <w:proofErr w:type="spellEnd"/>
      <w:r w:rsidRPr="00864C86">
        <w:rPr>
          <w:rFonts w:ascii="Times New Roman" w:eastAsia="Times New Roman" w:hAnsi="Times New Roman" w:cs="Times New Roman"/>
          <w:sz w:val="24"/>
          <w:szCs w:val="24"/>
          <w:lang w:val="en-ID" w:eastAsia="en-ID"/>
        </w:rPr>
        <w:t xml:space="preserve"> admin yang </w:t>
      </w:r>
      <w:proofErr w:type="spellStart"/>
      <w:r w:rsidRPr="00864C86">
        <w:rPr>
          <w:rFonts w:ascii="Times New Roman" w:eastAsia="Times New Roman" w:hAnsi="Times New Roman" w:cs="Times New Roman"/>
          <w:sz w:val="24"/>
          <w:szCs w:val="24"/>
          <w:lang w:val="en-ID" w:eastAsia="en-ID"/>
        </w:rPr>
        <w:t>sedang</w:t>
      </w:r>
      <w:proofErr w:type="spellEnd"/>
      <w:r w:rsidRPr="00864C86">
        <w:rPr>
          <w:rFonts w:ascii="Times New Roman" w:eastAsia="Times New Roman" w:hAnsi="Times New Roman" w:cs="Times New Roman"/>
          <w:sz w:val="24"/>
          <w:szCs w:val="24"/>
          <w:lang w:val="en-ID" w:eastAsia="en-ID"/>
        </w:rPr>
        <w:t xml:space="preserve"> login. Admin </w:t>
      </w:r>
      <w:proofErr w:type="spellStart"/>
      <w:r w:rsidRPr="00864C86">
        <w:rPr>
          <w:rFonts w:ascii="Times New Roman" w:eastAsia="Times New Roman" w:hAnsi="Times New Roman" w:cs="Times New Roman"/>
          <w:sz w:val="24"/>
          <w:szCs w:val="24"/>
          <w:lang w:val="en-ID" w:eastAsia="en-ID"/>
        </w:rPr>
        <w:t>dapat</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membuka</w:t>
      </w:r>
      <w:proofErr w:type="spellEnd"/>
      <w:r w:rsidRPr="00864C86">
        <w:rPr>
          <w:rFonts w:ascii="Times New Roman" w:eastAsia="Times New Roman" w:hAnsi="Times New Roman" w:cs="Times New Roman"/>
          <w:sz w:val="24"/>
          <w:szCs w:val="24"/>
          <w:lang w:val="en-ID" w:eastAsia="en-ID"/>
        </w:rPr>
        <w:t xml:space="preserve"> menu </w:t>
      </w:r>
      <w:proofErr w:type="spellStart"/>
      <w:r w:rsidRPr="00864C86">
        <w:rPr>
          <w:rFonts w:ascii="Times New Roman" w:eastAsia="Times New Roman" w:hAnsi="Times New Roman" w:cs="Times New Roman"/>
          <w:sz w:val="24"/>
          <w:szCs w:val="24"/>
          <w:lang w:val="en-ID" w:eastAsia="en-ID"/>
        </w:rPr>
        <w:t>melalui</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kartu</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pintasan</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atau</w:t>
      </w:r>
      <w:proofErr w:type="spellEnd"/>
      <w:r w:rsidRPr="00864C86">
        <w:rPr>
          <w:rFonts w:ascii="Times New Roman" w:eastAsia="Times New Roman" w:hAnsi="Times New Roman" w:cs="Times New Roman"/>
          <w:sz w:val="24"/>
          <w:szCs w:val="24"/>
          <w:lang w:val="en-ID" w:eastAsia="en-ID"/>
        </w:rPr>
        <w:t xml:space="preserve"> </w:t>
      </w:r>
      <w:r w:rsidRPr="00864C86">
        <w:rPr>
          <w:rFonts w:ascii="Times New Roman" w:eastAsia="Times New Roman" w:hAnsi="Times New Roman" w:cs="Times New Roman"/>
          <w:i/>
          <w:iCs/>
          <w:sz w:val="24"/>
          <w:szCs w:val="24"/>
          <w:lang w:val="en-ID" w:eastAsia="en-ID"/>
        </w:rPr>
        <w:t>sidebar</w:t>
      </w:r>
      <w:r w:rsidRPr="00864C86">
        <w:rPr>
          <w:rFonts w:ascii="Times New Roman" w:eastAsia="Times New Roman" w:hAnsi="Times New Roman" w:cs="Times New Roman"/>
          <w:sz w:val="24"/>
          <w:szCs w:val="24"/>
          <w:lang w:val="en-ID" w:eastAsia="en-ID"/>
        </w:rPr>
        <w:t>.</w:t>
      </w:r>
    </w:p>
    <w:p w14:paraId="205AC647" w14:textId="77777777" w:rsidR="00864C86" w:rsidRPr="00864C86" w:rsidRDefault="00864C86" w:rsidP="00864C86">
      <w:pPr>
        <w:spacing w:before="100" w:beforeAutospacing="1" w:after="100" w:afterAutospacing="1" w:line="240" w:lineRule="auto"/>
        <w:rPr>
          <w:rFonts w:ascii="Times New Roman" w:eastAsia="Times New Roman" w:hAnsi="Times New Roman" w:cs="Times New Roman"/>
          <w:sz w:val="24"/>
          <w:szCs w:val="24"/>
          <w:lang w:val="en-ID" w:eastAsia="en-ID"/>
        </w:rPr>
      </w:pPr>
      <w:r w:rsidRPr="00864C86">
        <w:rPr>
          <w:rFonts w:ascii="Times New Roman" w:eastAsia="Times New Roman" w:hAnsi="Times New Roman" w:cs="Times New Roman"/>
          <w:b/>
          <w:bCs/>
          <w:sz w:val="24"/>
          <w:szCs w:val="24"/>
          <w:lang w:val="en-ID" w:eastAsia="en-ID"/>
        </w:rPr>
        <w:t xml:space="preserve">3. </w:t>
      </w:r>
      <w:proofErr w:type="spellStart"/>
      <w:r w:rsidRPr="00864C86">
        <w:rPr>
          <w:rFonts w:ascii="Times New Roman" w:eastAsia="Times New Roman" w:hAnsi="Times New Roman" w:cs="Times New Roman"/>
          <w:b/>
          <w:bCs/>
          <w:sz w:val="24"/>
          <w:szCs w:val="24"/>
          <w:lang w:val="en-ID" w:eastAsia="en-ID"/>
        </w:rPr>
        <w:t>Mengelola</w:t>
      </w:r>
      <w:proofErr w:type="spellEnd"/>
      <w:r w:rsidRPr="00864C86">
        <w:rPr>
          <w:rFonts w:ascii="Times New Roman" w:eastAsia="Times New Roman" w:hAnsi="Times New Roman" w:cs="Times New Roman"/>
          <w:b/>
          <w:bCs/>
          <w:sz w:val="24"/>
          <w:szCs w:val="24"/>
          <w:lang w:val="en-ID" w:eastAsia="en-ID"/>
        </w:rPr>
        <w:t xml:space="preserve"> Data </w:t>
      </w:r>
      <w:proofErr w:type="spellStart"/>
      <w:r w:rsidRPr="00864C86">
        <w:rPr>
          <w:rFonts w:ascii="Times New Roman" w:eastAsia="Times New Roman" w:hAnsi="Times New Roman" w:cs="Times New Roman"/>
          <w:b/>
          <w:bCs/>
          <w:sz w:val="24"/>
          <w:szCs w:val="24"/>
          <w:lang w:val="en-ID" w:eastAsia="en-ID"/>
        </w:rPr>
        <w:t>Siswa</w:t>
      </w:r>
      <w:proofErr w:type="spellEnd"/>
    </w:p>
    <w:p w14:paraId="55754EA2" w14:textId="77777777" w:rsidR="00864C86" w:rsidRPr="00864C86" w:rsidRDefault="00864C86" w:rsidP="00487377">
      <w:pPr>
        <w:numPr>
          <w:ilvl w:val="0"/>
          <w:numId w:val="35"/>
        </w:numPr>
        <w:spacing w:before="100" w:beforeAutospacing="1" w:after="100" w:afterAutospacing="1" w:line="240" w:lineRule="auto"/>
        <w:rPr>
          <w:rFonts w:ascii="Times New Roman" w:eastAsia="Times New Roman" w:hAnsi="Times New Roman" w:cs="Times New Roman"/>
          <w:sz w:val="24"/>
          <w:szCs w:val="24"/>
          <w:lang w:val="en-ID" w:eastAsia="en-ID"/>
        </w:rPr>
      </w:pPr>
      <w:proofErr w:type="spellStart"/>
      <w:r w:rsidRPr="00864C86">
        <w:rPr>
          <w:rFonts w:ascii="Times New Roman" w:eastAsia="Times New Roman" w:hAnsi="Times New Roman" w:cs="Times New Roman"/>
          <w:sz w:val="24"/>
          <w:szCs w:val="24"/>
          <w:lang w:val="en-ID" w:eastAsia="en-ID"/>
        </w:rPr>
        <w:t>Klik</w:t>
      </w:r>
      <w:proofErr w:type="spellEnd"/>
      <w:r w:rsidRPr="00864C86">
        <w:rPr>
          <w:rFonts w:ascii="Times New Roman" w:eastAsia="Times New Roman" w:hAnsi="Times New Roman" w:cs="Times New Roman"/>
          <w:sz w:val="24"/>
          <w:szCs w:val="24"/>
          <w:lang w:val="en-ID" w:eastAsia="en-ID"/>
        </w:rPr>
        <w:t xml:space="preserve"> menu </w:t>
      </w:r>
      <w:r w:rsidRPr="00864C86">
        <w:rPr>
          <w:rFonts w:ascii="Times New Roman" w:eastAsia="Times New Roman" w:hAnsi="Times New Roman" w:cs="Times New Roman"/>
          <w:b/>
          <w:bCs/>
          <w:sz w:val="24"/>
          <w:szCs w:val="24"/>
          <w:lang w:val="en-ID" w:eastAsia="en-ID"/>
        </w:rPr>
        <w:t xml:space="preserve">Data </w:t>
      </w:r>
      <w:proofErr w:type="spellStart"/>
      <w:r w:rsidRPr="00864C86">
        <w:rPr>
          <w:rFonts w:ascii="Times New Roman" w:eastAsia="Times New Roman" w:hAnsi="Times New Roman" w:cs="Times New Roman"/>
          <w:b/>
          <w:bCs/>
          <w:sz w:val="24"/>
          <w:szCs w:val="24"/>
          <w:lang w:val="en-ID" w:eastAsia="en-ID"/>
        </w:rPr>
        <w:t>Siswa</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untuk</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melihat</w:t>
      </w:r>
      <w:proofErr w:type="spellEnd"/>
      <w:r w:rsidRPr="00864C86">
        <w:rPr>
          <w:rFonts w:ascii="Times New Roman" w:eastAsia="Times New Roman" w:hAnsi="Times New Roman" w:cs="Times New Roman"/>
          <w:sz w:val="24"/>
          <w:szCs w:val="24"/>
          <w:lang w:val="en-ID" w:eastAsia="en-ID"/>
        </w:rPr>
        <w:t xml:space="preserve"> daftar </w:t>
      </w:r>
      <w:proofErr w:type="spellStart"/>
      <w:r w:rsidRPr="00864C86">
        <w:rPr>
          <w:rFonts w:ascii="Times New Roman" w:eastAsia="Times New Roman" w:hAnsi="Times New Roman" w:cs="Times New Roman"/>
          <w:sz w:val="24"/>
          <w:szCs w:val="24"/>
          <w:lang w:val="en-ID" w:eastAsia="en-ID"/>
        </w:rPr>
        <w:t>siswa</w:t>
      </w:r>
      <w:proofErr w:type="spellEnd"/>
      <w:r w:rsidRPr="00864C86">
        <w:rPr>
          <w:rFonts w:ascii="Times New Roman" w:eastAsia="Times New Roman" w:hAnsi="Times New Roman" w:cs="Times New Roman"/>
          <w:sz w:val="24"/>
          <w:szCs w:val="24"/>
          <w:lang w:val="en-ID" w:eastAsia="en-ID"/>
        </w:rPr>
        <w:t xml:space="preserve"> (NIS, </w:t>
      </w:r>
      <w:proofErr w:type="spellStart"/>
      <w:r w:rsidRPr="00864C86">
        <w:rPr>
          <w:rFonts w:ascii="Times New Roman" w:eastAsia="Times New Roman" w:hAnsi="Times New Roman" w:cs="Times New Roman"/>
          <w:sz w:val="24"/>
          <w:szCs w:val="24"/>
          <w:lang w:val="en-ID" w:eastAsia="en-ID"/>
        </w:rPr>
        <w:t>nama</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kelas</w:t>
      </w:r>
      <w:proofErr w:type="spellEnd"/>
      <w:r w:rsidRPr="00864C86">
        <w:rPr>
          <w:rFonts w:ascii="Times New Roman" w:eastAsia="Times New Roman" w:hAnsi="Times New Roman" w:cs="Times New Roman"/>
          <w:sz w:val="24"/>
          <w:szCs w:val="24"/>
          <w:lang w:val="en-ID" w:eastAsia="en-ID"/>
        </w:rPr>
        <w:t>, dan username).</w:t>
      </w:r>
    </w:p>
    <w:p w14:paraId="10568993" w14:textId="77777777" w:rsidR="00864C86" w:rsidRPr="00864C86" w:rsidRDefault="00864C86" w:rsidP="00487377">
      <w:pPr>
        <w:numPr>
          <w:ilvl w:val="0"/>
          <w:numId w:val="35"/>
        </w:numPr>
        <w:spacing w:before="100" w:beforeAutospacing="1" w:after="100" w:afterAutospacing="1" w:line="240" w:lineRule="auto"/>
        <w:rPr>
          <w:rFonts w:ascii="Times New Roman" w:eastAsia="Times New Roman" w:hAnsi="Times New Roman" w:cs="Times New Roman"/>
          <w:sz w:val="24"/>
          <w:szCs w:val="24"/>
          <w:lang w:val="en-ID" w:eastAsia="en-ID"/>
        </w:rPr>
      </w:pPr>
      <w:proofErr w:type="spellStart"/>
      <w:r w:rsidRPr="00864C86">
        <w:rPr>
          <w:rFonts w:ascii="Times New Roman" w:eastAsia="Times New Roman" w:hAnsi="Times New Roman" w:cs="Times New Roman"/>
          <w:b/>
          <w:bCs/>
          <w:sz w:val="24"/>
          <w:szCs w:val="24"/>
          <w:lang w:val="en-ID" w:eastAsia="en-ID"/>
        </w:rPr>
        <w:t>Mencari</w:t>
      </w:r>
      <w:proofErr w:type="spellEnd"/>
      <w:r w:rsidRPr="00864C86">
        <w:rPr>
          <w:rFonts w:ascii="Times New Roman" w:eastAsia="Times New Roman" w:hAnsi="Times New Roman" w:cs="Times New Roman"/>
          <w:b/>
          <w:bCs/>
          <w:sz w:val="24"/>
          <w:szCs w:val="24"/>
          <w:lang w:val="en-ID" w:eastAsia="en-ID"/>
        </w:rPr>
        <w:t xml:space="preserve"> </w:t>
      </w:r>
      <w:proofErr w:type="spellStart"/>
      <w:r w:rsidRPr="00864C86">
        <w:rPr>
          <w:rFonts w:ascii="Times New Roman" w:eastAsia="Times New Roman" w:hAnsi="Times New Roman" w:cs="Times New Roman"/>
          <w:b/>
          <w:bCs/>
          <w:sz w:val="24"/>
          <w:szCs w:val="24"/>
          <w:lang w:val="en-ID" w:eastAsia="en-ID"/>
        </w:rPr>
        <w:t>siswa</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ketik</w:t>
      </w:r>
      <w:proofErr w:type="spellEnd"/>
      <w:r w:rsidRPr="00864C86">
        <w:rPr>
          <w:rFonts w:ascii="Times New Roman" w:eastAsia="Times New Roman" w:hAnsi="Times New Roman" w:cs="Times New Roman"/>
          <w:sz w:val="24"/>
          <w:szCs w:val="24"/>
          <w:lang w:val="en-ID" w:eastAsia="en-ID"/>
        </w:rPr>
        <w:t xml:space="preserve"> kata </w:t>
      </w:r>
      <w:proofErr w:type="spellStart"/>
      <w:r w:rsidRPr="00864C86">
        <w:rPr>
          <w:rFonts w:ascii="Times New Roman" w:eastAsia="Times New Roman" w:hAnsi="Times New Roman" w:cs="Times New Roman"/>
          <w:sz w:val="24"/>
          <w:szCs w:val="24"/>
          <w:lang w:val="en-ID" w:eastAsia="en-ID"/>
        </w:rPr>
        <w:t>kunci</w:t>
      </w:r>
      <w:proofErr w:type="spellEnd"/>
      <w:r w:rsidRPr="00864C86">
        <w:rPr>
          <w:rFonts w:ascii="Times New Roman" w:eastAsia="Times New Roman" w:hAnsi="Times New Roman" w:cs="Times New Roman"/>
          <w:sz w:val="24"/>
          <w:szCs w:val="24"/>
          <w:lang w:val="en-ID" w:eastAsia="en-ID"/>
        </w:rPr>
        <w:t xml:space="preserve"> pada </w:t>
      </w:r>
      <w:proofErr w:type="spellStart"/>
      <w:r w:rsidRPr="00864C86">
        <w:rPr>
          <w:rFonts w:ascii="Times New Roman" w:eastAsia="Times New Roman" w:hAnsi="Times New Roman" w:cs="Times New Roman"/>
          <w:sz w:val="24"/>
          <w:szCs w:val="24"/>
          <w:lang w:val="en-ID" w:eastAsia="en-ID"/>
        </w:rPr>
        <w:t>kolom</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pencarian</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lalu</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klik</w:t>
      </w:r>
      <w:proofErr w:type="spellEnd"/>
      <w:r w:rsidRPr="00864C86">
        <w:rPr>
          <w:rFonts w:ascii="Times New Roman" w:eastAsia="Times New Roman" w:hAnsi="Times New Roman" w:cs="Times New Roman"/>
          <w:sz w:val="24"/>
          <w:szCs w:val="24"/>
          <w:lang w:val="en-ID" w:eastAsia="en-ID"/>
        </w:rPr>
        <w:t xml:space="preserve"> </w:t>
      </w:r>
      <w:r w:rsidRPr="00864C86">
        <w:rPr>
          <w:rFonts w:ascii="Times New Roman" w:eastAsia="Times New Roman" w:hAnsi="Times New Roman" w:cs="Times New Roman"/>
          <w:b/>
          <w:bCs/>
          <w:sz w:val="24"/>
          <w:szCs w:val="24"/>
          <w:lang w:val="en-ID" w:eastAsia="en-ID"/>
        </w:rPr>
        <w:t>Cari</w:t>
      </w:r>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Klik</w:t>
      </w:r>
      <w:proofErr w:type="spellEnd"/>
      <w:r w:rsidRPr="00864C86">
        <w:rPr>
          <w:rFonts w:ascii="Times New Roman" w:eastAsia="Times New Roman" w:hAnsi="Times New Roman" w:cs="Times New Roman"/>
          <w:sz w:val="24"/>
          <w:szCs w:val="24"/>
          <w:lang w:val="en-ID" w:eastAsia="en-ID"/>
        </w:rPr>
        <w:t xml:space="preserve"> </w:t>
      </w:r>
      <w:r w:rsidRPr="00864C86">
        <w:rPr>
          <w:rFonts w:ascii="Times New Roman" w:eastAsia="Times New Roman" w:hAnsi="Times New Roman" w:cs="Times New Roman"/>
          <w:b/>
          <w:bCs/>
          <w:sz w:val="24"/>
          <w:szCs w:val="24"/>
          <w:lang w:val="en-ID" w:eastAsia="en-ID"/>
        </w:rPr>
        <w:t>Reset</w:t>
      </w:r>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untuk</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menampilkan</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semua</w:t>
      </w:r>
      <w:proofErr w:type="spellEnd"/>
      <w:r w:rsidRPr="00864C86">
        <w:rPr>
          <w:rFonts w:ascii="Times New Roman" w:eastAsia="Times New Roman" w:hAnsi="Times New Roman" w:cs="Times New Roman"/>
          <w:sz w:val="24"/>
          <w:szCs w:val="24"/>
          <w:lang w:val="en-ID" w:eastAsia="en-ID"/>
        </w:rPr>
        <w:t xml:space="preserve"> data </w:t>
      </w:r>
      <w:proofErr w:type="spellStart"/>
      <w:r w:rsidRPr="00864C86">
        <w:rPr>
          <w:rFonts w:ascii="Times New Roman" w:eastAsia="Times New Roman" w:hAnsi="Times New Roman" w:cs="Times New Roman"/>
          <w:sz w:val="24"/>
          <w:szCs w:val="24"/>
          <w:lang w:val="en-ID" w:eastAsia="en-ID"/>
        </w:rPr>
        <w:t>kembali</w:t>
      </w:r>
      <w:proofErr w:type="spellEnd"/>
      <w:r w:rsidRPr="00864C86">
        <w:rPr>
          <w:rFonts w:ascii="Times New Roman" w:eastAsia="Times New Roman" w:hAnsi="Times New Roman" w:cs="Times New Roman"/>
          <w:sz w:val="24"/>
          <w:szCs w:val="24"/>
          <w:lang w:val="en-ID" w:eastAsia="en-ID"/>
        </w:rPr>
        <w:t>.</w:t>
      </w:r>
    </w:p>
    <w:p w14:paraId="62E89561" w14:textId="77777777" w:rsidR="00864C86" w:rsidRPr="00864C86" w:rsidRDefault="00864C86" w:rsidP="00487377">
      <w:pPr>
        <w:numPr>
          <w:ilvl w:val="0"/>
          <w:numId w:val="35"/>
        </w:numPr>
        <w:spacing w:before="100" w:beforeAutospacing="1" w:after="100" w:afterAutospacing="1" w:line="240" w:lineRule="auto"/>
        <w:rPr>
          <w:rFonts w:ascii="Times New Roman" w:eastAsia="Times New Roman" w:hAnsi="Times New Roman" w:cs="Times New Roman"/>
          <w:sz w:val="24"/>
          <w:szCs w:val="24"/>
          <w:lang w:val="en-ID" w:eastAsia="en-ID"/>
        </w:rPr>
      </w:pPr>
      <w:proofErr w:type="spellStart"/>
      <w:r w:rsidRPr="00864C86">
        <w:rPr>
          <w:rFonts w:ascii="Times New Roman" w:eastAsia="Times New Roman" w:hAnsi="Times New Roman" w:cs="Times New Roman"/>
          <w:b/>
          <w:bCs/>
          <w:sz w:val="24"/>
          <w:szCs w:val="24"/>
          <w:lang w:val="en-ID" w:eastAsia="en-ID"/>
        </w:rPr>
        <w:t>Menambah</w:t>
      </w:r>
      <w:proofErr w:type="spellEnd"/>
      <w:r w:rsidRPr="00864C86">
        <w:rPr>
          <w:rFonts w:ascii="Times New Roman" w:eastAsia="Times New Roman" w:hAnsi="Times New Roman" w:cs="Times New Roman"/>
          <w:b/>
          <w:bCs/>
          <w:sz w:val="24"/>
          <w:szCs w:val="24"/>
          <w:lang w:val="en-ID" w:eastAsia="en-ID"/>
        </w:rPr>
        <w:t xml:space="preserve"> </w:t>
      </w:r>
      <w:proofErr w:type="spellStart"/>
      <w:r w:rsidRPr="00864C86">
        <w:rPr>
          <w:rFonts w:ascii="Times New Roman" w:eastAsia="Times New Roman" w:hAnsi="Times New Roman" w:cs="Times New Roman"/>
          <w:b/>
          <w:bCs/>
          <w:sz w:val="24"/>
          <w:szCs w:val="24"/>
          <w:lang w:val="en-ID" w:eastAsia="en-ID"/>
        </w:rPr>
        <w:t>siswa</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klik</w:t>
      </w:r>
      <w:proofErr w:type="spellEnd"/>
      <w:r w:rsidRPr="00864C86">
        <w:rPr>
          <w:rFonts w:ascii="Times New Roman" w:eastAsia="Times New Roman" w:hAnsi="Times New Roman" w:cs="Times New Roman"/>
          <w:sz w:val="24"/>
          <w:szCs w:val="24"/>
          <w:lang w:val="en-ID" w:eastAsia="en-ID"/>
        </w:rPr>
        <w:t xml:space="preserve"> </w:t>
      </w:r>
      <w:r w:rsidRPr="00864C86">
        <w:rPr>
          <w:rFonts w:ascii="Times New Roman" w:eastAsia="Times New Roman" w:hAnsi="Times New Roman" w:cs="Times New Roman"/>
          <w:b/>
          <w:bCs/>
          <w:sz w:val="24"/>
          <w:szCs w:val="24"/>
          <w:lang w:val="en-ID" w:eastAsia="en-ID"/>
        </w:rPr>
        <w:t xml:space="preserve">+ </w:t>
      </w:r>
      <w:proofErr w:type="spellStart"/>
      <w:r w:rsidRPr="00864C86">
        <w:rPr>
          <w:rFonts w:ascii="Times New Roman" w:eastAsia="Times New Roman" w:hAnsi="Times New Roman" w:cs="Times New Roman"/>
          <w:b/>
          <w:bCs/>
          <w:sz w:val="24"/>
          <w:szCs w:val="24"/>
          <w:lang w:val="en-ID" w:eastAsia="en-ID"/>
        </w:rPr>
        <w:t>Tambah</w:t>
      </w:r>
      <w:proofErr w:type="spellEnd"/>
      <w:r w:rsidRPr="00864C86">
        <w:rPr>
          <w:rFonts w:ascii="Times New Roman" w:eastAsia="Times New Roman" w:hAnsi="Times New Roman" w:cs="Times New Roman"/>
          <w:b/>
          <w:bCs/>
          <w:sz w:val="24"/>
          <w:szCs w:val="24"/>
          <w:lang w:val="en-ID" w:eastAsia="en-ID"/>
        </w:rPr>
        <w:t xml:space="preserve"> </w:t>
      </w:r>
      <w:proofErr w:type="spellStart"/>
      <w:r w:rsidRPr="00864C86">
        <w:rPr>
          <w:rFonts w:ascii="Times New Roman" w:eastAsia="Times New Roman" w:hAnsi="Times New Roman" w:cs="Times New Roman"/>
          <w:b/>
          <w:bCs/>
          <w:sz w:val="24"/>
          <w:szCs w:val="24"/>
          <w:lang w:val="en-ID" w:eastAsia="en-ID"/>
        </w:rPr>
        <w:t>Siswa</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isi</w:t>
      </w:r>
      <w:proofErr w:type="spellEnd"/>
      <w:r w:rsidRPr="00864C86">
        <w:rPr>
          <w:rFonts w:ascii="Times New Roman" w:eastAsia="Times New Roman" w:hAnsi="Times New Roman" w:cs="Times New Roman"/>
          <w:sz w:val="24"/>
          <w:szCs w:val="24"/>
          <w:lang w:val="en-ID" w:eastAsia="en-ID"/>
        </w:rPr>
        <w:t xml:space="preserve"> NIS, </w:t>
      </w:r>
      <w:proofErr w:type="spellStart"/>
      <w:r w:rsidRPr="00864C86">
        <w:rPr>
          <w:rFonts w:ascii="Times New Roman" w:eastAsia="Times New Roman" w:hAnsi="Times New Roman" w:cs="Times New Roman"/>
          <w:sz w:val="24"/>
          <w:szCs w:val="24"/>
          <w:lang w:val="en-ID" w:eastAsia="en-ID"/>
        </w:rPr>
        <w:t>nama</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kelas</w:t>
      </w:r>
      <w:proofErr w:type="spellEnd"/>
      <w:r w:rsidRPr="00864C86">
        <w:rPr>
          <w:rFonts w:ascii="Times New Roman" w:eastAsia="Times New Roman" w:hAnsi="Times New Roman" w:cs="Times New Roman"/>
          <w:sz w:val="24"/>
          <w:szCs w:val="24"/>
          <w:lang w:val="en-ID" w:eastAsia="en-ID"/>
        </w:rPr>
        <w:t xml:space="preserve">, username, dan password, </w:t>
      </w:r>
      <w:proofErr w:type="spellStart"/>
      <w:r w:rsidRPr="00864C86">
        <w:rPr>
          <w:rFonts w:ascii="Times New Roman" w:eastAsia="Times New Roman" w:hAnsi="Times New Roman" w:cs="Times New Roman"/>
          <w:sz w:val="24"/>
          <w:szCs w:val="24"/>
          <w:lang w:val="en-ID" w:eastAsia="en-ID"/>
        </w:rPr>
        <w:t>lalu</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klik</w:t>
      </w:r>
      <w:proofErr w:type="spellEnd"/>
      <w:r w:rsidRPr="00864C86">
        <w:rPr>
          <w:rFonts w:ascii="Times New Roman" w:eastAsia="Times New Roman" w:hAnsi="Times New Roman" w:cs="Times New Roman"/>
          <w:sz w:val="24"/>
          <w:szCs w:val="24"/>
          <w:lang w:val="en-ID" w:eastAsia="en-ID"/>
        </w:rPr>
        <w:t xml:space="preserve"> </w:t>
      </w:r>
      <w:r w:rsidRPr="00864C86">
        <w:rPr>
          <w:rFonts w:ascii="Times New Roman" w:eastAsia="Times New Roman" w:hAnsi="Times New Roman" w:cs="Times New Roman"/>
          <w:b/>
          <w:bCs/>
          <w:sz w:val="24"/>
          <w:szCs w:val="24"/>
          <w:lang w:val="en-ID" w:eastAsia="en-ID"/>
        </w:rPr>
        <w:t xml:space="preserve">+ </w:t>
      </w:r>
      <w:proofErr w:type="spellStart"/>
      <w:r w:rsidRPr="00864C86">
        <w:rPr>
          <w:rFonts w:ascii="Times New Roman" w:eastAsia="Times New Roman" w:hAnsi="Times New Roman" w:cs="Times New Roman"/>
          <w:b/>
          <w:bCs/>
          <w:sz w:val="24"/>
          <w:szCs w:val="24"/>
          <w:lang w:val="en-ID" w:eastAsia="en-ID"/>
        </w:rPr>
        <w:t>Simpan</w:t>
      </w:r>
      <w:proofErr w:type="spellEnd"/>
      <w:r w:rsidRPr="00864C86">
        <w:rPr>
          <w:rFonts w:ascii="Times New Roman" w:eastAsia="Times New Roman" w:hAnsi="Times New Roman" w:cs="Times New Roman"/>
          <w:b/>
          <w:bCs/>
          <w:sz w:val="24"/>
          <w:szCs w:val="24"/>
          <w:lang w:val="en-ID" w:eastAsia="en-ID"/>
        </w:rPr>
        <w:t xml:space="preserve"> </w:t>
      </w:r>
      <w:proofErr w:type="spellStart"/>
      <w:r w:rsidRPr="00864C86">
        <w:rPr>
          <w:rFonts w:ascii="Times New Roman" w:eastAsia="Times New Roman" w:hAnsi="Times New Roman" w:cs="Times New Roman"/>
          <w:b/>
          <w:bCs/>
          <w:sz w:val="24"/>
          <w:szCs w:val="24"/>
          <w:lang w:val="en-ID" w:eastAsia="en-ID"/>
        </w:rPr>
        <w:t>Siswa</w:t>
      </w:r>
      <w:proofErr w:type="spellEnd"/>
      <w:r w:rsidRPr="00864C86">
        <w:rPr>
          <w:rFonts w:ascii="Times New Roman" w:eastAsia="Times New Roman" w:hAnsi="Times New Roman" w:cs="Times New Roman"/>
          <w:sz w:val="24"/>
          <w:szCs w:val="24"/>
          <w:lang w:val="en-ID" w:eastAsia="en-ID"/>
        </w:rPr>
        <w:t>.</w:t>
      </w:r>
    </w:p>
    <w:p w14:paraId="0FB7A74C" w14:textId="77777777" w:rsidR="00864C86" w:rsidRPr="00864C86" w:rsidRDefault="00864C86" w:rsidP="00487377">
      <w:pPr>
        <w:numPr>
          <w:ilvl w:val="0"/>
          <w:numId w:val="35"/>
        </w:numPr>
        <w:spacing w:before="100" w:beforeAutospacing="1" w:after="100" w:afterAutospacing="1" w:line="240" w:lineRule="auto"/>
        <w:rPr>
          <w:rFonts w:ascii="Times New Roman" w:eastAsia="Times New Roman" w:hAnsi="Times New Roman" w:cs="Times New Roman"/>
          <w:sz w:val="24"/>
          <w:szCs w:val="24"/>
          <w:lang w:val="en-ID" w:eastAsia="en-ID"/>
        </w:rPr>
      </w:pPr>
      <w:proofErr w:type="spellStart"/>
      <w:r w:rsidRPr="00864C86">
        <w:rPr>
          <w:rFonts w:ascii="Times New Roman" w:eastAsia="Times New Roman" w:hAnsi="Times New Roman" w:cs="Times New Roman"/>
          <w:b/>
          <w:bCs/>
          <w:sz w:val="24"/>
          <w:szCs w:val="24"/>
          <w:lang w:val="en-ID" w:eastAsia="en-ID"/>
        </w:rPr>
        <w:t>Mengubah</w:t>
      </w:r>
      <w:proofErr w:type="spellEnd"/>
      <w:r w:rsidRPr="00864C86">
        <w:rPr>
          <w:rFonts w:ascii="Times New Roman" w:eastAsia="Times New Roman" w:hAnsi="Times New Roman" w:cs="Times New Roman"/>
          <w:b/>
          <w:bCs/>
          <w:sz w:val="24"/>
          <w:szCs w:val="24"/>
          <w:lang w:val="en-ID" w:eastAsia="en-ID"/>
        </w:rPr>
        <w:t xml:space="preserve"> </w:t>
      </w:r>
      <w:proofErr w:type="spellStart"/>
      <w:r w:rsidRPr="00864C86">
        <w:rPr>
          <w:rFonts w:ascii="Times New Roman" w:eastAsia="Times New Roman" w:hAnsi="Times New Roman" w:cs="Times New Roman"/>
          <w:b/>
          <w:bCs/>
          <w:sz w:val="24"/>
          <w:szCs w:val="24"/>
          <w:lang w:val="en-ID" w:eastAsia="en-ID"/>
        </w:rPr>
        <w:t>siswa</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klik</w:t>
      </w:r>
      <w:proofErr w:type="spellEnd"/>
      <w:r w:rsidRPr="00864C86">
        <w:rPr>
          <w:rFonts w:ascii="Times New Roman" w:eastAsia="Times New Roman" w:hAnsi="Times New Roman" w:cs="Times New Roman"/>
          <w:sz w:val="24"/>
          <w:szCs w:val="24"/>
          <w:lang w:val="en-ID" w:eastAsia="en-ID"/>
        </w:rPr>
        <w:t xml:space="preserve"> ikon edit pada </w:t>
      </w:r>
      <w:proofErr w:type="spellStart"/>
      <w:r w:rsidRPr="00864C86">
        <w:rPr>
          <w:rFonts w:ascii="Times New Roman" w:eastAsia="Times New Roman" w:hAnsi="Times New Roman" w:cs="Times New Roman"/>
          <w:sz w:val="24"/>
          <w:szCs w:val="24"/>
          <w:lang w:val="en-ID" w:eastAsia="en-ID"/>
        </w:rPr>
        <w:t>siswa</w:t>
      </w:r>
      <w:proofErr w:type="spellEnd"/>
      <w:r w:rsidRPr="00864C86">
        <w:rPr>
          <w:rFonts w:ascii="Times New Roman" w:eastAsia="Times New Roman" w:hAnsi="Times New Roman" w:cs="Times New Roman"/>
          <w:sz w:val="24"/>
          <w:szCs w:val="24"/>
          <w:lang w:val="en-ID" w:eastAsia="en-ID"/>
        </w:rPr>
        <w:t xml:space="preserve"> yang </w:t>
      </w:r>
      <w:proofErr w:type="spellStart"/>
      <w:r w:rsidRPr="00864C86">
        <w:rPr>
          <w:rFonts w:ascii="Times New Roman" w:eastAsia="Times New Roman" w:hAnsi="Times New Roman" w:cs="Times New Roman"/>
          <w:sz w:val="24"/>
          <w:szCs w:val="24"/>
          <w:lang w:val="en-ID" w:eastAsia="en-ID"/>
        </w:rPr>
        <w:t>dituju</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ubah</w:t>
      </w:r>
      <w:proofErr w:type="spellEnd"/>
      <w:r w:rsidRPr="00864C86">
        <w:rPr>
          <w:rFonts w:ascii="Times New Roman" w:eastAsia="Times New Roman" w:hAnsi="Times New Roman" w:cs="Times New Roman"/>
          <w:sz w:val="24"/>
          <w:szCs w:val="24"/>
          <w:lang w:val="en-ID" w:eastAsia="en-ID"/>
        </w:rPr>
        <w:t xml:space="preserve"> data, </w:t>
      </w:r>
      <w:proofErr w:type="spellStart"/>
      <w:r w:rsidRPr="00864C86">
        <w:rPr>
          <w:rFonts w:ascii="Times New Roman" w:eastAsia="Times New Roman" w:hAnsi="Times New Roman" w:cs="Times New Roman"/>
          <w:sz w:val="24"/>
          <w:szCs w:val="24"/>
          <w:lang w:val="en-ID" w:eastAsia="en-ID"/>
        </w:rPr>
        <w:t>lalu</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klik</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b/>
          <w:bCs/>
          <w:sz w:val="24"/>
          <w:szCs w:val="24"/>
          <w:lang w:val="en-ID" w:eastAsia="en-ID"/>
        </w:rPr>
        <w:t>Simpan</w:t>
      </w:r>
      <w:proofErr w:type="spellEnd"/>
      <w:r w:rsidRPr="00864C86">
        <w:rPr>
          <w:rFonts w:ascii="Times New Roman" w:eastAsia="Times New Roman" w:hAnsi="Times New Roman" w:cs="Times New Roman"/>
          <w:b/>
          <w:bCs/>
          <w:sz w:val="24"/>
          <w:szCs w:val="24"/>
          <w:lang w:val="en-ID" w:eastAsia="en-ID"/>
        </w:rPr>
        <w:t xml:space="preserve"> </w:t>
      </w:r>
      <w:proofErr w:type="spellStart"/>
      <w:r w:rsidRPr="00864C86">
        <w:rPr>
          <w:rFonts w:ascii="Times New Roman" w:eastAsia="Times New Roman" w:hAnsi="Times New Roman" w:cs="Times New Roman"/>
          <w:b/>
          <w:bCs/>
          <w:sz w:val="24"/>
          <w:szCs w:val="24"/>
          <w:lang w:val="en-ID" w:eastAsia="en-ID"/>
        </w:rPr>
        <w:t>Perubahan</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Kolom</w:t>
      </w:r>
      <w:proofErr w:type="spellEnd"/>
      <w:r w:rsidRPr="00864C86">
        <w:rPr>
          <w:rFonts w:ascii="Times New Roman" w:eastAsia="Times New Roman" w:hAnsi="Times New Roman" w:cs="Times New Roman"/>
          <w:sz w:val="24"/>
          <w:szCs w:val="24"/>
          <w:lang w:val="en-ID" w:eastAsia="en-ID"/>
        </w:rPr>
        <w:t xml:space="preserve"> password </w:t>
      </w:r>
      <w:proofErr w:type="spellStart"/>
      <w:r w:rsidRPr="00864C86">
        <w:rPr>
          <w:rFonts w:ascii="Times New Roman" w:eastAsia="Times New Roman" w:hAnsi="Times New Roman" w:cs="Times New Roman"/>
          <w:sz w:val="24"/>
          <w:szCs w:val="24"/>
          <w:lang w:val="en-ID" w:eastAsia="en-ID"/>
        </w:rPr>
        <w:t>dikosongkan</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jika</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tidak</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ingin</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diganti</w:t>
      </w:r>
      <w:proofErr w:type="spellEnd"/>
      <w:r w:rsidRPr="00864C86">
        <w:rPr>
          <w:rFonts w:ascii="Times New Roman" w:eastAsia="Times New Roman" w:hAnsi="Times New Roman" w:cs="Times New Roman"/>
          <w:sz w:val="24"/>
          <w:szCs w:val="24"/>
          <w:lang w:val="en-ID" w:eastAsia="en-ID"/>
        </w:rPr>
        <w:t>.</w:t>
      </w:r>
    </w:p>
    <w:p w14:paraId="1399C828" w14:textId="1BA2256E" w:rsidR="00864C86" w:rsidRDefault="00864C86" w:rsidP="00487377">
      <w:pPr>
        <w:numPr>
          <w:ilvl w:val="0"/>
          <w:numId w:val="35"/>
        </w:numPr>
        <w:spacing w:before="100" w:beforeAutospacing="1" w:after="100" w:afterAutospacing="1" w:line="240" w:lineRule="auto"/>
        <w:rPr>
          <w:rFonts w:ascii="Times New Roman" w:eastAsia="Times New Roman" w:hAnsi="Times New Roman" w:cs="Times New Roman"/>
          <w:sz w:val="24"/>
          <w:szCs w:val="24"/>
          <w:lang w:val="en-ID" w:eastAsia="en-ID"/>
        </w:rPr>
      </w:pPr>
      <w:proofErr w:type="spellStart"/>
      <w:r w:rsidRPr="00864C86">
        <w:rPr>
          <w:rFonts w:ascii="Times New Roman" w:eastAsia="Times New Roman" w:hAnsi="Times New Roman" w:cs="Times New Roman"/>
          <w:b/>
          <w:bCs/>
          <w:sz w:val="24"/>
          <w:szCs w:val="24"/>
          <w:lang w:val="en-ID" w:eastAsia="en-ID"/>
        </w:rPr>
        <w:t>Menghapus</w:t>
      </w:r>
      <w:proofErr w:type="spellEnd"/>
      <w:r w:rsidRPr="00864C86">
        <w:rPr>
          <w:rFonts w:ascii="Times New Roman" w:eastAsia="Times New Roman" w:hAnsi="Times New Roman" w:cs="Times New Roman"/>
          <w:b/>
          <w:bCs/>
          <w:sz w:val="24"/>
          <w:szCs w:val="24"/>
          <w:lang w:val="en-ID" w:eastAsia="en-ID"/>
        </w:rPr>
        <w:t xml:space="preserve"> </w:t>
      </w:r>
      <w:proofErr w:type="spellStart"/>
      <w:r w:rsidRPr="00864C86">
        <w:rPr>
          <w:rFonts w:ascii="Times New Roman" w:eastAsia="Times New Roman" w:hAnsi="Times New Roman" w:cs="Times New Roman"/>
          <w:b/>
          <w:bCs/>
          <w:sz w:val="24"/>
          <w:szCs w:val="24"/>
          <w:lang w:val="en-ID" w:eastAsia="en-ID"/>
        </w:rPr>
        <w:t>siswa</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klik</w:t>
      </w:r>
      <w:proofErr w:type="spellEnd"/>
      <w:r w:rsidRPr="00864C86">
        <w:rPr>
          <w:rFonts w:ascii="Times New Roman" w:eastAsia="Times New Roman" w:hAnsi="Times New Roman" w:cs="Times New Roman"/>
          <w:sz w:val="24"/>
          <w:szCs w:val="24"/>
          <w:lang w:val="en-ID" w:eastAsia="en-ID"/>
        </w:rPr>
        <w:t xml:space="preserve"> ikon </w:t>
      </w:r>
      <w:proofErr w:type="spellStart"/>
      <w:r w:rsidRPr="00864C86">
        <w:rPr>
          <w:rFonts w:ascii="Times New Roman" w:eastAsia="Times New Roman" w:hAnsi="Times New Roman" w:cs="Times New Roman"/>
          <w:sz w:val="24"/>
          <w:szCs w:val="24"/>
          <w:lang w:val="en-ID" w:eastAsia="en-ID"/>
        </w:rPr>
        <w:t>hapus</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lalu</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pilih</w:t>
      </w:r>
      <w:proofErr w:type="spellEnd"/>
      <w:r w:rsidRPr="00864C86">
        <w:rPr>
          <w:rFonts w:ascii="Times New Roman" w:eastAsia="Times New Roman" w:hAnsi="Times New Roman" w:cs="Times New Roman"/>
          <w:sz w:val="24"/>
          <w:szCs w:val="24"/>
          <w:lang w:val="en-ID" w:eastAsia="en-ID"/>
        </w:rPr>
        <w:t xml:space="preserve"> </w:t>
      </w:r>
      <w:r w:rsidRPr="00864C86">
        <w:rPr>
          <w:rFonts w:ascii="Times New Roman" w:eastAsia="Times New Roman" w:hAnsi="Times New Roman" w:cs="Times New Roman"/>
          <w:b/>
          <w:bCs/>
          <w:sz w:val="24"/>
          <w:szCs w:val="24"/>
          <w:lang w:val="en-ID" w:eastAsia="en-ID"/>
        </w:rPr>
        <w:t>OK</w:t>
      </w:r>
      <w:r w:rsidRPr="00864C86">
        <w:rPr>
          <w:rFonts w:ascii="Times New Roman" w:eastAsia="Times New Roman" w:hAnsi="Times New Roman" w:cs="Times New Roman"/>
          <w:sz w:val="24"/>
          <w:szCs w:val="24"/>
          <w:lang w:val="en-ID" w:eastAsia="en-ID"/>
        </w:rPr>
        <w:t xml:space="preserve"> pada </w:t>
      </w:r>
      <w:proofErr w:type="spellStart"/>
      <w:r w:rsidRPr="00864C86">
        <w:rPr>
          <w:rFonts w:ascii="Times New Roman" w:eastAsia="Times New Roman" w:hAnsi="Times New Roman" w:cs="Times New Roman"/>
          <w:sz w:val="24"/>
          <w:szCs w:val="24"/>
          <w:lang w:val="en-ID" w:eastAsia="en-ID"/>
        </w:rPr>
        <w:t>konfirmasi</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Siswa</w:t>
      </w:r>
      <w:proofErr w:type="spellEnd"/>
      <w:r w:rsidRPr="00864C86">
        <w:rPr>
          <w:rFonts w:ascii="Times New Roman" w:eastAsia="Times New Roman" w:hAnsi="Times New Roman" w:cs="Times New Roman"/>
          <w:sz w:val="24"/>
          <w:szCs w:val="24"/>
          <w:lang w:val="en-ID" w:eastAsia="en-ID"/>
        </w:rPr>
        <w:t xml:space="preserve"> yang </w:t>
      </w:r>
      <w:proofErr w:type="spellStart"/>
      <w:r w:rsidRPr="00864C86">
        <w:rPr>
          <w:rFonts w:ascii="Times New Roman" w:eastAsia="Times New Roman" w:hAnsi="Times New Roman" w:cs="Times New Roman"/>
          <w:sz w:val="24"/>
          <w:szCs w:val="24"/>
          <w:lang w:val="en-ID" w:eastAsia="en-ID"/>
        </w:rPr>
        <w:t>masih</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memiliki</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pengaduan</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tidak</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dapat</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dihapus</w:t>
      </w:r>
      <w:proofErr w:type="spellEnd"/>
      <w:r w:rsidRPr="00864C86">
        <w:rPr>
          <w:rFonts w:ascii="Times New Roman" w:eastAsia="Times New Roman" w:hAnsi="Times New Roman" w:cs="Times New Roman"/>
          <w:sz w:val="24"/>
          <w:szCs w:val="24"/>
          <w:lang w:val="en-ID" w:eastAsia="en-ID"/>
        </w:rPr>
        <w:t xml:space="preserve">, dan </w:t>
      </w:r>
      <w:proofErr w:type="spellStart"/>
      <w:r w:rsidRPr="00864C86">
        <w:rPr>
          <w:rFonts w:ascii="Times New Roman" w:eastAsia="Times New Roman" w:hAnsi="Times New Roman" w:cs="Times New Roman"/>
          <w:sz w:val="24"/>
          <w:szCs w:val="24"/>
          <w:lang w:val="en-ID" w:eastAsia="en-ID"/>
        </w:rPr>
        <w:t>sistem</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menampilkan</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pesan</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peringatan</w:t>
      </w:r>
      <w:proofErr w:type="spellEnd"/>
      <w:r w:rsidRPr="00864C86">
        <w:rPr>
          <w:rFonts w:ascii="Times New Roman" w:eastAsia="Times New Roman" w:hAnsi="Times New Roman" w:cs="Times New Roman"/>
          <w:sz w:val="24"/>
          <w:szCs w:val="24"/>
          <w:lang w:val="en-ID" w:eastAsia="en-ID"/>
        </w:rPr>
        <w:t>.</w:t>
      </w:r>
    </w:p>
    <w:p w14:paraId="3682BBC9" w14:textId="506AEB28" w:rsidR="00B748BF" w:rsidRDefault="00B748BF" w:rsidP="00B748BF">
      <w:pPr>
        <w:spacing w:before="100" w:beforeAutospacing="1" w:after="100" w:afterAutospacing="1" w:line="240" w:lineRule="auto"/>
        <w:rPr>
          <w:rFonts w:ascii="Times New Roman" w:eastAsia="Times New Roman" w:hAnsi="Times New Roman" w:cs="Times New Roman"/>
          <w:sz w:val="24"/>
          <w:szCs w:val="24"/>
          <w:lang w:val="en-ID" w:eastAsia="en-ID"/>
        </w:rPr>
      </w:pPr>
    </w:p>
    <w:p w14:paraId="30CC2EE8" w14:textId="77777777" w:rsidR="00B748BF" w:rsidRPr="00864C86" w:rsidRDefault="00B748BF" w:rsidP="00B748BF">
      <w:pPr>
        <w:spacing w:before="100" w:beforeAutospacing="1" w:after="100" w:afterAutospacing="1" w:line="240" w:lineRule="auto"/>
        <w:rPr>
          <w:rFonts w:ascii="Times New Roman" w:eastAsia="Times New Roman" w:hAnsi="Times New Roman" w:cs="Times New Roman"/>
          <w:sz w:val="24"/>
          <w:szCs w:val="24"/>
          <w:lang w:val="en-ID" w:eastAsia="en-ID"/>
        </w:rPr>
      </w:pPr>
    </w:p>
    <w:p w14:paraId="0DA06D31" w14:textId="77777777" w:rsidR="00864C86" w:rsidRPr="00864C86" w:rsidRDefault="00864C86" w:rsidP="00864C86">
      <w:pPr>
        <w:spacing w:before="100" w:beforeAutospacing="1" w:after="100" w:afterAutospacing="1" w:line="240" w:lineRule="auto"/>
        <w:rPr>
          <w:rFonts w:ascii="Times New Roman" w:eastAsia="Times New Roman" w:hAnsi="Times New Roman" w:cs="Times New Roman"/>
          <w:sz w:val="24"/>
          <w:szCs w:val="24"/>
          <w:lang w:val="en-ID" w:eastAsia="en-ID"/>
        </w:rPr>
      </w:pPr>
      <w:r w:rsidRPr="00864C86">
        <w:rPr>
          <w:rFonts w:ascii="Times New Roman" w:eastAsia="Times New Roman" w:hAnsi="Times New Roman" w:cs="Times New Roman"/>
          <w:b/>
          <w:bCs/>
          <w:sz w:val="24"/>
          <w:szCs w:val="24"/>
          <w:lang w:val="en-ID" w:eastAsia="en-ID"/>
        </w:rPr>
        <w:lastRenderedPageBreak/>
        <w:t xml:space="preserve">4. </w:t>
      </w:r>
      <w:proofErr w:type="spellStart"/>
      <w:r w:rsidRPr="00864C86">
        <w:rPr>
          <w:rFonts w:ascii="Times New Roman" w:eastAsia="Times New Roman" w:hAnsi="Times New Roman" w:cs="Times New Roman"/>
          <w:b/>
          <w:bCs/>
          <w:sz w:val="24"/>
          <w:szCs w:val="24"/>
          <w:lang w:val="en-ID" w:eastAsia="en-ID"/>
        </w:rPr>
        <w:t>Mengelola</w:t>
      </w:r>
      <w:proofErr w:type="spellEnd"/>
      <w:r w:rsidRPr="00864C86">
        <w:rPr>
          <w:rFonts w:ascii="Times New Roman" w:eastAsia="Times New Roman" w:hAnsi="Times New Roman" w:cs="Times New Roman"/>
          <w:b/>
          <w:bCs/>
          <w:sz w:val="24"/>
          <w:szCs w:val="24"/>
          <w:lang w:val="en-ID" w:eastAsia="en-ID"/>
        </w:rPr>
        <w:t xml:space="preserve"> </w:t>
      </w:r>
      <w:proofErr w:type="spellStart"/>
      <w:r w:rsidRPr="00864C86">
        <w:rPr>
          <w:rFonts w:ascii="Times New Roman" w:eastAsia="Times New Roman" w:hAnsi="Times New Roman" w:cs="Times New Roman"/>
          <w:b/>
          <w:bCs/>
          <w:sz w:val="24"/>
          <w:szCs w:val="24"/>
          <w:lang w:val="en-ID" w:eastAsia="en-ID"/>
        </w:rPr>
        <w:t>Kategori</w:t>
      </w:r>
      <w:proofErr w:type="spellEnd"/>
    </w:p>
    <w:p w14:paraId="5E89AF4A" w14:textId="77777777" w:rsidR="00864C86" w:rsidRPr="00864C86" w:rsidRDefault="00864C86" w:rsidP="00487377">
      <w:pPr>
        <w:numPr>
          <w:ilvl w:val="0"/>
          <w:numId w:val="36"/>
        </w:numPr>
        <w:spacing w:before="100" w:beforeAutospacing="1" w:after="100" w:afterAutospacing="1" w:line="240" w:lineRule="auto"/>
        <w:rPr>
          <w:rFonts w:ascii="Times New Roman" w:eastAsia="Times New Roman" w:hAnsi="Times New Roman" w:cs="Times New Roman"/>
          <w:sz w:val="24"/>
          <w:szCs w:val="24"/>
          <w:lang w:val="en-ID" w:eastAsia="en-ID"/>
        </w:rPr>
      </w:pPr>
      <w:proofErr w:type="spellStart"/>
      <w:r w:rsidRPr="00864C86">
        <w:rPr>
          <w:rFonts w:ascii="Times New Roman" w:eastAsia="Times New Roman" w:hAnsi="Times New Roman" w:cs="Times New Roman"/>
          <w:sz w:val="24"/>
          <w:szCs w:val="24"/>
          <w:lang w:val="en-ID" w:eastAsia="en-ID"/>
        </w:rPr>
        <w:t>Klik</w:t>
      </w:r>
      <w:proofErr w:type="spellEnd"/>
      <w:r w:rsidRPr="00864C86">
        <w:rPr>
          <w:rFonts w:ascii="Times New Roman" w:eastAsia="Times New Roman" w:hAnsi="Times New Roman" w:cs="Times New Roman"/>
          <w:sz w:val="24"/>
          <w:szCs w:val="24"/>
          <w:lang w:val="en-ID" w:eastAsia="en-ID"/>
        </w:rPr>
        <w:t xml:space="preserve"> menu </w:t>
      </w:r>
      <w:proofErr w:type="spellStart"/>
      <w:r w:rsidRPr="00864C86">
        <w:rPr>
          <w:rFonts w:ascii="Times New Roman" w:eastAsia="Times New Roman" w:hAnsi="Times New Roman" w:cs="Times New Roman"/>
          <w:b/>
          <w:bCs/>
          <w:sz w:val="24"/>
          <w:szCs w:val="24"/>
          <w:lang w:val="en-ID" w:eastAsia="en-ID"/>
        </w:rPr>
        <w:t>Kategori</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untuk</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melihat</w:t>
      </w:r>
      <w:proofErr w:type="spellEnd"/>
      <w:r w:rsidRPr="00864C86">
        <w:rPr>
          <w:rFonts w:ascii="Times New Roman" w:eastAsia="Times New Roman" w:hAnsi="Times New Roman" w:cs="Times New Roman"/>
          <w:sz w:val="24"/>
          <w:szCs w:val="24"/>
          <w:lang w:val="en-ID" w:eastAsia="en-ID"/>
        </w:rPr>
        <w:t xml:space="preserve"> daftar </w:t>
      </w:r>
      <w:proofErr w:type="spellStart"/>
      <w:r w:rsidRPr="00864C86">
        <w:rPr>
          <w:rFonts w:ascii="Times New Roman" w:eastAsia="Times New Roman" w:hAnsi="Times New Roman" w:cs="Times New Roman"/>
          <w:sz w:val="24"/>
          <w:szCs w:val="24"/>
          <w:lang w:val="en-ID" w:eastAsia="en-ID"/>
        </w:rPr>
        <w:t>kategori</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pengaduan</w:t>
      </w:r>
      <w:proofErr w:type="spellEnd"/>
      <w:r w:rsidRPr="00864C86">
        <w:rPr>
          <w:rFonts w:ascii="Times New Roman" w:eastAsia="Times New Roman" w:hAnsi="Times New Roman" w:cs="Times New Roman"/>
          <w:sz w:val="24"/>
          <w:szCs w:val="24"/>
          <w:lang w:val="en-ID" w:eastAsia="en-ID"/>
        </w:rPr>
        <w:t>.</w:t>
      </w:r>
    </w:p>
    <w:p w14:paraId="63169674" w14:textId="77777777" w:rsidR="00864C86" w:rsidRPr="00864C86" w:rsidRDefault="00864C86" w:rsidP="00487377">
      <w:pPr>
        <w:numPr>
          <w:ilvl w:val="0"/>
          <w:numId w:val="36"/>
        </w:numPr>
        <w:spacing w:before="100" w:beforeAutospacing="1" w:after="100" w:afterAutospacing="1" w:line="240" w:lineRule="auto"/>
        <w:rPr>
          <w:rFonts w:ascii="Times New Roman" w:eastAsia="Times New Roman" w:hAnsi="Times New Roman" w:cs="Times New Roman"/>
          <w:sz w:val="24"/>
          <w:szCs w:val="24"/>
          <w:lang w:val="en-ID" w:eastAsia="en-ID"/>
        </w:rPr>
      </w:pPr>
      <w:proofErr w:type="spellStart"/>
      <w:r w:rsidRPr="00864C86">
        <w:rPr>
          <w:rFonts w:ascii="Times New Roman" w:eastAsia="Times New Roman" w:hAnsi="Times New Roman" w:cs="Times New Roman"/>
          <w:b/>
          <w:bCs/>
          <w:sz w:val="24"/>
          <w:szCs w:val="24"/>
          <w:lang w:val="en-ID" w:eastAsia="en-ID"/>
        </w:rPr>
        <w:t>Mencari</w:t>
      </w:r>
      <w:proofErr w:type="spellEnd"/>
      <w:r w:rsidRPr="00864C86">
        <w:rPr>
          <w:rFonts w:ascii="Times New Roman" w:eastAsia="Times New Roman" w:hAnsi="Times New Roman" w:cs="Times New Roman"/>
          <w:b/>
          <w:bCs/>
          <w:sz w:val="24"/>
          <w:szCs w:val="24"/>
          <w:lang w:val="en-ID" w:eastAsia="en-ID"/>
        </w:rPr>
        <w:t xml:space="preserve"> </w:t>
      </w:r>
      <w:proofErr w:type="spellStart"/>
      <w:r w:rsidRPr="00864C86">
        <w:rPr>
          <w:rFonts w:ascii="Times New Roman" w:eastAsia="Times New Roman" w:hAnsi="Times New Roman" w:cs="Times New Roman"/>
          <w:b/>
          <w:bCs/>
          <w:sz w:val="24"/>
          <w:szCs w:val="24"/>
          <w:lang w:val="en-ID" w:eastAsia="en-ID"/>
        </w:rPr>
        <w:t>kategori</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ketik</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nama</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kategori</w:t>
      </w:r>
      <w:proofErr w:type="spellEnd"/>
      <w:r w:rsidRPr="00864C86">
        <w:rPr>
          <w:rFonts w:ascii="Times New Roman" w:eastAsia="Times New Roman" w:hAnsi="Times New Roman" w:cs="Times New Roman"/>
          <w:sz w:val="24"/>
          <w:szCs w:val="24"/>
          <w:lang w:val="en-ID" w:eastAsia="en-ID"/>
        </w:rPr>
        <w:t xml:space="preserve"> pada </w:t>
      </w:r>
      <w:proofErr w:type="spellStart"/>
      <w:r w:rsidRPr="00864C86">
        <w:rPr>
          <w:rFonts w:ascii="Times New Roman" w:eastAsia="Times New Roman" w:hAnsi="Times New Roman" w:cs="Times New Roman"/>
          <w:sz w:val="24"/>
          <w:szCs w:val="24"/>
          <w:lang w:val="en-ID" w:eastAsia="en-ID"/>
        </w:rPr>
        <w:t>kolom</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pencarian</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lalu</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klik</w:t>
      </w:r>
      <w:proofErr w:type="spellEnd"/>
      <w:r w:rsidRPr="00864C86">
        <w:rPr>
          <w:rFonts w:ascii="Times New Roman" w:eastAsia="Times New Roman" w:hAnsi="Times New Roman" w:cs="Times New Roman"/>
          <w:sz w:val="24"/>
          <w:szCs w:val="24"/>
          <w:lang w:val="en-ID" w:eastAsia="en-ID"/>
        </w:rPr>
        <w:t xml:space="preserve"> </w:t>
      </w:r>
      <w:r w:rsidRPr="00864C86">
        <w:rPr>
          <w:rFonts w:ascii="Times New Roman" w:eastAsia="Times New Roman" w:hAnsi="Times New Roman" w:cs="Times New Roman"/>
          <w:b/>
          <w:bCs/>
          <w:sz w:val="24"/>
          <w:szCs w:val="24"/>
          <w:lang w:val="en-ID" w:eastAsia="en-ID"/>
        </w:rPr>
        <w:t>Cari</w:t>
      </w:r>
      <w:r w:rsidRPr="00864C86">
        <w:rPr>
          <w:rFonts w:ascii="Times New Roman" w:eastAsia="Times New Roman" w:hAnsi="Times New Roman" w:cs="Times New Roman"/>
          <w:sz w:val="24"/>
          <w:szCs w:val="24"/>
          <w:lang w:val="en-ID" w:eastAsia="en-ID"/>
        </w:rPr>
        <w:t>.</w:t>
      </w:r>
    </w:p>
    <w:p w14:paraId="7496C18B" w14:textId="77777777" w:rsidR="00864C86" w:rsidRPr="00864C86" w:rsidRDefault="00864C86" w:rsidP="00487377">
      <w:pPr>
        <w:numPr>
          <w:ilvl w:val="0"/>
          <w:numId w:val="36"/>
        </w:numPr>
        <w:spacing w:before="100" w:beforeAutospacing="1" w:after="100" w:afterAutospacing="1" w:line="240" w:lineRule="auto"/>
        <w:rPr>
          <w:rFonts w:ascii="Times New Roman" w:eastAsia="Times New Roman" w:hAnsi="Times New Roman" w:cs="Times New Roman"/>
          <w:sz w:val="24"/>
          <w:szCs w:val="24"/>
          <w:lang w:val="en-ID" w:eastAsia="en-ID"/>
        </w:rPr>
      </w:pPr>
      <w:proofErr w:type="spellStart"/>
      <w:r w:rsidRPr="00864C86">
        <w:rPr>
          <w:rFonts w:ascii="Times New Roman" w:eastAsia="Times New Roman" w:hAnsi="Times New Roman" w:cs="Times New Roman"/>
          <w:b/>
          <w:bCs/>
          <w:sz w:val="24"/>
          <w:szCs w:val="24"/>
          <w:lang w:val="en-ID" w:eastAsia="en-ID"/>
        </w:rPr>
        <w:t>Menambah</w:t>
      </w:r>
      <w:proofErr w:type="spellEnd"/>
      <w:r w:rsidRPr="00864C86">
        <w:rPr>
          <w:rFonts w:ascii="Times New Roman" w:eastAsia="Times New Roman" w:hAnsi="Times New Roman" w:cs="Times New Roman"/>
          <w:b/>
          <w:bCs/>
          <w:sz w:val="24"/>
          <w:szCs w:val="24"/>
          <w:lang w:val="en-ID" w:eastAsia="en-ID"/>
        </w:rPr>
        <w:t xml:space="preserve"> </w:t>
      </w:r>
      <w:proofErr w:type="spellStart"/>
      <w:r w:rsidRPr="00864C86">
        <w:rPr>
          <w:rFonts w:ascii="Times New Roman" w:eastAsia="Times New Roman" w:hAnsi="Times New Roman" w:cs="Times New Roman"/>
          <w:b/>
          <w:bCs/>
          <w:sz w:val="24"/>
          <w:szCs w:val="24"/>
          <w:lang w:val="en-ID" w:eastAsia="en-ID"/>
        </w:rPr>
        <w:t>kategori</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klik</w:t>
      </w:r>
      <w:proofErr w:type="spellEnd"/>
      <w:r w:rsidRPr="00864C86">
        <w:rPr>
          <w:rFonts w:ascii="Times New Roman" w:eastAsia="Times New Roman" w:hAnsi="Times New Roman" w:cs="Times New Roman"/>
          <w:sz w:val="24"/>
          <w:szCs w:val="24"/>
          <w:lang w:val="en-ID" w:eastAsia="en-ID"/>
        </w:rPr>
        <w:t xml:space="preserve"> </w:t>
      </w:r>
      <w:r w:rsidRPr="00864C86">
        <w:rPr>
          <w:rFonts w:ascii="Times New Roman" w:eastAsia="Times New Roman" w:hAnsi="Times New Roman" w:cs="Times New Roman"/>
          <w:b/>
          <w:bCs/>
          <w:sz w:val="24"/>
          <w:szCs w:val="24"/>
          <w:lang w:val="en-ID" w:eastAsia="en-ID"/>
        </w:rPr>
        <w:t xml:space="preserve">+ </w:t>
      </w:r>
      <w:proofErr w:type="spellStart"/>
      <w:r w:rsidRPr="00864C86">
        <w:rPr>
          <w:rFonts w:ascii="Times New Roman" w:eastAsia="Times New Roman" w:hAnsi="Times New Roman" w:cs="Times New Roman"/>
          <w:b/>
          <w:bCs/>
          <w:sz w:val="24"/>
          <w:szCs w:val="24"/>
          <w:lang w:val="en-ID" w:eastAsia="en-ID"/>
        </w:rPr>
        <w:t>Tambah</w:t>
      </w:r>
      <w:proofErr w:type="spellEnd"/>
      <w:r w:rsidRPr="00864C86">
        <w:rPr>
          <w:rFonts w:ascii="Times New Roman" w:eastAsia="Times New Roman" w:hAnsi="Times New Roman" w:cs="Times New Roman"/>
          <w:b/>
          <w:bCs/>
          <w:sz w:val="24"/>
          <w:szCs w:val="24"/>
          <w:lang w:val="en-ID" w:eastAsia="en-ID"/>
        </w:rPr>
        <w:t xml:space="preserve"> </w:t>
      </w:r>
      <w:proofErr w:type="spellStart"/>
      <w:r w:rsidRPr="00864C86">
        <w:rPr>
          <w:rFonts w:ascii="Times New Roman" w:eastAsia="Times New Roman" w:hAnsi="Times New Roman" w:cs="Times New Roman"/>
          <w:b/>
          <w:bCs/>
          <w:sz w:val="24"/>
          <w:szCs w:val="24"/>
          <w:lang w:val="en-ID" w:eastAsia="en-ID"/>
        </w:rPr>
        <w:t>Kategori</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isi</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nama</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kategori</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lalu</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klik</w:t>
      </w:r>
      <w:proofErr w:type="spellEnd"/>
      <w:r w:rsidRPr="00864C86">
        <w:rPr>
          <w:rFonts w:ascii="Times New Roman" w:eastAsia="Times New Roman" w:hAnsi="Times New Roman" w:cs="Times New Roman"/>
          <w:sz w:val="24"/>
          <w:szCs w:val="24"/>
          <w:lang w:val="en-ID" w:eastAsia="en-ID"/>
        </w:rPr>
        <w:t xml:space="preserve"> </w:t>
      </w:r>
      <w:r w:rsidRPr="00864C86">
        <w:rPr>
          <w:rFonts w:ascii="Times New Roman" w:eastAsia="Times New Roman" w:hAnsi="Times New Roman" w:cs="Times New Roman"/>
          <w:b/>
          <w:bCs/>
          <w:sz w:val="24"/>
          <w:szCs w:val="24"/>
          <w:lang w:val="en-ID" w:eastAsia="en-ID"/>
        </w:rPr>
        <w:t xml:space="preserve">+ </w:t>
      </w:r>
      <w:proofErr w:type="spellStart"/>
      <w:r w:rsidRPr="00864C86">
        <w:rPr>
          <w:rFonts w:ascii="Times New Roman" w:eastAsia="Times New Roman" w:hAnsi="Times New Roman" w:cs="Times New Roman"/>
          <w:b/>
          <w:bCs/>
          <w:sz w:val="24"/>
          <w:szCs w:val="24"/>
          <w:lang w:val="en-ID" w:eastAsia="en-ID"/>
        </w:rPr>
        <w:t>Simpan</w:t>
      </w:r>
      <w:proofErr w:type="spellEnd"/>
      <w:r w:rsidRPr="00864C86">
        <w:rPr>
          <w:rFonts w:ascii="Times New Roman" w:eastAsia="Times New Roman" w:hAnsi="Times New Roman" w:cs="Times New Roman"/>
          <w:b/>
          <w:bCs/>
          <w:sz w:val="24"/>
          <w:szCs w:val="24"/>
          <w:lang w:val="en-ID" w:eastAsia="en-ID"/>
        </w:rPr>
        <w:t xml:space="preserve"> </w:t>
      </w:r>
      <w:proofErr w:type="spellStart"/>
      <w:r w:rsidRPr="00864C86">
        <w:rPr>
          <w:rFonts w:ascii="Times New Roman" w:eastAsia="Times New Roman" w:hAnsi="Times New Roman" w:cs="Times New Roman"/>
          <w:b/>
          <w:bCs/>
          <w:sz w:val="24"/>
          <w:szCs w:val="24"/>
          <w:lang w:val="en-ID" w:eastAsia="en-ID"/>
        </w:rPr>
        <w:t>Kategori</w:t>
      </w:r>
      <w:proofErr w:type="spellEnd"/>
      <w:r w:rsidRPr="00864C86">
        <w:rPr>
          <w:rFonts w:ascii="Times New Roman" w:eastAsia="Times New Roman" w:hAnsi="Times New Roman" w:cs="Times New Roman"/>
          <w:sz w:val="24"/>
          <w:szCs w:val="24"/>
          <w:lang w:val="en-ID" w:eastAsia="en-ID"/>
        </w:rPr>
        <w:t>.</w:t>
      </w:r>
    </w:p>
    <w:p w14:paraId="568BF6CB" w14:textId="77777777" w:rsidR="00864C86" w:rsidRPr="00864C86" w:rsidRDefault="00864C86" w:rsidP="00487377">
      <w:pPr>
        <w:numPr>
          <w:ilvl w:val="0"/>
          <w:numId w:val="36"/>
        </w:numPr>
        <w:spacing w:before="100" w:beforeAutospacing="1" w:after="100" w:afterAutospacing="1" w:line="240" w:lineRule="auto"/>
        <w:rPr>
          <w:rFonts w:ascii="Times New Roman" w:eastAsia="Times New Roman" w:hAnsi="Times New Roman" w:cs="Times New Roman"/>
          <w:sz w:val="24"/>
          <w:szCs w:val="24"/>
          <w:lang w:val="en-ID" w:eastAsia="en-ID"/>
        </w:rPr>
      </w:pPr>
      <w:proofErr w:type="spellStart"/>
      <w:r w:rsidRPr="00864C86">
        <w:rPr>
          <w:rFonts w:ascii="Times New Roman" w:eastAsia="Times New Roman" w:hAnsi="Times New Roman" w:cs="Times New Roman"/>
          <w:b/>
          <w:bCs/>
          <w:sz w:val="24"/>
          <w:szCs w:val="24"/>
          <w:lang w:val="en-ID" w:eastAsia="en-ID"/>
        </w:rPr>
        <w:t>Mengubah</w:t>
      </w:r>
      <w:proofErr w:type="spellEnd"/>
      <w:r w:rsidRPr="00864C86">
        <w:rPr>
          <w:rFonts w:ascii="Times New Roman" w:eastAsia="Times New Roman" w:hAnsi="Times New Roman" w:cs="Times New Roman"/>
          <w:b/>
          <w:bCs/>
          <w:sz w:val="24"/>
          <w:szCs w:val="24"/>
          <w:lang w:val="en-ID" w:eastAsia="en-ID"/>
        </w:rPr>
        <w:t xml:space="preserve"> </w:t>
      </w:r>
      <w:proofErr w:type="spellStart"/>
      <w:r w:rsidRPr="00864C86">
        <w:rPr>
          <w:rFonts w:ascii="Times New Roman" w:eastAsia="Times New Roman" w:hAnsi="Times New Roman" w:cs="Times New Roman"/>
          <w:b/>
          <w:bCs/>
          <w:sz w:val="24"/>
          <w:szCs w:val="24"/>
          <w:lang w:val="en-ID" w:eastAsia="en-ID"/>
        </w:rPr>
        <w:t>kategori</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klik</w:t>
      </w:r>
      <w:proofErr w:type="spellEnd"/>
      <w:r w:rsidRPr="00864C86">
        <w:rPr>
          <w:rFonts w:ascii="Times New Roman" w:eastAsia="Times New Roman" w:hAnsi="Times New Roman" w:cs="Times New Roman"/>
          <w:sz w:val="24"/>
          <w:szCs w:val="24"/>
          <w:lang w:val="en-ID" w:eastAsia="en-ID"/>
        </w:rPr>
        <w:t xml:space="preserve"> ikon edit, </w:t>
      </w:r>
      <w:proofErr w:type="spellStart"/>
      <w:r w:rsidRPr="00864C86">
        <w:rPr>
          <w:rFonts w:ascii="Times New Roman" w:eastAsia="Times New Roman" w:hAnsi="Times New Roman" w:cs="Times New Roman"/>
          <w:sz w:val="24"/>
          <w:szCs w:val="24"/>
          <w:lang w:val="en-ID" w:eastAsia="en-ID"/>
        </w:rPr>
        <w:t>ubah</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nama</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kategori</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lalu</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klik</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b/>
          <w:bCs/>
          <w:sz w:val="24"/>
          <w:szCs w:val="24"/>
          <w:lang w:val="en-ID" w:eastAsia="en-ID"/>
        </w:rPr>
        <w:t>Simpan</w:t>
      </w:r>
      <w:proofErr w:type="spellEnd"/>
      <w:r w:rsidRPr="00864C86">
        <w:rPr>
          <w:rFonts w:ascii="Times New Roman" w:eastAsia="Times New Roman" w:hAnsi="Times New Roman" w:cs="Times New Roman"/>
          <w:b/>
          <w:bCs/>
          <w:sz w:val="24"/>
          <w:szCs w:val="24"/>
          <w:lang w:val="en-ID" w:eastAsia="en-ID"/>
        </w:rPr>
        <w:t xml:space="preserve"> </w:t>
      </w:r>
      <w:proofErr w:type="spellStart"/>
      <w:r w:rsidRPr="00864C86">
        <w:rPr>
          <w:rFonts w:ascii="Times New Roman" w:eastAsia="Times New Roman" w:hAnsi="Times New Roman" w:cs="Times New Roman"/>
          <w:b/>
          <w:bCs/>
          <w:sz w:val="24"/>
          <w:szCs w:val="24"/>
          <w:lang w:val="en-ID" w:eastAsia="en-ID"/>
        </w:rPr>
        <w:t>Perubahan</w:t>
      </w:r>
      <w:proofErr w:type="spellEnd"/>
      <w:r w:rsidRPr="00864C86">
        <w:rPr>
          <w:rFonts w:ascii="Times New Roman" w:eastAsia="Times New Roman" w:hAnsi="Times New Roman" w:cs="Times New Roman"/>
          <w:sz w:val="24"/>
          <w:szCs w:val="24"/>
          <w:lang w:val="en-ID" w:eastAsia="en-ID"/>
        </w:rPr>
        <w:t>.</w:t>
      </w:r>
    </w:p>
    <w:p w14:paraId="5287A8FB" w14:textId="77777777" w:rsidR="00864C86" w:rsidRPr="00864C86" w:rsidRDefault="00864C86" w:rsidP="00487377">
      <w:pPr>
        <w:numPr>
          <w:ilvl w:val="0"/>
          <w:numId w:val="36"/>
        </w:numPr>
        <w:spacing w:before="100" w:beforeAutospacing="1" w:after="100" w:afterAutospacing="1" w:line="240" w:lineRule="auto"/>
        <w:rPr>
          <w:rFonts w:ascii="Times New Roman" w:eastAsia="Times New Roman" w:hAnsi="Times New Roman" w:cs="Times New Roman"/>
          <w:sz w:val="24"/>
          <w:szCs w:val="24"/>
          <w:lang w:val="en-ID" w:eastAsia="en-ID"/>
        </w:rPr>
      </w:pPr>
      <w:proofErr w:type="spellStart"/>
      <w:r w:rsidRPr="00864C86">
        <w:rPr>
          <w:rFonts w:ascii="Times New Roman" w:eastAsia="Times New Roman" w:hAnsi="Times New Roman" w:cs="Times New Roman"/>
          <w:b/>
          <w:bCs/>
          <w:sz w:val="24"/>
          <w:szCs w:val="24"/>
          <w:lang w:val="en-ID" w:eastAsia="en-ID"/>
        </w:rPr>
        <w:t>Menghapus</w:t>
      </w:r>
      <w:proofErr w:type="spellEnd"/>
      <w:r w:rsidRPr="00864C86">
        <w:rPr>
          <w:rFonts w:ascii="Times New Roman" w:eastAsia="Times New Roman" w:hAnsi="Times New Roman" w:cs="Times New Roman"/>
          <w:b/>
          <w:bCs/>
          <w:sz w:val="24"/>
          <w:szCs w:val="24"/>
          <w:lang w:val="en-ID" w:eastAsia="en-ID"/>
        </w:rPr>
        <w:t xml:space="preserve"> </w:t>
      </w:r>
      <w:proofErr w:type="spellStart"/>
      <w:r w:rsidRPr="00864C86">
        <w:rPr>
          <w:rFonts w:ascii="Times New Roman" w:eastAsia="Times New Roman" w:hAnsi="Times New Roman" w:cs="Times New Roman"/>
          <w:b/>
          <w:bCs/>
          <w:sz w:val="24"/>
          <w:szCs w:val="24"/>
          <w:lang w:val="en-ID" w:eastAsia="en-ID"/>
        </w:rPr>
        <w:t>kategori</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klik</w:t>
      </w:r>
      <w:proofErr w:type="spellEnd"/>
      <w:r w:rsidRPr="00864C86">
        <w:rPr>
          <w:rFonts w:ascii="Times New Roman" w:eastAsia="Times New Roman" w:hAnsi="Times New Roman" w:cs="Times New Roman"/>
          <w:sz w:val="24"/>
          <w:szCs w:val="24"/>
          <w:lang w:val="en-ID" w:eastAsia="en-ID"/>
        </w:rPr>
        <w:t xml:space="preserve"> ikon </w:t>
      </w:r>
      <w:proofErr w:type="spellStart"/>
      <w:r w:rsidRPr="00864C86">
        <w:rPr>
          <w:rFonts w:ascii="Times New Roman" w:eastAsia="Times New Roman" w:hAnsi="Times New Roman" w:cs="Times New Roman"/>
          <w:sz w:val="24"/>
          <w:szCs w:val="24"/>
          <w:lang w:val="en-ID" w:eastAsia="en-ID"/>
        </w:rPr>
        <w:t>hapus</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lalu</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pilih</w:t>
      </w:r>
      <w:proofErr w:type="spellEnd"/>
      <w:r w:rsidRPr="00864C86">
        <w:rPr>
          <w:rFonts w:ascii="Times New Roman" w:eastAsia="Times New Roman" w:hAnsi="Times New Roman" w:cs="Times New Roman"/>
          <w:sz w:val="24"/>
          <w:szCs w:val="24"/>
          <w:lang w:val="en-ID" w:eastAsia="en-ID"/>
        </w:rPr>
        <w:t xml:space="preserve"> </w:t>
      </w:r>
      <w:r w:rsidRPr="00864C86">
        <w:rPr>
          <w:rFonts w:ascii="Times New Roman" w:eastAsia="Times New Roman" w:hAnsi="Times New Roman" w:cs="Times New Roman"/>
          <w:b/>
          <w:bCs/>
          <w:sz w:val="24"/>
          <w:szCs w:val="24"/>
          <w:lang w:val="en-ID" w:eastAsia="en-ID"/>
        </w:rPr>
        <w:t>OK</w:t>
      </w:r>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Kategori</w:t>
      </w:r>
      <w:proofErr w:type="spellEnd"/>
      <w:r w:rsidRPr="00864C86">
        <w:rPr>
          <w:rFonts w:ascii="Times New Roman" w:eastAsia="Times New Roman" w:hAnsi="Times New Roman" w:cs="Times New Roman"/>
          <w:sz w:val="24"/>
          <w:szCs w:val="24"/>
          <w:lang w:val="en-ID" w:eastAsia="en-ID"/>
        </w:rPr>
        <w:t xml:space="preserve"> yang </w:t>
      </w:r>
      <w:proofErr w:type="spellStart"/>
      <w:r w:rsidRPr="00864C86">
        <w:rPr>
          <w:rFonts w:ascii="Times New Roman" w:eastAsia="Times New Roman" w:hAnsi="Times New Roman" w:cs="Times New Roman"/>
          <w:sz w:val="24"/>
          <w:szCs w:val="24"/>
          <w:lang w:val="en-ID" w:eastAsia="en-ID"/>
        </w:rPr>
        <w:t>masih</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dipakai</w:t>
      </w:r>
      <w:proofErr w:type="spellEnd"/>
      <w:r w:rsidRPr="00864C86">
        <w:rPr>
          <w:rFonts w:ascii="Times New Roman" w:eastAsia="Times New Roman" w:hAnsi="Times New Roman" w:cs="Times New Roman"/>
          <w:sz w:val="24"/>
          <w:szCs w:val="24"/>
          <w:lang w:val="en-ID" w:eastAsia="en-ID"/>
        </w:rPr>
        <w:t xml:space="preserve"> pada data </w:t>
      </w:r>
      <w:proofErr w:type="spellStart"/>
      <w:r w:rsidRPr="00864C86">
        <w:rPr>
          <w:rFonts w:ascii="Times New Roman" w:eastAsia="Times New Roman" w:hAnsi="Times New Roman" w:cs="Times New Roman"/>
          <w:sz w:val="24"/>
          <w:szCs w:val="24"/>
          <w:lang w:val="en-ID" w:eastAsia="en-ID"/>
        </w:rPr>
        <w:t>aspirasi</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tidak</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dapat</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dihapus</w:t>
      </w:r>
      <w:proofErr w:type="spellEnd"/>
      <w:r w:rsidRPr="00864C86">
        <w:rPr>
          <w:rFonts w:ascii="Times New Roman" w:eastAsia="Times New Roman" w:hAnsi="Times New Roman" w:cs="Times New Roman"/>
          <w:sz w:val="24"/>
          <w:szCs w:val="24"/>
          <w:lang w:val="en-ID" w:eastAsia="en-ID"/>
        </w:rPr>
        <w:t>.</w:t>
      </w:r>
    </w:p>
    <w:p w14:paraId="396A79DA" w14:textId="77777777" w:rsidR="00864C86" w:rsidRPr="00864C86" w:rsidRDefault="00864C86" w:rsidP="00864C86">
      <w:pPr>
        <w:spacing w:before="100" w:beforeAutospacing="1" w:after="100" w:afterAutospacing="1" w:line="240" w:lineRule="auto"/>
        <w:rPr>
          <w:rFonts w:ascii="Times New Roman" w:eastAsia="Times New Roman" w:hAnsi="Times New Roman" w:cs="Times New Roman"/>
          <w:sz w:val="24"/>
          <w:szCs w:val="24"/>
          <w:lang w:val="en-ID" w:eastAsia="en-ID"/>
        </w:rPr>
      </w:pPr>
      <w:r w:rsidRPr="00864C86">
        <w:rPr>
          <w:rFonts w:ascii="Times New Roman" w:eastAsia="Times New Roman" w:hAnsi="Times New Roman" w:cs="Times New Roman"/>
          <w:b/>
          <w:bCs/>
          <w:sz w:val="24"/>
          <w:szCs w:val="24"/>
          <w:lang w:val="en-ID" w:eastAsia="en-ID"/>
        </w:rPr>
        <w:t xml:space="preserve">5. </w:t>
      </w:r>
      <w:proofErr w:type="spellStart"/>
      <w:r w:rsidRPr="00864C86">
        <w:rPr>
          <w:rFonts w:ascii="Times New Roman" w:eastAsia="Times New Roman" w:hAnsi="Times New Roman" w:cs="Times New Roman"/>
          <w:b/>
          <w:bCs/>
          <w:sz w:val="24"/>
          <w:szCs w:val="24"/>
          <w:lang w:val="en-ID" w:eastAsia="en-ID"/>
        </w:rPr>
        <w:t>Mengelola</w:t>
      </w:r>
      <w:proofErr w:type="spellEnd"/>
      <w:r w:rsidRPr="00864C86">
        <w:rPr>
          <w:rFonts w:ascii="Times New Roman" w:eastAsia="Times New Roman" w:hAnsi="Times New Roman" w:cs="Times New Roman"/>
          <w:b/>
          <w:bCs/>
          <w:sz w:val="24"/>
          <w:szCs w:val="24"/>
          <w:lang w:val="en-ID" w:eastAsia="en-ID"/>
        </w:rPr>
        <w:t xml:space="preserve"> </w:t>
      </w:r>
      <w:proofErr w:type="spellStart"/>
      <w:r w:rsidRPr="00864C86">
        <w:rPr>
          <w:rFonts w:ascii="Times New Roman" w:eastAsia="Times New Roman" w:hAnsi="Times New Roman" w:cs="Times New Roman"/>
          <w:b/>
          <w:bCs/>
          <w:sz w:val="24"/>
          <w:szCs w:val="24"/>
          <w:lang w:val="en-ID" w:eastAsia="en-ID"/>
        </w:rPr>
        <w:t>Aspirasi</w:t>
      </w:r>
      <w:proofErr w:type="spellEnd"/>
    </w:p>
    <w:p w14:paraId="44D183C6" w14:textId="77777777" w:rsidR="00864C86" w:rsidRPr="00864C86" w:rsidRDefault="00864C86" w:rsidP="00487377">
      <w:pPr>
        <w:numPr>
          <w:ilvl w:val="0"/>
          <w:numId w:val="37"/>
        </w:numPr>
        <w:spacing w:before="100" w:beforeAutospacing="1" w:after="100" w:afterAutospacing="1" w:line="240" w:lineRule="auto"/>
        <w:rPr>
          <w:rFonts w:ascii="Times New Roman" w:eastAsia="Times New Roman" w:hAnsi="Times New Roman" w:cs="Times New Roman"/>
          <w:sz w:val="24"/>
          <w:szCs w:val="24"/>
          <w:lang w:val="en-ID" w:eastAsia="en-ID"/>
        </w:rPr>
      </w:pPr>
      <w:proofErr w:type="spellStart"/>
      <w:r w:rsidRPr="00864C86">
        <w:rPr>
          <w:rFonts w:ascii="Times New Roman" w:eastAsia="Times New Roman" w:hAnsi="Times New Roman" w:cs="Times New Roman"/>
          <w:sz w:val="24"/>
          <w:szCs w:val="24"/>
          <w:lang w:val="en-ID" w:eastAsia="en-ID"/>
        </w:rPr>
        <w:t>Klik</w:t>
      </w:r>
      <w:proofErr w:type="spellEnd"/>
      <w:r w:rsidRPr="00864C86">
        <w:rPr>
          <w:rFonts w:ascii="Times New Roman" w:eastAsia="Times New Roman" w:hAnsi="Times New Roman" w:cs="Times New Roman"/>
          <w:sz w:val="24"/>
          <w:szCs w:val="24"/>
          <w:lang w:val="en-ID" w:eastAsia="en-ID"/>
        </w:rPr>
        <w:t xml:space="preserve"> menu </w:t>
      </w:r>
      <w:proofErr w:type="spellStart"/>
      <w:r w:rsidRPr="00864C86">
        <w:rPr>
          <w:rFonts w:ascii="Times New Roman" w:eastAsia="Times New Roman" w:hAnsi="Times New Roman" w:cs="Times New Roman"/>
          <w:b/>
          <w:bCs/>
          <w:sz w:val="24"/>
          <w:szCs w:val="24"/>
          <w:lang w:val="en-ID" w:eastAsia="en-ID"/>
        </w:rPr>
        <w:t>Aspirasi</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untuk</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melihat</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seluruh</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aspirasi</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dari</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siswa</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beserta</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kategori</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lokasi</w:t>
      </w:r>
      <w:proofErr w:type="spellEnd"/>
      <w:r w:rsidRPr="00864C86">
        <w:rPr>
          <w:rFonts w:ascii="Times New Roman" w:eastAsia="Times New Roman" w:hAnsi="Times New Roman" w:cs="Times New Roman"/>
          <w:sz w:val="24"/>
          <w:szCs w:val="24"/>
          <w:lang w:val="en-ID" w:eastAsia="en-ID"/>
        </w:rPr>
        <w:t xml:space="preserve">, status, dan </w:t>
      </w:r>
      <w:proofErr w:type="spellStart"/>
      <w:r w:rsidRPr="00864C86">
        <w:rPr>
          <w:rFonts w:ascii="Times New Roman" w:eastAsia="Times New Roman" w:hAnsi="Times New Roman" w:cs="Times New Roman"/>
          <w:sz w:val="24"/>
          <w:szCs w:val="24"/>
          <w:lang w:val="en-ID" w:eastAsia="en-ID"/>
        </w:rPr>
        <w:t>tanggal</w:t>
      </w:r>
      <w:proofErr w:type="spellEnd"/>
      <w:r w:rsidRPr="00864C86">
        <w:rPr>
          <w:rFonts w:ascii="Times New Roman" w:eastAsia="Times New Roman" w:hAnsi="Times New Roman" w:cs="Times New Roman"/>
          <w:sz w:val="24"/>
          <w:szCs w:val="24"/>
          <w:lang w:val="en-ID" w:eastAsia="en-ID"/>
        </w:rPr>
        <w:t>.</w:t>
      </w:r>
    </w:p>
    <w:p w14:paraId="34B92C21" w14:textId="77777777" w:rsidR="00864C86" w:rsidRPr="00864C86" w:rsidRDefault="00864C86" w:rsidP="00487377">
      <w:pPr>
        <w:numPr>
          <w:ilvl w:val="0"/>
          <w:numId w:val="37"/>
        </w:numPr>
        <w:spacing w:before="100" w:beforeAutospacing="1" w:after="100" w:afterAutospacing="1" w:line="240" w:lineRule="auto"/>
        <w:rPr>
          <w:rFonts w:ascii="Times New Roman" w:eastAsia="Times New Roman" w:hAnsi="Times New Roman" w:cs="Times New Roman"/>
          <w:sz w:val="24"/>
          <w:szCs w:val="24"/>
          <w:lang w:val="en-ID" w:eastAsia="en-ID"/>
        </w:rPr>
      </w:pPr>
      <w:proofErr w:type="spellStart"/>
      <w:r w:rsidRPr="00864C86">
        <w:rPr>
          <w:rFonts w:ascii="Times New Roman" w:eastAsia="Times New Roman" w:hAnsi="Times New Roman" w:cs="Times New Roman"/>
          <w:b/>
          <w:bCs/>
          <w:sz w:val="24"/>
          <w:szCs w:val="24"/>
          <w:lang w:val="en-ID" w:eastAsia="en-ID"/>
        </w:rPr>
        <w:t>Mencari</w:t>
      </w:r>
      <w:proofErr w:type="spellEnd"/>
      <w:r w:rsidRPr="00864C86">
        <w:rPr>
          <w:rFonts w:ascii="Times New Roman" w:eastAsia="Times New Roman" w:hAnsi="Times New Roman" w:cs="Times New Roman"/>
          <w:b/>
          <w:bCs/>
          <w:sz w:val="24"/>
          <w:szCs w:val="24"/>
          <w:lang w:val="en-ID" w:eastAsia="en-ID"/>
        </w:rPr>
        <w:t xml:space="preserve"> dan </w:t>
      </w:r>
      <w:proofErr w:type="spellStart"/>
      <w:r w:rsidRPr="00864C86">
        <w:rPr>
          <w:rFonts w:ascii="Times New Roman" w:eastAsia="Times New Roman" w:hAnsi="Times New Roman" w:cs="Times New Roman"/>
          <w:b/>
          <w:bCs/>
          <w:sz w:val="24"/>
          <w:szCs w:val="24"/>
          <w:lang w:val="en-ID" w:eastAsia="en-ID"/>
        </w:rPr>
        <w:t>memfilter</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isi</w:t>
      </w:r>
      <w:proofErr w:type="spellEnd"/>
      <w:r w:rsidRPr="00864C86">
        <w:rPr>
          <w:rFonts w:ascii="Times New Roman" w:eastAsia="Times New Roman" w:hAnsi="Times New Roman" w:cs="Times New Roman"/>
          <w:sz w:val="24"/>
          <w:szCs w:val="24"/>
          <w:lang w:val="en-ID" w:eastAsia="en-ID"/>
        </w:rPr>
        <w:t xml:space="preserve"> kata </w:t>
      </w:r>
      <w:proofErr w:type="spellStart"/>
      <w:r w:rsidRPr="00864C86">
        <w:rPr>
          <w:rFonts w:ascii="Times New Roman" w:eastAsia="Times New Roman" w:hAnsi="Times New Roman" w:cs="Times New Roman"/>
          <w:sz w:val="24"/>
          <w:szCs w:val="24"/>
          <w:lang w:val="en-ID" w:eastAsia="en-ID"/>
        </w:rPr>
        <w:t>kunci</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tanggal</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bulan</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siswa</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atau</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kategori</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lalu</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klik</w:t>
      </w:r>
      <w:proofErr w:type="spellEnd"/>
      <w:r w:rsidRPr="00864C86">
        <w:rPr>
          <w:rFonts w:ascii="Times New Roman" w:eastAsia="Times New Roman" w:hAnsi="Times New Roman" w:cs="Times New Roman"/>
          <w:sz w:val="24"/>
          <w:szCs w:val="24"/>
          <w:lang w:val="en-ID" w:eastAsia="en-ID"/>
        </w:rPr>
        <w:t xml:space="preserve"> </w:t>
      </w:r>
      <w:r w:rsidRPr="00864C86">
        <w:rPr>
          <w:rFonts w:ascii="Times New Roman" w:eastAsia="Times New Roman" w:hAnsi="Times New Roman" w:cs="Times New Roman"/>
          <w:b/>
          <w:bCs/>
          <w:sz w:val="24"/>
          <w:szCs w:val="24"/>
          <w:lang w:val="en-ID" w:eastAsia="en-ID"/>
        </w:rPr>
        <w:t>Cari</w:t>
      </w:r>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Klik</w:t>
      </w:r>
      <w:proofErr w:type="spellEnd"/>
      <w:r w:rsidRPr="00864C86">
        <w:rPr>
          <w:rFonts w:ascii="Times New Roman" w:eastAsia="Times New Roman" w:hAnsi="Times New Roman" w:cs="Times New Roman"/>
          <w:sz w:val="24"/>
          <w:szCs w:val="24"/>
          <w:lang w:val="en-ID" w:eastAsia="en-ID"/>
        </w:rPr>
        <w:t xml:space="preserve"> </w:t>
      </w:r>
      <w:r w:rsidRPr="00864C86">
        <w:rPr>
          <w:rFonts w:ascii="Times New Roman" w:eastAsia="Times New Roman" w:hAnsi="Times New Roman" w:cs="Times New Roman"/>
          <w:b/>
          <w:bCs/>
          <w:sz w:val="24"/>
          <w:szCs w:val="24"/>
          <w:lang w:val="en-ID" w:eastAsia="en-ID"/>
        </w:rPr>
        <w:t>Reset</w:t>
      </w:r>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untuk</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menghapus</w:t>
      </w:r>
      <w:proofErr w:type="spellEnd"/>
      <w:r w:rsidRPr="00864C86">
        <w:rPr>
          <w:rFonts w:ascii="Times New Roman" w:eastAsia="Times New Roman" w:hAnsi="Times New Roman" w:cs="Times New Roman"/>
          <w:sz w:val="24"/>
          <w:szCs w:val="24"/>
          <w:lang w:val="en-ID" w:eastAsia="en-ID"/>
        </w:rPr>
        <w:t xml:space="preserve"> filter.</w:t>
      </w:r>
    </w:p>
    <w:p w14:paraId="3EDEC8BA" w14:textId="77777777" w:rsidR="00864C86" w:rsidRPr="00864C86" w:rsidRDefault="00864C86" w:rsidP="00487377">
      <w:pPr>
        <w:numPr>
          <w:ilvl w:val="0"/>
          <w:numId w:val="37"/>
        </w:numPr>
        <w:spacing w:before="100" w:beforeAutospacing="1" w:after="100" w:afterAutospacing="1" w:line="240" w:lineRule="auto"/>
        <w:rPr>
          <w:rFonts w:ascii="Times New Roman" w:eastAsia="Times New Roman" w:hAnsi="Times New Roman" w:cs="Times New Roman"/>
          <w:sz w:val="24"/>
          <w:szCs w:val="24"/>
          <w:lang w:val="en-ID" w:eastAsia="en-ID"/>
        </w:rPr>
      </w:pPr>
      <w:proofErr w:type="spellStart"/>
      <w:r w:rsidRPr="00864C86">
        <w:rPr>
          <w:rFonts w:ascii="Times New Roman" w:eastAsia="Times New Roman" w:hAnsi="Times New Roman" w:cs="Times New Roman"/>
          <w:b/>
          <w:bCs/>
          <w:sz w:val="24"/>
          <w:szCs w:val="24"/>
          <w:lang w:val="en-ID" w:eastAsia="en-ID"/>
        </w:rPr>
        <w:t>Melihat</w:t>
      </w:r>
      <w:proofErr w:type="spellEnd"/>
      <w:r w:rsidRPr="00864C86">
        <w:rPr>
          <w:rFonts w:ascii="Times New Roman" w:eastAsia="Times New Roman" w:hAnsi="Times New Roman" w:cs="Times New Roman"/>
          <w:b/>
          <w:bCs/>
          <w:sz w:val="24"/>
          <w:szCs w:val="24"/>
          <w:lang w:val="en-ID" w:eastAsia="en-ID"/>
        </w:rPr>
        <w:t xml:space="preserve"> detail</w:t>
      </w:r>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klik</w:t>
      </w:r>
      <w:proofErr w:type="spellEnd"/>
      <w:r w:rsidRPr="00864C86">
        <w:rPr>
          <w:rFonts w:ascii="Times New Roman" w:eastAsia="Times New Roman" w:hAnsi="Times New Roman" w:cs="Times New Roman"/>
          <w:sz w:val="24"/>
          <w:szCs w:val="24"/>
          <w:lang w:val="en-ID" w:eastAsia="en-ID"/>
        </w:rPr>
        <w:t xml:space="preserve"> ikon </w:t>
      </w:r>
      <w:proofErr w:type="spellStart"/>
      <w:r w:rsidRPr="00864C86">
        <w:rPr>
          <w:rFonts w:ascii="Times New Roman" w:eastAsia="Times New Roman" w:hAnsi="Times New Roman" w:cs="Times New Roman"/>
          <w:sz w:val="24"/>
          <w:szCs w:val="24"/>
          <w:lang w:val="en-ID" w:eastAsia="en-ID"/>
        </w:rPr>
        <w:t>aksi</w:t>
      </w:r>
      <w:proofErr w:type="spellEnd"/>
      <w:r w:rsidRPr="00864C86">
        <w:rPr>
          <w:rFonts w:ascii="Times New Roman" w:eastAsia="Times New Roman" w:hAnsi="Times New Roman" w:cs="Times New Roman"/>
          <w:sz w:val="24"/>
          <w:szCs w:val="24"/>
          <w:lang w:val="en-ID" w:eastAsia="en-ID"/>
        </w:rPr>
        <w:t xml:space="preserve"> pada </w:t>
      </w:r>
      <w:proofErr w:type="spellStart"/>
      <w:r w:rsidRPr="00864C86">
        <w:rPr>
          <w:rFonts w:ascii="Times New Roman" w:eastAsia="Times New Roman" w:hAnsi="Times New Roman" w:cs="Times New Roman"/>
          <w:sz w:val="24"/>
          <w:szCs w:val="24"/>
          <w:lang w:val="en-ID" w:eastAsia="en-ID"/>
        </w:rPr>
        <w:t>aspirasi</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untuk</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membuka</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halaman</w:t>
      </w:r>
      <w:proofErr w:type="spellEnd"/>
      <w:r w:rsidRPr="00864C86">
        <w:rPr>
          <w:rFonts w:ascii="Times New Roman" w:eastAsia="Times New Roman" w:hAnsi="Times New Roman" w:cs="Times New Roman"/>
          <w:sz w:val="24"/>
          <w:szCs w:val="24"/>
          <w:lang w:val="en-ID" w:eastAsia="en-ID"/>
        </w:rPr>
        <w:t xml:space="preserve"> Detail </w:t>
      </w:r>
      <w:proofErr w:type="spellStart"/>
      <w:r w:rsidRPr="00864C86">
        <w:rPr>
          <w:rFonts w:ascii="Times New Roman" w:eastAsia="Times New Roman" w:hAnsi="Times New Roman" w:cs="Times New Roman"/>
          <w:sz w:val="24"/>
          <w:szCs w:val="24"/>
          <w:lang w:val="en-ID" w:eastAsia="en-ID"/>
        </w:rPr>
        <w:t>Aspirasi</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Halaman</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ini</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menampilkan</w:t>
      </w:r>
      <w:proofErr w:type="spellEnd"/>
      <w:r w:rsidRPr="00864C86">
        <w:rPr>
          <w:rFonts w:ascii="Times New Roman" w:eastAsia="Times New Roman" w:hAnsi="Times New Roman" w:cs="Times New Roman"/>
          <w:sz w:val="24"/>
          <w:szCs w:val="24"/>
          <w:lang w:val="en-ID" w:eastAsia="en-ID"/>
        </w:rPr>
        <w:t xml:space="preserve"> data </w:t>
      </w:r>
      <w:proofErr w:type="spellStart"/>
      <w:r w:rsidRPr="00864C86">
        <w:rPr>
          <w:rFonts w:ascii="Times New Roman" w:eastAsia="Times New Roman" w:hAnsi="Times New Roman" w:cs="Times New Roman"/>
          <w:sz w:val="24"/>
          <w:szCs w:val="24"/>
          <w:lang w:val="en-ID" w:eastAsia="en-ID"/>
        </w:rPr>
        <w:t>siswa</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isi</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aspirasi</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foto</w:t>
      </w:r>
      <w:proofErr w:type="spellEnd"/>
      <w:r w:rsidRPr="00864C86">
        <w:rPr>
          <w:rFonts w:ascii="Times New Roman" w:eastAsia="Times New Roman" w:hAnsi="Times New Roman" w:cs="Times New Roman"/>
          <w:sz w:val="24"/>
          <w:szCs w:val="24"/>
          <w:lang w:val="en-ID" w:eastAsia="en-ID"/>
        </w:rPr>
        <w:t xml:space="preserve">, dan </w:t>
      </w:r>
      <w:proofErr w:type="spellStart"/>
      <w:r w:rsidRPr="00864C86">
        <w:rPr>
          <w:rFonts w:ascii="Times New Roman" w:eastAsia="Times New Roman" w:hAnsi="Times New Roman" w:cs="Times New Roman"/>
          <w:sz w:val="24"/>
          <w:szCs w:val="24"/>
          <w:lang w:val="en-ID" w:eastAsia="en-ID"/>
        </w:rPr>
        <w:t>riwayat</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progres</w:t>
      </w:r>
      <w:proofErr w:type="spellEnd"/>
      <w:r w:rsidRPr="00864C86">
        <w:rPr>
          <w:rFonts w:ascii="Times New Roman" w:eastAsia="Times New Roman" w:hAnsi="Times New Roman" w:cs="Times New Roman"/>
          <w:sz w:val="24"/>
          <w:szCs w:val="24"/>
          <w:lang w:val="en-ID" w:eastAsia="en-ID"/>
        </w:rPr>
        <w:t>.</w:t>
      </w:r>
    </w:p>
    <w:p w14:paraId="03C76024" w14:textId="77777777" w:rsidR="00864C86" w:rsidRPr="00864C86" w:rsidRDefault="00864C86" w:rsidP="00487377">
      <w:pPr>
        <w:numPr>
          <w:ilvl w:val="0"/>
          <w:numId w:val="37"/>
        </w:numPr>
        <w:spacing w:before="100" w:beforeAutospacing="1" w:after="100" w:afterAutospacing="1" w:line="240" w:lineRule="auto"/>
        <w:rPr>
          <w:rFonts w:ascii="Times New Roman" w:eastAsia="Times New Roman" w:hAnsi="Times New Roman" w:cs="Times New Roman"/>
          <w:sz w:val="24"/>
          <w:szCs w:val="24"/>
          <w:lang w:val="en-ID" w:eastAsia="en-ID"/>
        </w:rPr>
      </w:pPr>
      <w:proofErr w:type="spellStart"/>
      <w:r w:rsidRPr="00864C86">
        <w:rPr>
          <w:rFonts w:ascii="Times New Roman" w:eastAsia="Times New Roman" w:hAnsi="Times New Roman" w:cs="Times New Roman"/>
          <w:b/>
          <w:bCs/>
          <w:sz w:val="24"/>
          <w:szCs w:val="24"/>
          <w:lang w:val="en-ID" w:eastAsia="en-ID"/>
        </w:rPr>
        <w:t>Memberi</w:t>
      </w:r>
      <w:proofErr w:type="spellEnd"/>
      <w:r w:rsidRPr="00864C86">
        <w:rPr>
          <w:rFonts w:ascii="Times New Roman" w:eastAsia="Times New Roman" w:hAnsi="Times New Roman" w:cs="Times New Roman"/>
          <w:b/>
          <w:bCs/>
          <w:sz w:val="24"/>
          <w:szCs w:val="24"/>
          <w:lang w:val="en-ID" w:eastAsia="en-ID"/>
        </w:rPr>
        <w:t xml:space="preserve"> </w:t>
      </w:r>
      <w:proofErr w:type="spellStart"/>
      <w:r w:rsidRPr="00864C86">
        <w:rPr>
          <w:rFonts w:ascii="Times New Roman" w:eastAsia="Times New Roman" w:hAnsi="Times New Roman" w:cs="Times New Roman"/>
          <w:b/>
          <w:bCs/>
          <w:sz w:val="24"/>
          <w:szCs w:val="24"/>
          <w:lang w:val="en-ID" w:eastAsia="en-ID"/>
        </w:rPr>
        <w:t>progres</w:t>
      </w:r>
      <w:proofErr w:type="spellEnd"/>
      <w:r w:rsidRPr="00864C86">
        <w:rPr>
          <w:rFonts w:ascii="Times New Roman" w:eastAsia="Times New Roman" w:hAnsi="Times New Roman" w:cs="Times New Roman"/>
          <w:b/>
          <w:bCs/>
          <w:sz w:val="24"/>
          <w:szCs w:val="24"/>
          <w:lang w:val="en-ID" w:eastAsia="en-ID"/>
        </w:rPr>
        <w:t xml:space="preserve"> dan feedback</w:t>
      </w:r>
      <w:r w:rsidRPr="00864C86">
        <w:rPr>
          <w:rFonts w:ascii="Times New Roman" w:eastAsia="Times New Roman" w:hAnsi="Times New Roman" w:cs="Times New Roman"/>
          <w:sz w:val="24"/>
          <w:szCs w:val="24"/>
          <w:lang w:val="en-ID" w:eastAsia="en-ID"/>
        </w:rPr>
        <w:t xml:space="preserve">: pada </w:t>
      </w:r>
      <w:proofErr w:type="spellStart"/>
      <w:r w:rsidRPr="00864C86">
        <w:rPr>
          <w:rFonts w:ascii="Times New Roman" w:eastAsia="Times New Roman" w:hAnsi="Times New Roman" w:cs="Times New Roman"/>
          <w:sz w:val="24"/>
          <w:szCs w:val="24"/>
          <w:lang w:val="en-ID" w:eastAsia="en-ID"/>
        </w:rPr>
        <w:t>bagian</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Progres</w:t>
      </w:r>
      <w:proofErr w:type="spellEnd"/>
      <w:r w:rsidRPr="00864C86">
        <w:rPr>
          <w:rFonts w:ascii="Times New Roman" w:eastAsia="Times New Roman" w:hAnsi="Times New Roman" w:cs="Times New Roman"/>
          <w:sz w:val="24"/>
          <w:szCs w:val="24"/>
          <w:lang w:val="en-ID" w:eastAsia="en-ID"/>
        </w:rPr>
        <w:t xml:space="preserve"> / Feedback, </w:t>
      </w:r>
      <w:proofErr w:type="spellStart"/>
      <w:r w:rsidRPr="00864C86">
        <w:rPr>
          <w:rFonts w:ascii="Times New Roman" w:eastAsia="Times New Roman" w:hAnsi="Times New Roman" w:cs="Times New Roman"/>
          <w:sz w:val="24"/>
          <w:szCs w:val="24"/>
          <w:lang w:val="en-ID" w:eastAsia="en-ID"/>
        </w:rPr>
        <w:t>isi</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keterangan</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unggah</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foto</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bukti</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perbaikan</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opsional</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lalu</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pilih</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tindakan</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Tombol</w:t>
      </w:r>
      <w:proofErr w:type="spellEnd"/>
      <w:r w:rsidRPr="00864C86">
        <w:rPr>
          <w:rFonts w:ascii="Times New Roman" w:eastAsia="Times New Roman" w:hAnsi="Times New Roman" w:cs="Times New Roman"/>
          <w:sz w:val="24"/>
          <w:szCs w:val="24"/>
          <w:lang w:val="en-ID" w:eastAsia="en-ID"/>
        </w:rPr>
        <w:t xml:space="preserve"> yang </w:t>
      </w:r>
      <w:proofErr w:type="spellStart"/>
      <w:r w:rsidRPr="00864C86">
        <w:rPr>
          <w:rFonts w:ascii="Times New Roman" w:eastAsia="Times New Roman" w:hAnsi="Times New Roman" w:cs="Times New Roman"/>
          <w:sz w:val="24"/>
          <w:szCs w:val="24"/>
          <w:lang w:val="en-ID" w:eastAsia="en-ID"/>
        </w:rPr>
        <w:t>tersedia</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menyesuaikan</w:t>
      </w:r>
      <w:proofErr w:type="spellEnd"/>
      <w:r w:rsidRPr="00864C86">
        <w:rPr>
          <w:rFonts w:ascii="Times New Roman" w:eastAsia="Times New Roman" w:hAnsi="Times New Roman" w:cs="Times New Roman"/>
          <w:sz w:val="24"/>
          <w:szCs w:val="24"/>
          <w:lang w:val="en-ID" w:eastAsia="en-ID"/>
        </w:rPr>
        <w:t xml:space="preserve"> status </w:t>
      </w:r>
      <w:proofErr w:type="spellStart"/>
      <w:r w:rsidRPr="00864C86">
        <w:rPr>
          <w:rFonts w:ascii="Times New Roman" w:eastAsia="Times New Roman" w:hAnsi="Times New Roman" w:cs="Times New Roman"/>
          <w:sz w:val="24"/>
          <w:szCs w:val="24"/>
          <w:lang w:val="en-ID" w:eastAsia="en-ID"/>
        </w:rPr>
        <w:t>saat</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ini</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yaitu</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b/>
          <w:bCs/>
          <w:sz w:val="24"/>
          <w:szCs w:val="24"/>
          <w:lang w:val="en-ID" w:eastAsia="en-ID"/>
        </w:rPr>
        <w:t>Mulai</w:t>
      </w:r>
      <w:proofErr w:type="spellEnd"/>
      <w:r w:rsidRPr="00864C86">
        <w:rPr>
          <w:rFonts w:ascii="Times New Roman" w:eastAsia="Times New Roman" w:hAnsi="Times New Roman" w:cs="Times New Roman"/>
          <w:b/>
          <w:bCs/>
          <w:sz w:val="24"/>
          <w:szCs w:val="24"/>
          <w:lang w:val="en-ID" w:eastAsia="en-ID"/>
        </w:rPr>
        <w:t xml:space="preserve"> </w:t>
      </w:r>
      <w:proofErr w:type="spellStart"/>
      <w:r w:rsidRPr="00864C86">
        <w:rPr>
          <w:rFonts w:ascii="Times New Roman" w:eastAsia="Times New Roman" w:hAnsi="Times New Roman" w:cs="Times New Roman"/>
          <w:b/>
          <w:bCs/>
          <w:sz w:val="24"/>
          <w:szCs w:val="24"/>
          <w:lang w:val="en-ID" w:eastAsia="en-ID"/>
        </w:rPr>
        <w:t>Kerjakan</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b/>
          <w:bCs/>
          <w:sz w:val="24"/>
          <w:szCs w:val="24"/>
          <w:lang w:val="en-ID" w:eastAsia="en-ID"/>
        </w:rPr>
        <w:t>Selesai</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atau</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b/>
          <w:bCs/>
          <w:sz w:val="24"/>
          <w:szCs w:val="24"/>
          <w:lang w:val="en-ID" w:eastAsia="en-ID"/>
        </w:rPr>
        <w:t>Tolak</w:t>
      </w:r>
      <w:proofErr w:type="spellEnd"/>
      <w:r w:rsidRPr="00864C86">
        <w:rPr>
          <w:rFonts w:ascii="Times New Roman" w:eastAsia="Times New Roman" w:hAnsi="Times New Roman" w:cs="Times New Roman"/>
          <w:b/>
          <w:bCs/>
          <w:sz w:val="24"/>
          <w:szCs w:val="24"/>
          <w:lang w:val="en-ID" w:eastAsia="en-ID"/>
        </w:rPr>
        <w:t xml:space="preserve"> </w:t>
      </w:r>
      <w:proofErr w:type="spellStart"/>
      <w:r w:rsidRPr="00864C86">
        <w:rPr>
          <w:rFonts w:ascii="Times New Roman" w:eastAsia="Times New Roman" w:hAnsi="Times New Roman" w:cs="Times New Roman"/>
          <w:b/>
          <w:bCs/>
          <w:sz w:val="24"/>
          <w:szCs w:val="24"/>
          <w:lang w:val="en-ID" w:eastAsia="en-ID"/>
        </w:rPr>
        <w:t>Laporan</w:t>
      </w:r>
      <w:proofErr w:type="spellEnd"/>
      <w:r w:rsidRPr="00864C86">
        <w:rPr>
          <w:rFonts w:ascii="Times New Roman" w:eastAsia="Times New Roman" w:hAnsi="Times New Roman" w:cs="Times New Roman"/>
          <w:sz w:val="24"/>
          <w:szCs w:val="24"/>
          <w:lang w:val="en-ID" w:eastAsia="en-ID"/>
        </w:rPr>
        <w:t xml:space="preserve">. Status </w:t>
      </w:r>
      <w:proofErr w:type="spellStart"/>
      <w:r w:rsidRPr="00864C86">
        <w:rPr>
          <w:rFonts w:ascii="Times New Roman" w:eastAsia="Times New Roman" w:hAnsi="Times New Roman" w:cs="Times New Roman"/>
          <w:sz w:val="24"/>
          <w:szCs w:val="24"/>
          <w:lang w:val="en-ID" w:eastAsia="en-ID"/>
        </w:rPr>
        <w:t>mengikuti</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urutan</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Menunggu</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ke</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Dikerjakan</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atau</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Ditolak</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lalu</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Dikerjakan</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ke</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Selesai</w:t>
      </w:r>
      <w:proofErr w:type="spellEnd"/>
      <w:r w:rsidRPr="00864C86">
        <w:rPr>
          <w:rFonts w:ascii="Times New Roman" w:eastAsia="Times New Roman" w:hAnsi="Times New Roman" w:cs="Times New Roman"/>
          <w:sz w:val="24"/>
          <w:szCs w:val="24"/>
          <w:lang w:val="en-ID" w:eastAsia="en-ID"/>
        </w:rPr>
        <w:t>.</w:t>
      </w:r>
    </w:p>
    <w:p w14:paraId="12BFED05" w14:textId="77777777" w:rsidR="00864C86" w:rsidRPr="00864C86" w:rsidRDefault="00864C86" w:rsidP="00864C86">
      <w:pPr>
        <w:spacing w:before="100" w:beforeAutospacing="1" w:after="100" w:afterAutospacing="1" w:line="240" w:lineRule="auto"/>
        <w:rPr>
          <w:rFonts w:ascii="Times New Roman" w:eastAsia="Times New Roman" w:hAnsi="Times New Roman" w:cs="Times New Roman"/>
          <w:sz w:val="24"/>
          <w:szCs w:val="24"/>
          <w:lang w:val="en-ID" w:eastAsia="en-ID"/>
        </w:rPr>
      </w:pPr>
      <w:r w:rsidRPr="00864C86">
        <w:rPr>
          <w:rFonts w:ascii="Times New Roman" w:eastAsia="Times New Roman" w:hAnsi="Times New Roman" w:cs="Times New Roman"/>
          <w:b/>
          <w:bCs/>
          <w:sz w:val="24"/>
          <w:szCs w:val="24"/>
          <w:lang w:val="en-ID" w:eastAsia="en-ID"/>
        </w:rPr>
        <w:t xml:space="preserve">6. </w:t>
      </w:r>
      <w:proofErr w:type="spellStart"/>
      <w:r w:rsidRPr="00864C86">
        <w:rPr>
          <w:rFonts w:ascii="Times New Roman" w:eastAsia="Times New Roman" w:hAnsi="Times New Roman" w:cs="Times New Roman"/>
          <w:b/>
          <w:bCs/>
          <w:sz w:val="24"/>
          <w:szCs w:val="24"/>
          <w:lang w:val="en-ID" w:eastAsia="en-ID"/>
        </w:rPr>
        <w:t>Melihat</w:t>
      </w:r>
      <w:proofErr w:type="spellEnd"/>
      <w:r w:rsidRPr="00864C86">
        <w:rPr>
          <w:rFonts w:ascii="Times New Roman" w:eastAsia="Times New Roman" w:hAnsi="Times New Roman" w:cs="Times New Roman"/>
          <w:b/>
          <w:bCs/>
          <w:sz w:val="24"/>
          <w:szCs w:val="24"/>
          <w:lang w:val="en-ID" w:eastAsia="en-ID"/>
        </w:rPr>
        <w:t xml:space="preserve"> </w:t>
      </w:r>
      <w:proofErr w:type="spellStart"/>
      <w:r w:rsidRPr="00864C86">
        <w:rPr>
          <w:rFonts w:ascii="Times New Roman" w:eastAsia="Times New Roman" w:hAnsi="Times New Roman" w:cs="Times New Roman"/>
          <w:b/>
          <w:bCs/>
          <w:sz w:val="24"/>
          <w:szCs w:val="24"/>
          <w:lang w:val="en-ID" w:eastAsia="en-ID"/>
        </w:rPr>
        <w:t>Histori</w:t>
      </w:r>
      <w:proofErr w:type="spellEnd"/>
    </w:p>
    <w:p w14:paraId="67F4852C" w14:textId="77777777" w:rsidR="00864C86" w:rsidRPr="00864C86" w:rsidRDefault="00864C86" w:rsidP="00864C86">
      <w:pPr>
        <w:spacing w:before="100" w:beforeAutospacing="1" w:after="100" w:afterAutospacing="1" w:line="240" w:lineRule="auto"/>
        <w:rPr>
          <w:rFonts w:ascii="Times New Roman" w:eastAsia="Times New Roman" w:hAnsi="Times New Roman" w:cs="Times New Roman"/>
          <w:sz w:val="24"/>
          <w:szCs w:val="24"/>
          <w:lang w:val="en-ID" w:eastAsia="en-ID"/>
        </w:rPr>
      </w:pPr>
      <w:proofErr w:type="spellStart"/>
      <w:r w:rsidRPr="00864C86">
        <w:rPr>
          <w:rFonts w:ascii="Times New Roman" w:eastAsia="Times New Roman" w:hAnsi="Times New Roman" w:cs="Times New Roman"/>
          <w:sz w:val="24"/>
          <w:szCs w:val="24"/>
          <w:lang w:val="en-ID" w:eastAsia="en-ID"/>
        </w:rPr>
        <w:t>Klik</w:t>
      </w:r>
      <w:proofErr w:type="spellEnd"/>
      <w:r w:rsidRPr="00864C86">
        <w:rPr>
          <w:rFonts w:ascii="Times New Roman" w:eastAsia="Times New Roman" w:hAnsi="Times New Roman" w:cs="Times New Roman"/>
          <w:sz w:val="24"/>
          <w:szCs w:val="24"/>
          <w:lang w:val="en-ID" w:eastAsia="en-ID"/>
        </w:rPr>
        <w:t xml:space="preserve"> menu </w:t>
      </w:r>
      <w:proofErr w:type="spellStart"/>
      <w:r w:rsidRPr="00864C86">
        <w:rPr>
          <w:rFonts w:ascii="Times New Roman" w:eastAsia="Times New Roman" w:hAnsi="Times New Roman" w:cs="Times New Roman"/>
          <w:b/>
          <w:bCs/>
          <w:sz w:val="24"/>
          <w:szCs w:val="24"/>
          <w:lang w:val="en-ID" w:eastAsia="en-ID"/>
        </w:rPr>
        <w:t>Histori</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untuk</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melihat</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riwayat</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seluruh</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aspirasi</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beserta</w:t>
      </w:r>
      <w:proofErr w:type="spellEnd"/>
      <w:r w:rsidRPr="00864C86">
        <w:rPr>
          <w:rFonts w:ascii="Times New Roman" w:eastAsia="Times New Roman" w:hAnsi="Times New Roman" w:cs="Times New Roman"/>
          <w:sz w:val="24"/>
          <w:szCs w:val="24"/>
          <w:lang w:val="en-ID" w:eastAsia="en-ID"/>
        </w:rPr>
        <w:t xml:space="preserve"> status, </w:t>
      </w:r>
      <w:proofErr w:type="spellStart"/>
      <w:r w:rsidRPr="00864C86">
        <w:rPr>
          <w:rFonts w:ascii="Times New Roman" w:eastAsia="Times New Roman" w:hAnsi="Times New Roman" w:cs="Times New Roman"/>
          <w:sz w:val="24"/>
          <w:szCs w:val="24"/>
          <w:lang w:val="en-ID" w:eastAsia="en-ID"/>
        </w:rPr>
        <w:t>keterangan</w:t>
      </w:r>
      <w:proofErr w:type="spellEnd"/>
      <w:r w:rsidRPr="00864C86">
        <w:rPr>
          <w:rFonts w:ascii="Times New Roman" w:eastAsia="Times New Roman" w:hAnsi="Times New Roman" w:cs="Times New Roman"/>
          <w:sz w:val="24"/>
          <w:szCs w:val="24"/>
          <w:lang w:val="en-ID" w:eastAsia="en-ID"/>
        </w:rPr>
        <w:t xml:space="preserve">, dan </w:t>
      </w:r>
      <w:proofErr w:type="spellStart"/>
      <w:r w:rsidRPr="00864C86">
        <w:rPr>
          <w:rFonts w:ascii="Times New Roman" w:eastAsia="Times New Roman" w:hAnsi="Times New Roman" w:cs="Times New Roman"/>
          <w:sz w:val="24"/>
          <w:szCs w:val="24"/>
          <w:lang w:val="en-ID" w:eastAsia="en-ID"/>
        </w:rPr>
        <w:t>tanggal</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progres</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terbaru</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Halaman</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ini</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hanya</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untuk</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dilihat</w:t>
      </w:r>
      <w:proofErr w:type="spellEnd"/>
      <w:r w:rsidRPr="00864C86">
        <w:rPr>
          <w:rFonts w:ascii="Times New Roman" w:eastAsia="Times New Roman" w:hAnsi="Times New Roman" w:cs="Times New Roman"/>
          <w:sz w:val="24"/>
          <w:szCs w:val="24"/>
          <w:lang w:val="en-ID" w:eastAsia="en-ID"/>
        </w:rPr>
        <w:t>.</w:t>
      </w:r>
    </w:p>
    <w:p w14:paraId="2AA5D735" w14:textId="77777777" w:rsidR="00864C86" w:rsidRPr="00864C86" w:rsidRDefault="00864C86" w:rsidP="00864C86">
      <w:pPr>
        <w:spacing w:before="100" w:beforeAutospacing="1" w:after="100" w:afterAutospacing="1" w:line="240" w:lineRule="auto"/>
        <w:rPr>
          <w:rFonts w:ascii="Times New Roman" w:eastAsia="Times New Roman" w:hAnsi="Times New Roman" w:cs="Times New Roman"/>
          <w:sz w:val="24"/>
          <w:szCs w:val="24"/>
          <w:lang w:val="en-ID" w:eastAsia="en-ID"/>
        </w:rPr>
      </w:pPr>
      <w:r w:rsidRPr="00864C86">
        <w:rPr>
          <w:rFonts w:ascii="Times New Roman" w:eastAsia="Times New Roman" w:hAnsi="Times New Roman" w:cs="Times New Roman"/>
          <w:b/>
          <w:bCs/>
          <w:sz w:val="24"/>
          <w:szCs w:val="24"/>
          <w:lang w:val="en-ID" w:eastAsia="en-ID"/>
        </w:rPr>
        <w:t>7. Logout</w:t>
      </w:r>
    </w:p>
    <w:p w14:paraId="373DC726" w14:textId="77777777" w:rsidR="00864C86" w:rsidRPr="00864C86" w:rsidRDefault="00864C86" w:rsidP="00864C86">
      <w:pPr>
        <w:spacing w:before="100" w:beforeAutospacing="1" w:after="100" w:afterAutospacing="1" w:line="240" w:lineRule="auto"/>
        <w:rPr>
          <w:rFonts w:ascii="Times New Roman" w:eastAsia="Times New Roman" w:hAnsi="Times New Roman" w:cs="Times New Roman"/>
          <w:sz w:val="24"/>
          <w:szCs w:val="24"/>
          <w:lang w:val="en-ID" w:eastAsia="en-ID"/>
        </w:rPr>
      </w:pPr>
      <w:proofErr w:type="spellStart"/>
      <w:r w:rsidRPr="00864C86">
        <w:rPr>
          <w:rFonts w:ascii="Times New Roman" w:eastAsia="Times New Roman" w:hAnsi="Times New Roman" w:cs="Times New Roman"/>
          <w:sz w:val="24"/>
          <w:szCs w:val="24"/>
          <w:lang w:val="en-ID" w:eastAsia="en-ID"/>
        </w:rPr>
        <w:t>Klik</w:t>
      </w:r>
      <w:proofErr w:type="spellEnd"/>
      <w:r w:rsidRPr="00864C86">
        <w:rPr>
          <w:rFonts w:ascii="Times New Roman" w:eastAsia="Times New Roman" w:hAnsi="Times New Roman" w:cs="Times New Roman"/>
          <w:sz w:val="24"/>
          <w:szCs w:val="24"/>
          <w:lang w:val="en-ID" w:eastAsia="en-ID"/>
        </w:rPr>
        <w:t xml:space="preserve"> </w:t>
      </w:r>
      <w:r w:rsidRPr="00864C86">
        <w:rPr>
          <w:rFonts w:ascii="Times New Roman" w:eastAsia="Times New Roman" w:hAnsi="Times New Roman" w:cs="Times New Roman"/>
          <w:b/>
          <w:bCs/>
          <w:sz w:val="24"/>
          <w:szCs w:val="24"/>
          <w:lang w:val="en-ID" w:eastAsia="en-ID"/>
        </w:rPr>
        <w:t>Logout</w:t>
      </w:r>
      <w:r w:rsidRPr="00864C86">
        <w:rPr>
          <w:rFonts w:ascii="Times New Roman" w:eastAsia="Times New Roman" w:hAnsi="Times New Roman" w:cs="Times New Roman"/>
          <w:sz w:val="24"/>
          <w:szCs w:val="24"/>
          <w:lang w:val="en-ID" w:eastAsia="en-ID"/>
        </w:rPr>
        <w:t xml:space="preserve"> di </w:t>
      </w:r>
      <w:proofErr w:type="spellStart"/>
      <w:r w:rsidRPr="00864C86">
        <w:rPr>
          <w:rFonts w:ascii="Times New Roman" w:eastAsia="Times New Roman" w:hAnsi="Times New Roman" w:cs="Times New Roman"/>
          <w:sz w:val="24"/>
          <w:szCs w:val="24"/>
          <w:lang w:val="en-ID" w:eastAsia="en-ID"/>
        </w:rPr>
        <w:t>bagian</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bawah</w:t>
      </w:r>
      <w:proofErr w:type="spellEnd"/>
      <w:r w:rsidRPr="00864C86">
        <w:rPr>
          <w:rFonts w:ascii="Times New Roman" w:eastAsia="Times New Roman" w:hAnsi="Times New Roman" w:cs="Times New Roman"/>
          <w:sz w:val="24"/>
          <w:szCs w:val="24"/>
          <w:lang w:val="en-ID" w:eastAsia="en-ID"/>
        </w:rPr>
        <w:t xml:space="preserve"> </w:t>
      </w:r>
      <w:r w:rsidRPr="00864C86">
        <w:rPr>
          <w:rFonts w:ascii="Times New Roman" w:eastAsia="Times New Roman" w:hAnsi="Times New Roman" w:cs="Times New Roman"/>
          <w:i/>
          <w:iCs/>
          <w:sz w:val="24"/>
          <w:szCs w:val="24"/>
          <w:lang w:val="en-ID" w:eastAsia="en-ID"/>
        </w:rPr>
        <w:t>sidebar</w:t>
      </w:r>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Sistem</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mengakhiri</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sesi</w:t>
      </w:r>
      <w:proofErr w:type="spellEnd"/>
      <w:r w:rsidRPr="00864C86">
        <w:rPr>
          <w:rFonts w:ascii="Times New Roman" w:eastAsia="Times New Roman" w:hAnsi="Times New Roman" w:cs="Times New Roman"/>
          <w:sz w:val="24"/>
          <w:szCs w:val="24"/>
          <w:lang w:val="en-ID" w:eastAsia="en-ID"/>
        </w:rPr>
        <w:t xml:space="preserve"> dan </w:t>
      </w:r>
      <w:proofErr w:type="spellStart"/>
      <w:r w:rsidRPr="00864C86">
        <w:rPr>
          <w:rFonts w:ascii="Times New Roman" w:eastAsia="Times New Roman" w:hAnsi="Times New Roman" w:cs="Times New Roman"/>
          <w:sz w:val="24"/>
          <w:szCs w:val="24"/>
          <w:lang w:val="en-ID" w:eastAsia="en-ID"/>
        </w:rPr>
        <w:t>kembali</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ke</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halaman</w:t>
      </w:r>
      <w:proofErr w:type="spellEnd"/>
      <w:r w:rsidRPr="00864C86">
        <w:rPr>
          <w:rFonts w:ascii="Times New Roman" w:eastAsia="Times New Roman" w:hAnsi="Times New Roman" w:cs="Times New Roman"/>
          <w:sz w:val="24"/>
          <w:szCs w:val="24"/>
          <w:lang w:val="en-ID" w:eastAsia="en-ID"/>
        </w:rPr>
        <w:t xml:space="preserve"> login </w:t>
      </w:r>
      <w:proofErr w:type="spellStart"/>
      <w:r w:rsidRPr="00864C86">
        <w:rPr>
          <w:rFonts w:ascii="Times New Roman" w:eastAsia="Times New Roman" w:hAnsi="Times New Roman" w:cs="Times New Roman"/>
          <w:sz w:val="24"/>
          <w:szCs w:val="24"/>
          <w:lang w:val="en-ID" w:eastAsia="en-ID"/>
        </w:rPr>
        <w:t>dengan</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pesan</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berhasil</w:t>
      </w:r>
      <w:proofErr w:type="spellEnd"/>
      <w:r w:rsidRPr="00864C86">
        <w:rPr>
          <w:rFonts w:ascii="Times New Roman" w:eastAsia="Times New Roman" w:hAnsi="Times New Roman" w:cs="Times New Roman"/>
          <w:sz w:val="24"/>
          <w:szCs w:val="24"/>
          <w:lang w:val="en-ID" w:eastAsia="en-ID"/>
        </w:rPr>
        <w:t xml:space="preserve"> logout.</w:t>
      </w:r>
    </w:p>
    <w:p w14:paraId="741FD0AF" w14:textId="22EACF2A" w:rsidR="00B97B6A" w:rsidRPr="00A67B42" w:rsidRDefault="00B97B6A" w:rsidP="00B97B6A">
      <w:pPr>
        <w:rPr>
          <w:rFonts w:ascii="Times New Roman" w:hAnsi="Times New Roman" w:cs="Times New Roman"/>
          <w:b/>
          <w:bCs/>
          <w:noProof/>
          <w:sz w:val="32"/>
          <w:szCs w:val="32"/>
        </w:rPr>
      </w:pPr>
    </w:p>
    <w:p w14:paraId="251A40B9" w14:textId="7B31B11A" w:rsidR="00B97B6A" w:rsidRPr="00A67B42" w:rsidRDefault="00B97B6A" w:rsidP="00B97B6A">
      <w:pPr>
        <w:rPr>
          <w:rFonts w:ascii="Times New Roman" w:hAnsi="Times New Roman" w:cs="Times New Roman"/>
          <w:b/>
          <w:bCs/>
          <w:noProof/>
          <w:sz w:val="32"/>
          <w:szCs w:val="32"/>
        </w:rPr>
      </w:pPr>
    </w:p>
    <w:p w14:paraId="3C641F9E" w14:textId="681DBCE6" w:rsidR="00B97B6A" w:rsidRPr="00A67B42" w:rsidRDefault="00B97B6A" w:rsidP="00B97B6A">
      <w:pPr>
        <w:rPr>
          <w:rFonts w:ascii="Times New Roman" w:hAnsi="Times New Roman" w:cs="Times New Roman"/>
          <w:b/>
          <w:bCs/>
          <w:noProof/>
          <w:sz w:val="32"/>
          <w:szCs w:val="32"/>
        </w:rPr>
      </w:pPr>
    </w:p>
    <w:p w14:paraId="57E4AEDA" w14:textId="7B14BF3A" w:rsidR="00B97B6A" w:rsidRPr="00A67B42" w:rsidRDefault="00B97B6A" w:rsidP="00B97B6A">
      <w:pPr>
        <w:rPr>
          <w:rFonts w:ascii="Times New Roman" w:hAnsi="Times New Roman" w:cs="Times New Roman"/>
          <w:b/>
          <w:bCs/>
          <w:noProof/>
          <w:sz w:val="32"/>
          <w:szCs w:val="32"/>
        </w:rPr>
      </w:pPr>
    </w:p>
    <w:p w14:paraId="65F912B2" w14:textId="1F4F35F8" w:rsidR="00B97B6A" w:rsidRPr="00A67B42" w:rsidRDefault="00B97B6A" w:rsidP="00B97B6A">
      <w:pPr>
        <w:rPr>
          <w:rFonts w:ascii="Times New Roman" w:hAnsi="Times New Roman" w:cs="Times New Roman"/>
          <w:b/>
          <w:bCs/>
          <w:noProof/>
          <w:sz w:val="32"/>
          <w:szCs w:val="32"/>
        </w:rPr>
      </w:pPr>
    </w:p>
    <w:p w14:paraId="3CD635DF" w14:textId="00DD907F" w:rsidR="00B97B6A" w:rsidRPr="00A67B42" w:rsidRDefault="00B97B6A" w:rsidP="00B97B6A">
      <w:pPr>
        <w:rPr>
          <w:rFonts w:ascii="Times New Roman" w:hAnsi="Times New Roman" w:cs="Times New Roman"/>
          <w:b/>
          <w:bCs/>
          <w:noProof/>
          <w:sz w:val="32"/>
          <w:szCs w:val="32"/>
        </w:rPr>
      </w:pPr>
    </w:p>
    <w:p w14:paraId="4EFCFB81" w14:textId="5A495383" w:rsidR="00B97B6A" w:rsidRPr="00A67B42" w:rsidRDefault="00B97B6A" w:rsidP="00B97B6A">
      <w:pPr>
        <w:rPr>
          <w:rFonts w:ascii="Times New Roman" w:hAnsi="Times New Roman" w:cs="Times New Roman"/>
          <w:b/>
          <w:bCs/>
          <w:noProof/>
          <w:sz w:val="32"/>
          <w:szCs w:val="32"/>
        </w:rPr>
      </w:pPr>
    </w:p>
    <w:p w14:paraId="0A47BDD2" w14:textId="4DE4397E" w:rsidR="00A67B42" w:rsidRPr="00A67B42" w:rsidRDefault="00A67B42" w:rsidP="00B97B6A">
      <w:pPr>
        <w:rPr>
          <w:rFonts w:ascii="Times New Roman" w:hAnsi="Times New Roman" w:cs="Times New Roman"/>
          <w:b/>
          <w:bCs/>
          <w:noProof/>
          <w:sz w:val="32"/>
          <w:szCs w:val="32"/>
        </w:rPr>
      </w:pPr>
    </w:p>
    <w:p w14:paraId="477E6CB7" w14:textId="77777777" w:rsidR="00A67B42" w:rsidRPr="00A67B42" w:rsidRDefault="00A67B42" w:rsidP="00B97B6A">
      <w:pPr>
        <w:rPr>
          <w:rFonts w:ascii="Times New Roman" w:hAnsi="Times New Roman" w:cs="Times New Roman"/>
          <w:b/>
          <w:bCs/>
          <w:noProof/>
          <w:sz w:val="32"/>
          <w:szCs w:val="32"/>
        </w:rPr>
      </w:pPr>
    </w:p>
    <w:p w14:paraId="18C90437" w14:textId="3B82BC1E" w:rsidR="00864C86" w:rsidRPr="00B748BF" w:rsidRDefault="00B748BF" w:rsidP="00B748BF">
      <w:pPr>
        <w:pStyle w:val="Heading2"/>
        <w:ind w:firstLine="720"/>
        <w:rPr>
          <w:rFonts w:ascii="Times New Roman" w:hAnsi="Times New Roman" w:cs="Times New Roman"/>
          <w:b/>
          <w:bCs/>
          <w:noProof/>
          <w:color w:val="000000" w:themeColor="text1"/>
          <w:sz w:val="28"/>
          <w:szCs w:val="28"/>
        </w:rPr>
      </w:pPr>
      <w:bookmarkStart w:id="158" w:name="_Toc243680925"/>
      <w:r>
        <w:rPr>
          <w:rFonts w:ascii="Times New Roman" w:hAnsi="Times New Roman" w:cs="Times New Roman"/>
          <w:b/>
          <w:bCs/>
          <w:noProof/>
          <w:color w:val="000000" w:themeColor="text1"/>
          <w:sz w:val="28"/>
          <w:szCs w:val="28"/>
          <w:lang w:val="en-US"/>
        </w:rPr>
        <w:t xml:space="preserve">1.2 </w:t>
      </w:r>
      <w:r w:rsidR="00E84A68" w:rsidRPr="00B748BF">
        <w:rPr>
          <w:rFonts w:ascii="Times New Roman" w:hAnsi="Times New Roman" w:cs="Times New Roman"/>
          <w:b/>
          <w:bCs/>
          <w:noProof/>
          <w:color w:val="000000" w:themeColor="text1"/>
          <w:sz w:val="28"/>
          <w:szCs w:val="28"/>
        </w:rPr>
        <w:t>Level Siswa</w:t>
      </w:r>
      <w:bookmarkEnd w:id="158"/>
    </w:p>
    <w:p w14:paraId="19EF9444" w14:textId="77777777" w:rsidR="00864C86" w:rsidRPr="00864C86" w:rsidRDefault="00864C86" w:rsidP="00864C86">
      <w:pPr>
        <w:spacing w:before="100" w:beforeAutospacing="1" w:after="100" w:afterAutospacing="1" w:line="240" w:lineRule="auto"/>
        <w:rPr>
          <w:rFonts w:ascii="Times New Roman" w:eastAsia="Times New Roman" w:hAnsi="Times New Roman" w:cs="Times New Roman"/>
          <w:sz w:val="24"/>
          <w:szCs w:val="24"/>
          <w:lang w:val="en-ID" w:eastAsia="en-ID"/>
        </w:rPr>
      </w:pPr>
      <w:proofErr w:type="spellStart"/>
      <w:r w:rsidRPr="00864C86">
        <w:rPr>
          <w:rFonts w:ascii="Times New Roman" w:eastAsia="Times New Roman" w:hAnsi="Times New Roman" w:cs="Times New Roman"/>
          <w:sz w:val="24"/>
          <w:szCs w:val="24"/>
          <w:lang w:val="en-ID" w:eastAsia="en-ID"/>
        </w:rPr>
        <w:t>Siswa</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adalah</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pengguna</w:t>
      </w:r>
      <w:proofErr w:type="spellEnd"/>
      <w:r w:rsidRPr="00864C86">
        <w:rPr>
          <w:rFonts w:ascii="Times New Roman" w:eastAsia="Times New Roman" w:hAnsi="Times New Roman" w:cs="Times New Roman"/>
          <w:sz w:val="24"/>
          <w:szCs w:val="24"/>
          <w:lang w:val="en-ID" w:eastAsia="en-ID"/>
        </w:rPr>
        <w:t xml:space="preserve"> yang </w:t>
      </w:r>
      <w:proofErr w:type="spellStart"/>
      <w:r w:rsidRPr="00864C86">
        <w:rPr>
          <w:rFonts w:ascii="Times New Roman" w:eastAsia="Times New Roman" w:hAnsi="Times New Roman" w:cs="Times New Roman"/>
          <w:sz w:val="24"/>
          <w:szCs w:val="24"/>
          <w:lang w:val="en-ID" w:eastAsia="en-ID"/>
        </w:rPr>
        <w:t>mengirim</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pengaduan</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sarana</w:t>
      </w:r>
      <w:proofErr w:type="spellEnd"/>
      <w:r w:rsidRPr="00864C86">
        <w:rPr>
          <w:rFonts w:ascii="Times New Roman" w:eastAsia="Times New Roman" w:hAnsi="Times New Roman" w:cs="Times New Roman"/>
          <w:sz w:val="24"/>
          <w:szCs w:val="24"/>
          <w:lang w:val="en-ID" w:eastAsia="en-ID"/>
        </w:rPr>
        <w:t xml:space="preserve"> dan </w:t>
      </w:r>
      <w:proofErr w:type="spellStart"/>
      <w:r w:rsidRPr="00864C86">
        <w:rPr>
          <w:rFonts w:ascii="Times New Roman" w:eastAsia="Times New Roman" w:hAnsi="Times New Roman" w:cs="Times New Roman"/>
          <w:sz w:val="24"/>
          <w:szCs w:val="24"/>
          <w:lang w:val="en-ID" w:eastAsia="en-ID"/>
        </w:rPr>
        <w:t>prasarana</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serta</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memantau</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penanganannya</w:t>
      </w:r>
      <w:proofErr w:type="spellEnd"/>
      <w:r w:rsidRPr="00864C86">
        <w:rPr>
          <w:rFonts w:ascii="Times New Roman" w:eastAsia="Times New Roman" w:hAnsi="Times New Roman" w:cs="Times New Roman"/>
          <w:sz w:val="24"/>
          <w:szCs w:val="24"/>
          <w:lang w:val="en-ID" w:eastAsia="en-ID"/>
        </w:rPr>
        <w:t xml:space="preserve">. Menu yang </w:t>
      </w:r>
      <w:proofErr w:type="spellStart"/>
      <w:r w:rsidRPr="00864C86">
        <w:rPr>
          <w:rFonts w:ascii="Times New Roman" w:eastAsia="Times New Roman" w:hAnsi="Times New Roman" w:cs="Times New Roman"/>
          <w:sz w:val="24"/>
          <w:szCs w:val="24"/>
          <w:lang w:val="en-ID" w:eastAsia="en-ID"/>
        </w:rPr>
        <w:t>tersedia</w:t>
      </w:r>
      <w:proofErr w:type="spellEnd"/>
      <w:r w:rsidRPr="00864C86">
        <w:rPr>
          <w:rFonts w:ascii="Times New Roman" w:eastAsia="Times New Roman" w:hAnsi="Times New Roman" w:cs="Times New Roman"/>
          <w:sz w:val="24"/>
          <w:szCs w:val="24"/>
          <w:lang w:val="en-ID" w:eastAsia="en-ID"/>
        </w:rPr>
        <w:t xml:space="preserve"> pada </w:t>
      </w:r>
      <w:r w:rsidRPr="00864C86">
        <w:rPr>
          <w:rFonts w:ascii="Times New Roman" w:eastAsia="Times New Roman" w:hAnsi="Times New Roman" w:cs="Times New Roman"/>
          <w:i/>
          <w:iCs/>
          <w:sz w:val="24"/>
          <w:szCs w:val="24"/>
          <w:lang w:val="en-ID" w:eastAsia="en-ID"/>
        </w:rPr>
        <w:t>sidebar</w:t>
      </w:r>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siswa</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adalah</w:t>
      </w:r>
      <w:proofErr w:type="spellEnd"/>
      <w:r w:rsidRPr="00864C86">
        <w:rPr>
          <w:rFonts w:ascii="Times New Roman" w:eastAsia="Times New Roman" w:hAnsi="Times New Roman" w:cs="Times New Roman"/>
          <w:sz w:val="24"/>
          <w:szCs w:val="24"/>
          <w:lang w:val="en-ID" w:eastAsia="en-ID"/>
        </w:rPr>
        <w:t xml:space="preserve"> Dashboard, </w:t>
      </w:r>
      <w:proofErr w:type="spellStart"/>
      <w:r w:rsidRPr="00864C86">
        <w:rPr>
          <w:rFonts w:ascii="Times New Roman" w:eastAsia="Times New Roman" w:hAnsi="Times New Roman" w:cs="Times New Roman"/>
          <w:sz w:val="24"/>
          <w:szCs w:val="24"/>
          <w:lang w:val="en-ID" w:eastAsia="en-ID"/>
        </w:rPr>
        <w:t>Laporan</w:t>
      </w:r>
      <w:proofErr w:type="spellEnd"/>
      <w:r w:rsidRPr="00864C86">
        <w:rPr>
          <w:rFonts w:ascii="Times New Roman" w:eastAsia="Times New Roman" w:hAnsi="Times New Roman" w:cs="Times New Roman"/>
          <w:sz w:val="24"/>
          <w:szCs w:val="24"/>
          <w:lang w:val="en-ID" w:eastAsia="en-ID"/>
        </w:rPr>
        <w:t xml:space="preserve"> Saya, dan </w:t>
      </w:r>
      <w:proofErr w:type="spellStart"/>
      <w:r w:rsidRPr="00864C86">
        <w:rPr>
          <w:rFonts w:ascii="Times New Roman" w:eastAsia="Times New Roman" w:hAnsi="Times New Roman" w:cs="Times New Roman"/>
          <w:sz w:val="24"/>
          <w:szCs w:val="24"/>
          <w:lang w:val="en-ID" w:eastAsia="en-ID"/>
        </w:rPr>
        <w:t>Histori</w:t>
      </w:r>
      <w:proofErr w:type="spellEnd"/>
      <w:r w:rsidRPr="00864C86">
        <w:rPr>
          <w:rFonts w:ascii="Times New Roman" w:eastAsia="Times New Roman" w:hAnsi="Times New Roman" w:cs="Times New Roman"/>
          <w:sz w:val="24"/>
          <w:szCs w:val="24"/>
          <w:lang w:val="en-ID" w:eastAsia="en-ID"/>
        </w:rPr>
        <w:t>.</w:t>
      </w:r>
    </w:p>
    <w:p w14:paraId="1717BBF6" w14:textId="77777777" w:rsidR="00864C86" w:rsidRPr="00864C86" w:rsidRDefault="00864C86" w:rsidP="00864C86">
      <w:pPr>
        <w:spacing w:before="100" w:beforeAutospacing="1" w:after="100" w:afterAutospacing="1" w:line="240" w:lineRule="auto"/>
        <w:rPr>
          <w:rFonts w:ascii="Times New Roman" w:eastAsia="Times New Roman" w:hAnsi="Times New Roman" w:cs="Times New Roman"/>
          <w:sz w:val="24"/>
          <w:szCs w:val="24"/>
          <w:lang w:val="en-ID" w:eastAsia="en-ID"/>
        </w:rPr>
      </w:pPr>
      <w:r w:rsidRPr="00864C86">
        <w:rPr>
          <w:rFonts w:ascii="Times New Roman" w:eastAsia="Times New Roman" w:hAnsi="Times New Roman" w:cs="Times New Roman"/>
          <w:b/>
          <w:bCs/>
          <w:sz w:val="24"/>
          <w:szCs w:val="24"/>
          <w:lang w:val="en-ID" w:eastAsia="en-ID"/>
        </w:rPr>
        <w:t>1. Login</w:t>
      </w:r>
    </w:p>
    <w:p w14:paraId="04929C3F" w14:textId="77777777" w:rsidR="00864C86" w:rsidRPr="00864C86" w:rsidRDefault="00864C86" w:rsidP="00487377">
      <w:pPr>
        <w:numPr>
          <w:ilvl w:val="0"/>
          <w:numId w:val="38"/>
        </w:numPr>
        <w:spacing w:before="100" w:beforeAutospacing="1" w:after="100" w:afterAutospacing="1" w:line="240" w:lineRule="auto"/>
        <w:rPr>
          <w:rFonts w:ascii="Times New Roman" w:eastAsia="Times New Roman" w:hAnsi="Times New Roman" w:cs="Times New Roman"/>
          <w:sz w:val="24"/>
          <w:szCs w:val="24"/>
          <w:lang w:val="en-ID" w:eastAsia="en-ID"/>
        </w:rPr>
      </w:pPr>
      <w:r w:rsidRPr="00864C86">
        <w:rPr>
          <w:rFonts w:ascii="Times New Roman" w:eastAsia="Times New Roman" w:hAnsi="Times New Roman" w:cs="Times New Roman"/>
          <w:sz w:val="24"/>
          <w:szCs w:val="24"/>
          <w:lang w:val="en-ID" w:eastAsia="en-ID"/>
        </w:rPr>
        <w:t xml:space="preserve">Buka </w:t>
      </w:r>
      <w:proofErr w:type="spellStart"/>
      <w:r w:rsidRPr="00864C86">
        <w:rPr>
          <w:rFonts w:ascii="Times New Roman" w:eastAsia="Times New Roman" w:hAnsi="Times New Roman" w:cs="Times New Roman"/>
          <w:sz w:val="24"/>
          <w:szCs w:val="24"/>
          <w:lang w:val="en-ID" w:eastAsia="en-ID"/>
        </w:rPr>
        <w:t>halaman</w:t>
      </w:r>
      <w:proofErr w:type="spellEnd"/>
      <w:r w:rsidRPr="00864C86">
        <w:rPr>
          <w:rFonts w:ascii="Times New Roman" w:eastAsia="Times New Roman" w:hAnsi="Times New Roman" w:cs="Times New Roman"/>
          <w:sz w:val="24"/>
          <w:szCs w:val="24"/>
          <w:lang w:val="en-ID" w:eastAsia="en-ID"/>
        </w:rPr>
        <w:t xml:space="preserve"> login </w:t>
      </w:r>
      <w:proofErr w:type="spellStart"/>
      <w:r w:rsidRPr="00864C86">
        <w:rPr>
          <w:rFonts w:ascii="Times New Roman" w:eastAsia="Times New Roman" w:hAnsi="Times New Roman" w:cs="Times New Roman"/>
          <w:sz w:val="24"/>
          <w:szCs w:val="24"/>
          <w:lang w:val="en-ID" w:eastAsia="en-ID"/>
        </w:rPr>
        <w:t>aplikasi</w:t>
      </w:r>
      <w:proofErr w:type="spellEnd"/>
      <w:r w:rsidRPr="00864C86">
        <w:rPr>
          <w:rFonts w:ascii="Times New Roman" w:eastAsia="Times New Roman" w:hAnsi="Times New Roman" w:cs="Times New Roman"/>
          <w:sz w:val="24"/>
          <w:szCs w:val="24"/>
          <w:lang w:val="en-ID" w:eastAsia="en-ID"/>
        </w:rPr>
        <w:t>.</w:t>
      </w:r>
    </w:p>
    <w:p w14:paraId="0780C221" w14:textId="77777777" w:rsidR="00864C86" w:rsidRPr="00864C86" w:rsidRDefault="00864C86" w:rsidP="00487377">
      <w:pPr>
        <w:numPr>
          <w:ilvl w:val="0"/>
          <w:numId w:val="38"/>
        </w:numPr>
        <w:spacing w:before="100" w:beforeAutospacing="1" w:after="100" w:afterAutospacing="1" w:line="240" w:lineRule="auto"/>
        <w:rPr>
          <w:rFonts w:ascii="Times New Roman" w:eastAsia="Times New Roman" w:hAnsi="Times New Roman" w:cs="Times New Roman"/>
          <w:sz w:val="24"/>
          <w:szCs w:val="24"/>
          <w:lang w:val="en-ID" w:eastAsia="en-ID"/>
        </w:rPr>
      </w:pPr>
      <w:r w:rsidRPr="00864C86">
        <w:rPr>
          <w:rFonts w:ascii="Times New Roman" w:eastAsia="Times New Roman" w:hAnsi="Times New Roman" w:cs="Times New Roman"/>
          <w:sz w:val="24"/>
          <w:szCs w:val="24"/>
          <w:lang w:val="en-ID" w:eastAsia="en-ID"/>
        </w:rPr>
        <w:t xml:space="preserve">Isi </w:t>
      </w:r>
      <w:r w:rsidRPr="00864C86">
        <w:rPr>
          <w:rFonts w:ascii="Times New Roman" w:eastAsia="Times New Roman" w:hAnsi="Times New Roman" w:cs="Times New Roman"/>
          <w:i/>
          <w:iCs/>
          <w:sz w:val="24"/>
          <w:szCs w:val="24"/>
          <w:lang w:val="en-ID" w:eastAsia="en-ID"/>
        </w:rPr>
        <w:t>Username</w:t>
      </w:r>
      <w:r w:rsidRPr="00864C86">
        <w:rPr>
          <w:rFonts w:ascii="Times New Roman" w:eastAsia="Times New Roman" w:hAnsi="Times New Roman" w:cs="Times New Roman"/>
          <w:sz w:val="24"/>
          <w:szCs w:val="24"/>
          <w:lang w:val="en-ID" w:eastAsia="en-ID"/>
        </w:rPr>
        <w:t xml:space="preserve"> dan </w:t>
      </w:r>
      <w:r w:rsidRPr="00864C86">
        <w:rPr>
          <w:rFonts w:ascii="Times New Roman" w:eastAsia="Times New Roman" w:hAnsi="Times New Roman" w:cs="Times New Roman"/>
          <w:i/>
          <w:iCs/>
          <w:sz w:val="24"/>
          <w:szCs w:val="24"/>
          <w:lang w:val="en-ID" w:eastAsia="en-ID"/>
        </w:rPr>
        <w:t>Password</w:t>
      </w:r>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dengan</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akun</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siswa</w:t>
      </w:r>
      <w:proofErr w:type="spellEnd"/>
      <w:r w:rsidRPr="00864C86">
        <w:rPr>
          <w:rFonts w:ascii="Times New Roman" w:eastAsia="Times New Roman" w:hAnsi="Times New Roman" w:cs="Times New Roman"/>
          <w:sz w:val="24"/>
          <w:szCs w:val="24"/>
          <w:lang w:val="en-ID" w:eastAsia="en-ID"/>
        </w:rPr>
        <w:t xml:space="preserve"> yang </w:t>
      </w:r>
      <w:proofErr w:type="spellStart"/>
      <w:r w:rsidRPr="00864C86">
        <w:rPr>
          <w:rFonts w:ascii="Times New Roman" w:eastAsia="Times New Roman" w:hAnsi="Times New Roman" w:cs="Times New Roman"/>
          <w:sz w:val="24"/>
          <w:szCs w:val="24"/>
          <w:lang w:val="en-ID" w:eastAsia="en-ID"/>
        </w:rPr>
        <w:t>diberikan</w:t>
      </w:r>
      <w:proofErr w:type="spellEnd"/>
      <w:r w:rsidRPr="00864C86">
        <w:rPr>
          <w:rFonts w:ascii="Times New Roman" w:eastAsia="Times New Roman" w:hAnsi="Times New Roman" w:cs="Times New Roman"/>
          <w:sz w:val="24"/>
          <w:szCs w:val="24"/>
          <w:lang w:val="en-ID" w:eastAsia="en-ID"/>
        </w:rPr>
        <w:t xml:space="preserve"> admin.</w:t>
      </w:r>
    </w:p>
    <w:p w14:paraId="71A42A07" w14:textId="77777777" w:rsidR="00864C86" w:rsidRPr="00864C86" w:rsidRDefault="00864C86" w:rsidP="00487377">
      <w:pPr>
        <w:numPr>
          <w:ilvl w:val="0"/>
          <w:numId w:val="38"/>
        </w:numPr>
        <w:spacing w:before="100" w:beforeAutospacing="1" w:after="100" w:afterAutospacing="1" w:line="240" w:lineRule="auto"/>
        <w:rPr>
          <w:rFonts w:ascii="Times New Roman" w:eastAsia="Times New Roman" w:hAnsi="Times New Roman" w:cs="Times New Roman"/>
          <w:sz w:val="24"/>
          <w:szCs w:val="24"/>
          <w:lang w:val="en-ID" w:eastAsia="en-ID"/>
        </w:rPr>
      </w:pPr>
      <w:proofErr w:type="spellStart"/>
      <w:r w:rsidRPr="00864C86">
        <w:rPr>
          <w:rFonts w:ascii="Times New Roman" w:eastAsia="Times New Roman" w:hAnsi="Times New Roman" w:cs="Times New Roman"/>
          <w:sz w:val="24"/>
          <w:szCs w:val="24"/>
          <w:lang w:val="en-ID" w:eastAsia="en-ID"/>
        </w:rPr>
        <w:t>Klik</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tombol</w:t>
      </w:r>
      <w:proofErr w:type="spellEnd"/>
      <w:r w:rsidRPr="00864C86">
        <w:rPr>
          <w:rFonts w:ascii="Times New Roman" w:eastAsia="Times New Roman" w:hAnsi="Times New Roman" w:cs="Times New Roman"/>
          <w:sz w:val="24"/>
          <w:szCs w:val="24"/>
          <w:lang w:val="en-ID" w:eastAsia="en-ID"/>
        </w:rPr>
        <w:t xml:space="preserve"> </w:t>
      </w:r>
      <w:r w:rsidRPr="00864C86">
        <w:rPr>
          <w:rFonts w:ascii="Times New Roman" w:eastAsia="Times New Roman" w:hAnsi="Times New Roman" w:cs="Times New Roman"/>
          <w:b/>
          <w:bCs/>
          <w:sz w:val="24"/>
          <w:szCs w:val="24"/>
          <w:lang w:val="en-ID" w:eastAsia="en-ID"/>
        </w:rPr>
        <w:t>Login</w:t>
      </w:r>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untuk</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masuk</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ke</w:t>
      </w:r>
      <w:proofErr w:type="spellEnd"/>
      <w:r w:rsidRPr="00864C86">
        <w:rPr>
          <w:rFonts w:ascii="Times New Roman" w:eastAsia="Times New Roman" w:hAnsi="Times New Roman" w:cs="Times New Roman"/>
          <w:sz w:val="24"/>
          <w:szCs w:val="24"/>
          <w:lang w:val="en-ID" w:eastAsia="en-ID"/>
        </w:rPr>
        <w:t xml:space="preserve"> Dashboard </w:t>
      </w:r>
      <w:proofErr w:type="spellStart"/>
      <w:r w:rsidRPr="00864C86">
        <w:rPr>
          <w:rFonts w:ascii="Times New Roman" w:eastAsia="Times New Roman" w:hAnsi="Times New Roman" w:cs="Times New Roman"/>
          <w:sz w:val="24"/>
          <w:szCs w:val="24"/>
          <w:lang w:val="en-ID" w:eastAsia="en-ID"/>
        </w:rPr>
        <w:t>Siswa</w:t>
      </w:r>
      <w:proofErr w:type="spellEnd"/>
      <w:r w:rsidRPr="00864C86">
        <w:rPr>
          <w:rFonts w:ascii="Times New Roman" w:eastAsia="Times New Roman" w:hAnsi="Times New Roman" w:cs="Times New Roman"/>
          <w:sz w:val="24"/>
          <w:szCs w:val="24"/>
          <w:lang w:val="en-ID" w:eastAsia="en-ID"/>
        </w:rPr>
        <w:t>.</w:t>
      </w:r>
    </w:p>
    <w:p w14:paraId="41ED37AB" w14:textId="77777777" w:rsidR="00864C86" w:rsidRPr="00864C86" w:rsidRDefault="00864C86" w:rsidP="00864C86">
      <w:pPr>
        <w:spacing w:before="100" w:beforeAutospacing="1" w:after="100" w:afterAutospacing="1" w:line="240" w:lineRule="auto"/>
        <w:rPr>
          <w:rFonts w:ascii="Times New Roman" w:eastAsia="Times New Roman" w:hAnsi="Times New Roman" w:cs="Times New Roman"/>
          <w:sz w:val="24"/>
          <w:szCs w:val="24"/>
          <w:lang w:val="en-ID" w:eastAsia="en-ID"/>
        </w:rPr>
      </w:pPr>
      <w:r w:rsidRPr="00864C86">
        <w:rPr>
          <w:rFonts w:ascii="Times New Roman" w:eastAsia="Times New Roman" w:hAnsi="Times New Roman" w:cs="Times New Roman"/>
          <w:b/>
          <w:bCs/>
          <w:sz w:val="24"/>
          <w:szCs w:val="24"/>
          <w:lang w:val="en-ID" w:eastAsia="en-ID"/>
        </w:rPr>
        <w:t xml:space="preserve">2. Dashboard </w:t>
      </w:r>
      <w:proofErr w:type="spellStart"/>
      <w:r w:rsidRPr="00864C86">
        <w:rPr>
          <w:rFonts w:ascii="Times New Roman" w:eastAsia="Times New Roman" w:hAnsi="Times New Roman" w:cs="Times New Roman"/>
          <w:b/>
          <w:bCs/>
          <w:sz w:val="24"/>
          <w:szCs w:val="24"/>
          <w:lang w:val="en-ID" w:eastAsia="en-ID"/>
        </w:rPr>
        <w:t>Siswa</w:t>
      </w:r>
      <w:proofErr w:type="spellEnd"/>
    </w:p>
    <w:p w14:paraId="447D6EF7" w14:textId="77777777" w:rsidR="00864C86" w:rsidRPr="00864C86" w:rsidRDefault="00864C86" w:rsidP="00864C86">
      <w:pPr>
        <w:spacing w:before="100" w:beforeAutospacing="1" w:after="100" w:afterAutospacing="1" w:line="240" w:lineRule="auto"/>
        <w:rPr>
          <w:rFonts w:ascii="Times New Roman" w:eastAsia="Times New Roman" w:hAnsi="Times New Roman" w:cs="Times New Roman"/>
          <w:sz w:val="24"/>
          <w:szCs w:val="24"/>
          <w:lang w:val="en-ID" w:eastAsia="en-ID"/>
        </w:rPr>
      </w:pPr>
      <w:r w:rsidRPr="00864C86">
        <w:rPr>
          <w:rFonts w:ascii="Times New Roman" w:eastAsia="Times New Roman" w:hAnsi="Times New Roman" w:cs="Times New Roman"/>
          <w:sz w:val="24"/>
          <w:szCs w:val="24"/>
          <w:lang w:val="en-ID" w:eastAsia="en-ID"/>
        </w:rPr>
        <w:t xml:space="preserve">Dashboard </w:t>
      </w:r>
      <w:proofErr w:type="spellStart"/>
      <w:r w:rsidRPr="00864C86">
        <w:rPr>
          <w:rFonts w:ascii="Times New Roman" w:eastAsia="Times New Roman" w:hAnsi="Times New Roman" w:cs="Times New Roman"/>
          <w:sz w:val="24"/>
          <w:szCs w:val="24"/>
          <w:lang w:val="en-ID" w:eastAsia="en-ID"/>
        </w:rPr>
        <w:t>menampilkan</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sapaan</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identitas</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siswa</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nama</w:t>
      </w:r>
      <w:proofErr w:type="spellEnd"/>
      <w:r w:rsidRPr="00864C86">
        <w:rPr>
          <w:rFonts w:ascii="Times New Roman" w:eastAsia="Times New Roman" w:hAnsi="Times New Roman" w:cs="Times New Roman"/>
          <w:sz w:val="24"/>
          <w:szCs w:val="24"/>
          <w:lang w:val="en-ID" w:eastAsia="en-ID"/>
        </w:rPr>
        <w:t xml:space="preserve">, NIS, </w:t>
      </w:r>
      <w:proofErr w:type="spellStart"/>
      <w:r w:rsidRPr="00864C86">
        <w:rPr>
          <w:rFonts w:ascii="Times New Roman" w:eastAsia="Times New Roman" w:hAnsi="Times New Roman" w:cs="Times New Roman"/>
          <w:sz w:val="24"/>
          <w:szCs w:val="24"/>
          <w:lang w:val="en-ID" w:eastAsia="en-ID"/>
        </w:rPr>
        <w:t>kelas</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tombol</w:t>
      </w:r>
      <w:proofErr w:type="spellEnd"/>
      <w:r w:rsidRPr="00864C86">
        <w:rPr>
          <w:rFonts w:ascii="Times New Roman" w:eastAsia="Times New Roman" w:hAnsi="Times New Roman" w:cs="Times New Roman"/>
          <w:sz w:val="24"/>
          <w:szCs w:val="24"/>
          <w:lang w:val="en-ID" w:eastAsia="en-ID"/>
        </w:rPr>
        <w:t xml:space="preserve"> </w:t>
      </w:r>
      <w:r w:rsidRPr="00864C86">
        <w:rPr>
          <w:rFonts w:ascii="Times New Roman" w:eastAsia="Times New Roman" w:hAnsi="Times New Roman" w:cs="Times New Roman"/>
          <w:b/>
          <w:bCs/>
          <w:sz w:val="24"/>
          <w:szCs w:val="24"/>
          <w:lang w:val="en-ID" w:eastAsia="en-ID"/>
        </w:rPr>
        <w:t xml:space="preserve">+ </w:t>
      </w:r>
      <w:proofErr w:type="spellStart"/>
      <w:r w:rsidRPr="00864C86">
        <w:rPr>
          <w:rFonts w:ascii="Times New Roman" w:eastAsia="Times New Roman" w:hAnsi="Times New Roman" w:cs="Times New Roman"/>
          <w:b/>
          <w:bCs/>
          <w:sz w:val="24"/>
          <w:szCs w:val="24"/>
          <w:lang w:val="en-ID" w:eastAsia="en-ID"/>
        </w:rPr>
        <w:t>Tambah</w:t>
      </w:r>
      <w:proofErr w:type="spellEnd"/>
      <w:r w:rsidRPr="00864C86">
        <w:rPr>
          <w:rFonts w:ascii="Times New Roman" w:eastAsia="Times New Roman" w:hAnsi="Times New Roman" w:cs="Times New Roman"/>
          <w:b/>
          <w:bCs/>
          <w:sz w:val="24"/>
          <w:szCs w:val="24"/>
          <w:lang w:val="en-ID" w:eastAsia="en-ID"/>
        </w:rPr>
        <w:t xml:space="preserve"> </w:t>
      </w:r>
      <w:proofErr w:type="spellStart"/>
      <w:r w:rsidRPr="00864C86">
        <w:rPr>
          <w:rFonts w:ascii="Times New Roman" w:eastAsia="Times New Roman" w:hAnsi="Times New Roman" w:cs="Times New Roman"/>
          <w:b/>
          <w:bCs/>
          <w:sz w:val="24"/>
          <w:szCs w:val="24"/>
          <w:lang w:val="en-ID" w:eastAsia="en-ID"/>
        </w:rPr>
        <w:t>Laporan</w:t>
      </w:r>
      <w:proofErr w:type="spellEnd"/>
      <w:r w:rsidRPr="00864C86">
        <w:rPr>
          <w:rFonts w:ascii="Times New Roman" w:eastAsia="Times New Roman" w:hAnsi="Times New Roman" w:cs="Times New Roman"/>
          <w:sz w:val="24"/>
          <w:szCs w:val="24"/>
          <w:lang w:val="en-ID" w:eastAsia="en-ID"/>
        </w:rPr>
        <w:t xml:space="preserve">, dan </w:t>
      </w:r>
      <w:r w:rsidRPr="00864C86">
        <w:rPr>
          <w:rFonts w:ascii="Times New Roman" w:eastAsia="Times New Roman" w:hAnsi="Times New Roman" w:cs="Times New Roman"/>
          <w:b/>
          <w:bCs/>
          <w:sz w:val="24"/>
          <w:szCs w:val="24"/>
          <w:lang w:val="en-ID" w:eastAsia="en-ID"/>
        </w:rPr>
        <w:t xml:space="preserve">Menu </w:t>
      </w:r>
      <w:proofErr w:type="spellStart"/>
      <w:r w:rsidRPr="00864C86">
        <w:rPr>
          <w:rFonts w:ascii="Times New Roman" w:eastAsia="Times New Roman" w:hAnsi="Times New Roman" w:cs="Times New Roman"/>
          <w:b/>
          <w:bCs/>
          <w:sz w:val="24"/>
          <w:szCs w:val="24"/>
          <w:lang w:val="en-ID" w:eastAsia="en-ID"/>
        </w:rPr>
        <w:t>Cepat</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berupa</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pintasan</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ke</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Tambah</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Laporan</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Laporan</w:t>
      </w:r>
      <w:proofErr w:type="spellEnd"/>
      <w:r w:rsidRPr="00864C86">
        <w:rPr>
          <w:rFonts w:ascii="Times New Roman" w:eastAsia="Times New Roman" w:hAnsi="Times New Roman" w:cs="Times New Roman"/>
          <w:sz w:val="24"/>
          <w:szCs w:val="24"/>
          <w:lang w:val="en-ID" w:eastAsia="en-ID"/>
        </w:rPr>
        <w:t xml:space="preserve"> Saya, dan </w:t>
      </w:r>
      <w:proofErr w:type="spellStart"/>
      <w:r w:rsidRPr="00864C86">
        <w:rPr>
          <w:rFonts w:ascii="Times New Roman" w:eastAsia="Times New Roman" w:hAnsi="Times New Roman" w:cs="Times New Roman"/>
          <w:sz w:val="24"/>
          <w:szCs w:val="24"/>
          <w:lang w:val="en-ID" w:eastAsia="en-ID"/>
        </w:rPr>
        <w:t>Histori</w:t>
      </w:r>
      <w:proofErr w:type="spellEnd"/>
      <w:r w:rsidRPr="00864C86">
        <w:rPr>
          <w:rFonts w:ascii="Times New Roman" w:eastAsia="Times New Roman" w:hAnsi="Times New Roman" w:cs="Times New Roman"/>
          <w:sz w:val="24"/>
          <w:szCs w:val="24"/>
          <w:lang w:val="en-ID" w:eastAsia="en-ID"/>
        </w:rPr>
        <w:t>.</w:t>
      </w:r>
    </w:p>
    <w:p w14:paraId="1B16DD63" w14:textId="77777777" w:rsidR="00864C86" w:rsidRPr="00864C86" w:rsidRDefault="00864C86" w:rsidP="00864C86">
      <w:pPr>
        <w:spacing w:before="100" w:beforeAutospacing="1" w:after="100" w:afterAutospacing="1" w:line="240" w:lineRule="auto"/>
        <w:rPr>
          <w:rFonts w:ascii="Times New Roman" w:eastAsia="Times New Roman" w:hAnsi="Times New Roman" w:cs="Times New Roman"/>
          <w:sz w:val="24"/>
          <w:szCs w:val="24"/>
          <w:lang w:val="en-ID" w:eastAsia="en-ID"/>
        </w:rPr>
      </w:pPr>
      <w:r w:rsidRPr="00864C86">
        <w:rPr>
          <w:rFonts w:ascii="Times New Roman" w:eastAsia="Times New Roman" w:hAnsi="Times New Roman" w:cs="Times New Roman"/>
          <w:b/>
          <w:bCs/>
          <w:sz w:val="24"/>
          <w:szCs w:val="24"/>
          <w:lang w:val="en-ID" w:eastAsia="en-ID"/>
        </w:rPr>
        <w:t xml:space="preserve">3. </w:t>
      </w:r>
      <w:proofErr w:type="spellStart"/>
      <w:r w:rsidRPr="00864C86">
        <w:rPr>
          <w:rFonts w:ascii="Times New Roman" w:eastAsia="Times New Roman" w:hAnsi="Times New Roman" w:cs="Times New Roman"/>
          <w:b/>
          <w:bCs/>
          <w:sz w:val="24"/>
          <w:szCs w:val="24"/>
          <w:lang w:val="en-ID" w:eastAsia="en-ID"/>
        </w:rPr>
        <w:t>Membuat</w:t>
      </w:r>
      <w:proofErr w:type="spellEnd"/>
      <w:r w:rsidRPr="00864C86">
        <w:rPr>
          <w:rFonts w:ascii="Times New Roman" w:eastAsia="Times New Roman" w:hAnsi="Times New Roman" w:cs="Times New Roman"/>
          <w:b/>
          <w:bCs/>
          <w:sz w:val="24"/>
          <w:szCs w:val="24"/>
          <w:lang w:val="en-ID" w:eastAsia="en-ID"/>
        </w:rPr>
        <w:t xml:space="preserve"> </w:t>
      </w:r>
      <w:proofErr w:type="spellStart"/>
      <w:r w:rsidRPr="00864C86">
        <w:rPr>
          <w:rFonts w:ascii="Times New Roman" w:eastAsia="Times New Roman" w:hAnsi="Times New Roman" w:cs="Times New Roman"/>
          <w:b/>
          <w:bCs/>
          <w:sz w:val="24"/>
          <w:szCs w:val="24"/>
          <w:lang w:val="en-ID" w:eastAsia="en-ID"/>
        </w:rPr>
        <w:t>Laporan</w:t>
      </w:r>
      <w:proofErr w:type="spellEnd"/>
    </w:p>
    <w:p w14:paraId="5737E8C5" w14:textId="77777777" w:rsidR="00864C86" w:rsidRPr="00864C86" w:rsidRDefault="00864C86" w:rsidP="00487377">
      <w:pPr>
        <w:numPr>
          <w:ilvl w:val="0"/>
          <w:numId w:val="39"/>
        </w:numPr>
        <w:spacing w:before="100" w:beforeAutospacing="1" w:after="100" w:afterAutospacing="1" w:line="240" w:lineRule="auto"/>
        <w:rPr>
          <w:rFonts w:ascii="Times New Roman" w:eastAsia="Times New Roman" w:hAnsi="Times New Roman" w:cs="Times New Roman"/>
          <w:sz w:val="24"/>
          <w:szCs w:val="24"/>
          <w:lang w:val="en-ID" w:eastAsia="en-ID"/>
        </w:rPr>
      </w:pPr>
      <w:proofErr w:type="spellStart"/>
      <w:r w:rsidRPr="00864C86">
        <w:rPr>
          <w:rFonts w:ascii="Times New Roman" w:eastAsia="Times New Roman" w:hAnsi="Times New Roman" w:cs="Times New Roman"/>
          <w:sz w:val="24"/>
          <w:szCs w:val="24"/>
          <w:lang w:val="en-ID" w:eastAsia="en-ID"/>
        </w:rPr>
        <w:t>Klik</w:t>
      </w:r>
      <w:proofErr w:type="spellEnd"/>
      <w:r w:rsidRPr="00864C86">
        <w:rPr>
          <w:rFonts w:ascii="Times New Roman" w:eastAsia="Times New Roman" w:hAnsi="Times New Roman" w:cs="Times New Roman"/>
          <w:sz w:val="24"/>
          <w:szCs w:val="24"/>
          <w:lang w:val="en-ID" w:eastAsia="en-ID"/>
        </w:rPr>
        <w:t xml:space="preserve"> </w:t>
      </w:r>
      <w:r w:rsidRPr="00864C86">
        <w:rPr>
          <w:rFonts w:ascii="Times New Roman" w:eastAsia="Times New Roman" w:hAnsi="Times New Roman" w:cs="Times New Roman"/>
          <w:b/>
          <w:bCs/>
          <w:sz w:val="24"/>
          <w:szCs w:val="24"/>
          <w:lang w:val="en-ID" w:eastAsia="en-ID"/>
        </w:rPr>
        <w:t xml:space="preserve">+ </w:t>
      </w:r>
      <w:proofErr w:type="spellStart"/>
      <w:r w:rsidRPr="00864C86">
        <w:rPr>
          <w:rFonts w:ascii="Times New Roman" w:eastAsia="Times New Roman" w:hAnsi="Times New Roman" w:cs="Times New Roman"/>
          <w:b/>
          <w:bCs/>
          <w:sz w:val="24"/>
          <w:szCs w:val="24"/>
          <w:lang w:val="en-ID" w:eastAsia="en-ID"/>
        </w:rPr>
        <w:t>Tambah</w:t>
      </w:r>
      <w:proofErr w:type="spellEnd"/>
      <w:r w:rsidRPr="00864C86">
        <w:rPr>
          <w:rFonts w:ascii="Times New Roman" w:eastAsia="Times New Roman" w:hAnsi="Times New Roman" w:cs="Times New Roman"/>
          <w:b/>
          <w:bCs/>
          <w:sz w:val="24"/>
          <w:szCs w:val="24"/>
          <w:lang w:val="en-ID" w:eastAsia="en-ID"/>
        </w:rPr>
        <w:t xml:space="preserve"> </w:t>
      </w:r>
      <w:proofErr w:type="spellStart"/>
      <w:r w:rsidRPr="00864C86">
        <w:rPr>
          <w:rFonts w:ascii="Times New Roman" w:eastAsia="Times New Roman" w:hAnsi="Times New Roman" w:cs="Times New Roman"/>
          <w:b/>
          <w:bCs/>
          <w:sz w:val="24"/>
          <w:szCs w:val="24"/>
          <w:lang w:val="en-ID" w:eastAsia="en-ID"/>
        </w:rPr>
        <w:t>Laporan</w:t>
      </w:r>
      <w:proofErr w:type="spellEnd"/>
      <w:r w:rsidRPr="00864C86">
        <w:rPr>
          <w:rFonts w:ascii="Times New Roman" w:eastAsia="Times New Roman" w:hAnsi="Times New Roman" w:cs="Times New Roman"/>
          <w:sz w:val="24"/>
          <w:szCs w:val="24"/>
          <w:lang w:val="en-ID" w:eastAsia="en-ID"/>
        </w:rPr>
        <w:t xml:space="preserve"> pada dashboard </w:t>
      </w:r>
      <w:proofErr w:type="spellStart"/>
      <w:r w:rsidRPr="00864C86">
        <w:rPr>
          <w:rFonts w:ascii="Times New Roman" w:eastAsia="Times New Roman" w:hAnsi="Times New Roman" w:cs="Times New Roman"/>
          <w:sz w:val="24"/>
          <w:szCs w:val="24"/>
          <w:lang w:val="en-ID" w:eastAsia="en-ID"/>
        </w:rPr>
        <w:t>atau</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kartu</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Tambah</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Laporan</w:t>
      </w:r>
      <w:proofErr w:type="spellEnd"/>
      <w:r w:rsidRPr="00864C86">
        <w:rPr>
          <w:rFonts w:ascii="Times New Roman" w:eastAsia="Times New Roman" w:hAnsi="Times New Roman" w:cs="Times New Roman"/>
          <w:sz w:val="24"/>
          <w:szCs w:val="24"/>
          <w:lang w:val="en-ID" w:eastAsia="en-ID"/>
        </w:rPr>
        <w:t xml:space="preserve"> di Menu </w:t>
      </w:r>
      <w:proofErr w:type="spellStart"/>
      <w:r w:rsidRPr="00864C86">
        <w:rPr>
          <w:rFonts w:ascii="Times New Roman" w:eastAsia="Times New Roman" w:hAnsi="Times New Roman" w:cs="Times New Roman"/>
          <w:sz w:val="24"/>
          <w:szCs w:val="24"/>
          <w:lang w:val="en-ID" w:eastAsia="en-ID"/>
        </w:rPr>
        <w:t>Cepat</w:t>
      </w:r>
      <w:proofErr w:type="spellEnd"/>
      <w:r w:rsidRPr="00864C86">
        <w:rPr>
          <w:rFonts w:ascii="Times New Roman" w:eastAsia="Times New Roman" w:hAnsi="Times New Roman" w:cs="Times New Roman"/>
          <w:sz w:val="24"/>
          <w:szCs w:val="24"/>
          <w:lang w:val="en-ID" w:eastAsia="en-ID"/>
        </w:rPr>
        <w:t>.</w:t>
      </w:r>
    </w:p>
    <w:p w14:paraId="16E9A430" w14:textId="77777777" w:rsidR="00864C86" w:rsidRPr="00864C86" w:rsidRDefault="00864C86" w:rsidP="00487377">
      <w:pPr>
        <w:numPr>
          <w:ilvl w:val="0"/>
          <w:numId w:val="39"/>
        </w:numPr>
        <w:spacing w:before="100" w:beforeAutospacing="1" w:after="100" w:afterAutospacing="1" w:line="240" w:lineRule="auto"/>
        <w:rPr>
          <w:rFonts w:ascii="Times New Roman" w:eastAsia="Times New Roman" w:hAnsi="Times New Roman" w:cs="Times New Roman"/>
          <w:sz w:val="24"/>
          <w:szCs w:val="24"/>
          <w:lang w:val="en-ID" w:eastAsia="en-ID"/>
        </w:rPr>
      </w:pPr>
      <w:r w:rsidRPr="00864C86">
        <w:rPr>
          <w:rFonts w:ascii="Times New Roman" w:eastAsia="Times New Roman" w:hAnsi="Times New Roman" w:cs="Times New Roman"/>
          <w:sz w:val="24"/>
          <w:szCs w:val="24"/>
          <w:lang w:val="en-ID" w:eastAsia="en-ID"/>
        </w:rPr>
        <w:t xml:space="preserve">Isi </w:t>
      </w:r>
      <w:proofErr w:type="spellStart"/>
      <w:r w:rsidRPr="00864C86">
        <w:rPr>
          <w:rFonts w:ascii="Times New Roman" w:eastAsia="Times New Roman" w:hAnsi="Times New Roman" w:cs="Times New Roman"/>
          <w:b/>
          <w:bCs/>
          <w:sz w:val="24"/>
          <w:szCs w:val="24"/>
          <w:lang w:val="en-ID" w:eastAsia="en-ID"/>
        </w:rPr>
        <w:t>Judul</w:t>
      </w:r>
      <w:proofErr w:type="spellEnd"/>
      <w:r w:rsidRPr="00864C86">
        <w:rPr>
          <w:rFonts w:ascii="Times New Roman" w:eastAsia="Times New Roman" w:hAnsi="Times New Roman" w:cs="Times New Roman"/>
          <w:b/>
          <w:bCs/>
          <w:sz w:val="24"/>
          <w:szCs w:val="24"/>
          <w:lang w:val="en-ID" w:eastAsia="en-ID"/>
        </w:rPr>
        <w:t xml:space="preserve"> </w:t>
      </w:r>
      <w:proofErr w:type="spellStart"/>
      <w:r w:rsidRPr="00864C86">
        <w:rPr>
          <w:rFonts w:ascii="Times New Roman" w:eastAsia="Times New Roman" w:hAnsi="Times New Roman" w:cs="Times New Roman"/>
          <w:b/>
          <w:bCs/>
          <w:sz w:val="24"/>
          <w:szCs w:val="24"/>
          <w:lang w:val="en-ID" w:eastAsia="en-ID"/>
        </w:rPr>
        <w:t>Aspirasi</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pilih</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b/>
          <w:bCs/>
          <w:sz w:val="24"/>
          <w:szCs w:val="24"/>
          <w:lang w:val="en-ID" w:eastAsia="en-ID"/>
        </w:rPr>
        <w:t>Kategori</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isi</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b/>
          <w:bCs/>
          <w:sz w:val="24"/>
          <w:szCs w:val="24"/>
          <w:lang w:val="en-ID" w:eastAsia="en-ID"/>
        </w:rPr>
        <w:t>Lokasi</w:t>
      </w:r>
      <w:proofErr w:type="spellEnd"/>
      <w:r w:rsidRPr="00864C86">
        <w:rPr>
          <w:rFonts w:ascii="Times New Roman" w:eastAsia="Times New Roman" w:hAnsi="Times New Roman" w:cs="Times New Roman"/>
          <w:sz w:val="24"/>
          <w:szCs w:val="24"/>
          <w:lang w:val="en-ID" w:eastAsia="en-ID"/>
        </w:rPr>
        <w:t xml:space="preserve">, dan </w:t>
      </w:r>
      <w:proofErr w:type="spellStart"/>
      <w:r w:rsidRPr="00864C86">
        <w:rPr>
          <w:rFonts w:ascii="Times New Roman" w:eastAsia="Times New Roman" w:hAnsi="Times New Roman" w:cs="Times New Roman"/>
          <w:sz w:val="24"/>
          <w:szCs w:val="24"/>
          <w:lang w:val="en-ID" w:eastAsia="en-ID"/>
        </w:rPr>
        <w:t>tulis</w:t>
      </w:r>
      <w:proofErr w:type="spellEnd"/>
      <w:r w:rsidRPr="00864C86">
        <w:rPr>
          <w:rFonts w:ascii="Times New Roman" w:eastAsia="Times New Roman" w:hAnsi="Times New Roman" w:cs="Times New Roman"/>
          <w:sz w:val="24"/>
          <w:szCs w:val="24"/>
          <w:lang w:val="en-ID" w:eastAsia="en-ID"/>
        </w:rPr>
        <w:t xml:space="preserve"> </w:t>
      </w:r>
      <w:r w:rsidRPr="00864C86">
        <w:rPr>
          <w:rFonts w:ascii="Times New Roman" w:eastAsia="Times New Roman" w:hAnsi="Times New Roman" w:cs="Times New Roman"/>
          <w:b/>
          <w:bCs/>
          <w:sz w:val="24"/>
          <w:szCs w:val="24"/>
          <w:lang w:val="en-ID" w:eastAsia="en-ID"/>
        </w:rPr>
        <w:t xml:space="preserve">Isi </w:t>
      </w:r>
      <w:proofErr w:type="spellStart"/>
      <w:r w:rsidRPr="00864C86">
        <w:rPr>
          <w:rFonts w:ascii="Times New Roman" w:eastAsia="Times New Roman" w:hAnsi="Times New Roman" w:cs="Times New Roman"/>
          <w:b/>
          <w:bCs/>
          <w:sz w:val="24"/>
          <w:szCs w:val="24"/>
          <w:lang w:val="en-ID" w:eastAsia="en-ID"/>
        </w:rPr>
        <w:t>Aspirasi</w:t>
      </w:r>
      <w:proofErr w:type="spellEnd"/>
      <w:r w:rsidRPr="00864C86">
        <w:rPr>
          <w:rFonts w:ascii="Times New Roman" w:eastAsia="Times New Roman" w:hAnsi="Times New Roman" w:cs="Times New Roman"/>
          <w:sz w:val="24"/>
          <w:szCs w:val="24"/>
          <w:lang w:val="en-ID" w:eastAsia="en-ID"/>
        </w:rPr>
        <w:t>.</w:t>
      </w:r>
    </w:p>
    <w:p w14:paraId="1C4C7804" w14:textId="77777777" w:rsidR="00864C86" w:rsidRPr="00864C86" w:rsidRDefault="00864C86" w:rsidP="00487377">
      <w:pPr>
        <w:numPr>
          <w:ilvl w:val="0"/>
          <w:numId w:val="39"/>
        </w:numPr>
        <w:spacing w:before="100" w:beforeAutospacing="1" w:after="100" w:afterAutospacing="1" w:line="240" w:lineRule="auto"/>
        <w:rPr>
          <w:rFonts w:ascii="Times New Roman" w:eastAsia="Times New Roman" w:hAnsi="Times New Roman" w:cs="Times New Roman"/>
          <w:sz w:val="24"/>
          <w:szCs w:val="24"/>
          <w:lang w:val="en-ID" w:eastAsia="en-ID"/>
        </w:rPr>
      </w:pPr>
      <w:proofErr w:type="spellStart"/>
      <w:r w:rsidRPr="00864C86">
        <w:rPr>
          <w:rFonts w:ascii="Times New Roman" w:eastAsia="Times New Roman" w:hAnsi="Times New Roman" w:cs="Times New Roman"/>
          <w:sz w:val="24"/>
          <w:szCs w:val="24"/>
          <w:lang w:val="en-ID" w:eastAsia="en-ID"/>
        </w:rPr>
        <w:t>Unggah</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b/>
          <w:bCs/>
          <w:sz w:val="24"/>
          <w:szCs w:val="24"/>
          <w:lang w:val="en-ID" w:eastAsia="en-ID"/>
        </w:rPr>
        <w:t>Foto</w:t>
      </w:r>
      <w:proofErr w:type="spellEnd"/>
      <w:r w:rsidRPr="00864C86">
        <w:rPr>
          <w:rFonts w:ascii="Times New Roman" w:eastAsia="Times New Roman" w:hAnsi="Times New Roman" w:cs="Times New Roman"/>
          <w:b/>
          <w:bCs/>
          <w:sz w:val="24"/>
          <w:szCs w:val="24"/>
          <w:lang w:val="en-ID" w:eastAsia="en-ID"/>
        </w:rPr>
        <w:t xml:space="preserve"> </w:t>
      </w:r>
      <w:proofErr w:type="spellStart"/>
      <w:r w:rsidRPr="00864C86">
        <w:rPr>
          <w:rFonts w:ascii="Times New Roman" w:eastAsia="Times New Roman" w:hAnsi="Times New Roman" w:cs="Times New Roman"/>
          <w:b/>
          <w:bCs/>
          <w:sz w:val="24"/>
          <w:szCs w:val="24"/>
          <w:lang w:val="en-ID" w:eastAsia="en-ID"/>
        </w:rPr>
        <w:t>Pendukung</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jika</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diperlukan</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opsional</w:t>
      </w:r>
      <w:proofErr w:type="spellEnd"/>
      <w:r w:rsidRPr="00864C86">
        <w:rPr>
          <w:rFonts w:ascii="Times New Roman" w:eastAsia="Times New Roman" w:hAnsi="Times New Roman" w:cs="Times New Roman"/>
          <w:sz w:val="24"/>
          <w:szCs w:val="24"/>
          <w:lang w:val="en-ID" w:eastAsia="en-ID"/>
        </w:rPr>
        <w:t xml:space="preserve">). Format yang </w:t>
      </w:r>
      <w:proofErr w:type="spellStart"/>
      <w:r w:rsidRPr="00864C86">
        <w:rPr>
          <w:rFonts w:ascii="Times New Roman" w:eastAsia="Times New Roman" w:hAnsi="Times New Roman" w:cs="Times New Roman"/>
          <w:sz w:val="24"/>
          <w:szCs w:val="24"/>
          <w:lang w:val="en-ID" w:eastAsia="en-ID"/>
        </w:rPr>
        <w:t>diterima</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adalah</w:t>
      </w:r>
      <w:proofErr w:type="spellEnd"/>
      <w:r w:rsidRPr="00864C86">
        <w:rPr>
          <w:rFonts w:ascii="Times New Roman" w:eastAsia="Times New Roman" w:hAnsi="Times New Roman" w:cs="Times New Roman"/>
          <w:sz w:val="24"/>
          <w:szCs w:val="24"/>
          <w:lang w:val="en-ID" w:eastAsia="en-ID"/>
        </w:rPr>
        <w:t xml:space="preserve"> JPG, JPEG, PNG, </w:t>
      </w:r>
      <w:proofErr w:type="spellStart"/>
      <w:r w:rsidRPr="00864C86">
        <w:rPr>
          <w:rFonts w:ascii="Times New Roman" w:eastAsia="Times New Roman" w:hAnsi="Times New Roman" w:cs="Times New Roman"/>
          <w:sz w:val="24"/>
          <w:szCs w:val="24"/>
          <w:lang w:val="en-ID" w:eastAsia="en-ID"/>
        </w:rPr>
        <w:t>atau</w:t>
      </w:r>
      <w:proofErr w:type="spellEnd"/>
      <w:r w:rsidRPr="00864C86">
        <w:rPr>
          <w:rFonts w:ascii="Times New Roman" w:eastAsia="Times New Roman" w:hAnsi="Times New Roman" w:cs="Times New Roman"/>
          <w:sz w:val="24"/>
          <w:szCs w:val="24"/>
          <w:lang w:val="en-ID" w:eastAsia="en-ID"/>
        </w:rPr>
        <w:t xml:space="preserve"> WEBP </w:t>
      </w:r>
      <w:proofErr w:type="spellStart"/>
      <w:r w:rsidRPr="00864C86">
        <w:rPr>
          <w:rFonts w:ascii="Times New Roman" w:eastAsia="Times New Roman" w:hAnsi="Times New Roman" w:cs="Times New Roman"/>
          <w:sz w:val="24"/>
          <w:szCs w:val="24"/>
          <w:lang w:val="en-ID" w:eastAsia="en-ID"/>
        </w:rPr>
        <w:t>dengan</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ukuran</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maksimal</w:t>
      </w:r>
      <w:proofErr w:type="spellEnd"/>
      <w:r w:rsidRPr="00864C86">
        <w:rPr>
          <w:rFonts w:ascii="Times New Roman" w:eastAsia="Times New Roman" w:hAnsi="Times New Roman" w:cs="Times New Roman"/>
          <w:sz w:val="24"/>
          <w:szCs w:val="24"/>
          <w:lang w:val="en-ID" w:eastAsia="en-ID"/>
        </w:rPr>
        <w:t xml:space="preserve"> 5 MB.</w:t>
      </w:r>
    </w:p>
    <w:p w14:paraId="3CA4FC3B" w14:textId="77777777" w:rsidR="00864C86" w:rsidRPr="00864C86" w:rsidRDefault="00864C86" w:rsidP="00487377">
      <w:pPr>
        <w:numPr>
          <w:ilvl w:val="0"/>
          <w:numId w:val="39"/>
        </w:numPr>
        <w:spacing w:before="100" w:beforeAutospacing="1" w:after="100" w:afterAutospacing="1" w:line="240" w:lineRule="auto"/>
        <w:rPr>
          <w:rFonts w:ascii="Times New Roman" w:eastAsia="Times New Roman" w:hAnsi="Times New Roman" w:cs="Times New Roman"/>
          <w:sz w:val="24"/>
          <w:szCs w:val="24"/>
          <w:lang w:val="en-ID" w:eastAsia="en-ID"/>
        </w:rPr>
      </w:pPr>
      <w:proofErr w:type="spellStart"/>
      <w:r w:rsidRPr="00864C86">
        <w:rPr>
          <w:rFonts w:ascii="Times New Roman" w:eastAsia="Times New Roman" w:hAnsi="Times New Roman" w:cs="Times New Roman"/>
          <w:sz w:val="24"/>
          <w:szCs w:val="24"/>
          <w:lang w:val="en-ID" w:eastAsia="en-ID"/>
        </w:rPr>
        <w:t>Klik</w:t>
      </w:r>
      <w:proofErr w:type="spellEnd"/>
      <w:r w:rsidRPr="00864C86">
        <w:rPr>
          <w:rFonts w:ascii="Times New Roman" w:eastAsia="Times New Roman" w:hAnsi="Times New Roman" w:cs="Times New Roman"/>
          <w:sz w:val="24"/>
          <w:szCs w:val="24"/>
          <w:lang w:val="en-ID" w:eastAsia="en-ID"/>
        </w:rPr>
        <w:t xml:space="preserve"> </w:t>
      </w:r>
      <w:r w:rsidRPr="00864C86">
        <w:rPr>
          <w:rFonts w:ascii="Times New Roman" w:eastAsia="Times New Roman" w:hAnsi="Times New Roman" w:cs="Times New Roman"/>
          <w:b/>
          <w:bCs/>
          <w:sz w:val="24"/>
          <w:szCs w:val="24"/>
          <w:lang w:val="en-ID" w:eastAsia="en-ID"/>
        </w:rPr>
        <w:t xml:space="preserve">+ </w:t>
      </w:r>
      <w:proofErr w:type="spellStart"/>
      <w:r w:rsidRPr="00864C86">
        <w:rPr>
          <w:rFonts w:ascii="Times New Roman" w:eastAsia="Times New Roman" w:hAnsi="Times New Roman" w:cs="Times New Roman"/>
          <w:b/>
          <w:bCs/>
          <w:sz w:val="24"/>
          <w:szCs w:val="24"/>
          <w:lang w:val="en-ID" w:eastAsia="en-ID"/>
        </w:rPr>
        <w:t>Kirim</w:t>
      </w:r>
      <w:proofErr w:type="spellEnd"/>
      <w:r w:rsidRPr="00864C86">
        <w:rPr>
          <w:rFonts w:ascii="Times New Roman" w:eastAsia="Times New Roman" w:hAnsi="Times New Roman" w:cs="Times New Roman"/>
          <w:b/>
          <w:bCs/>
          <w:sz w:val="24"/>
          <w:szCs w:val="24"/>
          <w:lang w:val="en-ID" w:eastAsia="en-ID"/>
        </w:rPr>
        <w:t xml:space="preserve"> </w:t>
      </w:r>
      <w:proofErr w:type="spellStart"/>
      <w:r w:rsidRPr="00864C86">
        <w:rPr>
          <w:rFonts w:ascii="Times New Roman" w:eastAsia="Times New Roman" w:hAnsi="Times New Roman" w:cs="Times New Roman"/>
          <w:b/>
          <w:bCs/>
          <w:sz w:val="24"/>
          <w:szCs w:val="24"/>
          <w:lang w:val="en-ID" w:eastAsia="en-ID"/>
        </w:rPr>
        <w:t>Laporan</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atau</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b/>
          <w:bCs/>
          <w:sz w:val="24"/>
          <w:szCs w:val="24"/>
          <w:lang w:val="en-ID" w:eastAsia="en-ID"/>
        </w:rPr>
        <w:t>Batal</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untuk</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membatalkan</w:t>
      </w:r>
      <w:proofErr w:type="spellEnd"/>
      <w:r w:rsidRPr="00864C86">
        <w:rPr>
          <w:rFonts w:ascii="Times New Roman" w:eastAsia="Times New Roman" w:hAnsi="Times New Roman" w:cs="Times New Roman"/>
          <w:sz w:val="24"/>
          <w:szCs w:val="24"/>
          <w:lang w:val="en-ID" w:eastAsia="en-ID"/>
        </w:rPr>
        <w:t>.</w:t>
      </w:r>
    </w:p>
    <w:p w14:paraId="206D47EA" w14:textId="77777777" w:rsidR="00864C86" w:rsidRPr="00864C86" w:rsidRDefault="00864C86" w:rsidP="00487377">
      <w:pPr>
        <w:numPr>
          <w:ilvl w:val="0"/>
          <w:numId w:val="39"/>
        </w:numPr>
        <w:spacing w:before="100" w:beforeAutospacing="1" w:after="100" w:afterAutospacing="1" w:line="240" w:lineRule="auto"/>
        <w:rPr>
          <w:rFonts w:ascii="Times New Roman" w:eastAsia="Times New Roman" w:hAnsi="Times New Roman" w:cs="Times New Roman"/>
          <w:sz w:val="24"/>
          <w:szCs w:val="24"/>
          <w:lang w:val="en-ID" w:eastAsia="en-ID"/>
        </w:rPr>
      </w:pPr>
      <w:proofErr w:type="spellStart"/>
      <w:r w:rsidRPr="00864C86">
        <w:rPr>
          <w:rFonts w:ascii="Times New Roman" w:eastAsia="Times New Roman" w:hAnsi="Times New Roman" w:cs="Times New Roman"/>
          <w:sz w:val="24"/>
          <w:szCs w:val="24"/>
          <w:lang w:val="en-ID" w:eastAsia="en-ID"/>
        </w:rPr>
        <w:t>Jika</w:t>
      </w:r>
      <w:proofErr w:type="spellEnd"/>
      <w:r w:rsidRPr="00864C86">
        <w:rPr>
          <w:rFonts w:ascii="Times New Roman" w:eastAsia="Times New Roman" w:hAnsi="Times New Roman" w:cs="Times New Roman"/>
          <w:sz w:val="24"/>
          <w:szCs w:val="24"/>
          <w:lang w:val="en-ID" w:eastAsia="en-ID"/>
        </w:rPr>
        <w:t xml:space="preserve"> data valid, </w:t>
      </w:r>
      <w:proofErr w:type="spellStart"/>
      <w:r w:rsidRPr="00864C86">
        <w:rPr>
          <w:rFonts w:ascii="Times New Roman" w:eastAsia="Times New Roman" w:hAnsi="Times New Roman" w:cs="Times New Roman"/>
          <w:sz w:val="24"/>
          <w:szCs w:val="24"/>
          <w:lang w:val="en-ID" w:eastAsia="en-ID"/>
        </w:rPr>
        <w:t>laporan</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tersimpan</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dengan</w:t>
      </w:r>
      <w:proofErr w:type="spellEnd"/>
      <w:r w:rsidRPr="00864C86">
        <w:rPr>
          <w:rFonts w:ascii="Times New Roman" w:eastAsia="Times New Roman" w:hAnsi="Times New Roman" w:cs="Times New Roman"/>
          <w:sz w:val="24"/>
          <w:szCs w:val="24"/>
          <w:lang w:val="en-ID" w:eastAsia="en-ID"/>
        </w:rPr>
        <w:t xml:space="preserve"> status </w:t>
      </w:r>
      <w:proofErr w:type="spellStart"/>
      <w:r w:rsidRPr="00864C86">
        <w:rPr>
          <w:rFonts w:ascii="Times New Roman" w:eastAsia="Times New Roman" w:hAnsi="Times New Roman" w:cs="Times New Roman"/>
          <w:b/>
          <w:bCs/>
          <w:sz w:val="24"/>
          <w:szCs w:val="24"/>
          <w:lang w:val="en-ID" w:eastAsia="en-ID"/>
        </w:rPr>
        <w:t>Menunggu</w:t>
      </w:r>
      <w:proofErr w:type="spellEnd"/>
      <w:r w:rsidRPr="00864C86">
        <w:rPr>
          <w:rFonts w:ascii="Times New Roman" w:eastAsia="Times New Roman" w:hAnsi="Times New Roman" w:cs="Times New Roman"/>
          <w:sz w:val="24"/>
          <w:szCs w:val="24"/>
          <w:lang w:val="en-ID" w:eastAsia="en-ID"/>
        </w:rPr>
        <w:t xml:space="preserve"> dan </w:t>
      </w:r>
      <w:proofErr w:type="spellStart"/>
      <w:r w:rsidRPr="00864C86">
        <w:rPr>
          <w:rFonts w:ascii="Times New Roman" w:eastAsia="Times New Roman" w:hAnsi="Times New Roman" w:cs="Times New Roman"/>
          <w:sz w:val="24"/>
          <w:szCs w:val="24"/>
          <w:lang w:val="en-ID" w:eastAsia="en-ID"/>
        </w:rPr>
        <w:t>siswa</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diarahkan</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ke</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halaman</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Laporan</w:t>
      </w:r>
      <w:proofErr w:type="spellEnd"/>
      <w:r w:rsidRPr="00864C86">
        <w:rPr>
          <w:rFonts w:ascii="Times New Roman" w:eastAsia="Times New Roman" w:hAnsi="Times New Roman" w:cs="Times New Roman"/>
          <w:sz w:val="24"/>
          <w:szCs w:val="24"/>
          <w:lang w:val="en-ID" w:eastAsia="en-ID"/>
        </w:rPr>
        <w:t xml:space="preserve"> Saya. </w:t>
      </w:r>
      <w:proofErr w:type="spellStart"/>
      <w:r w:rsidRPr="00864C86">
        <w:rPr>
          <w:rFonts w:ascii="Times New Roman" w:eastAsia="Times New Roman" w:hAnsi="Times New Roman" w:cs="Times New Roman"/>
          <w:sz w:val="24"/>
          <w:szCs w:val="24"/>
          <w:lang w:val="en-ID" w:eastAsia="en-ID"/>
        </w:rPr>
        <w:t>Jika</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foto</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tidak</w:t>
      </w:r>
      <w:proofErr w:type="spellEnd"/>
      <w:r w:rsidRPr="00864C86">
        <w:rPr>
          <w:rFonts w:ascii="Times New Roman" w:eastAsia="Times New Roman" w:hAnsi="Times New Roman" w:cs="Times New Roman"/>
          <w:sz w:val="24"/>
          <w:szCs w:val="24"/>
          <w:lang w:val="en-ID" w:eastAsia="en-ID"/>
        </w:rPr>
        <w:t xml:space="preserve"> valid, </w:t>
      </w:r>
      <w:proofErr w:type="spellStart"/>
      <w:r w:rsidRPr="00864C86">
        <w:rPr>
          <w:rFonts w:ascii="Times New Roman" w:eastAsia="Times New Roman" w:hAnsi="Times New Roman" w:cs="Times New Roman"/>
          <w:sz w:val="24"/>
          <w:szCs w:val="24"/>
          <w:lang w:val="en-ID" w:eastAsia="en-ID"/>
        </w:rPr>
        <w:t>sistem</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menampilkan</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pesan</w:t>
      </w:r>
      <w:proofErr w:type="spellEnd"/>
      <w:r w:rsidRPr="00864C86">
        <w:rPr>
          <w:rFonts w:ascii="Times New Roman" w:eastAsia="Times New Roman" w:hAnsi="Times New Roman" w:cs="Times New Roman"/>
          <w:sz w:val="24"/>
          <w:szCs w:val="24"/>
          <w:lang w:val="en-ID" w:eastAsia="en-ID"/>
        </w:rPr>
        <w:t xml:space="preserve"> error.</w:t>
      </w:r>
    </w:p>
    <w:p w14:paraId="1B6CA5BD" w14:textId="77777777" w:rsidR="00864C86" w:rsidRPr="00864C86" w:rsidRDefault="00864C86" w:rsidP="00864C86">
      <w:pPr>
        <w:spacing w:before="100" w:beforeAutospacing="1" w:after="100" w:afterAutospacing="1" w:line="240" w:lineRule="auto"/>
        <w:rPr>
          <w:rFonts w:ascii="Times New Roman" w:eastAsia="Times New Roman" w:hAnsi="Times New Roman" w:cs="Times New Roman"/>
          <w:sz w:val="24"/>
          <w:szCs w:val="24"/>
          <w:lang w:val="en-ID" w:eastAsia="en-ID"/>
        </w:rPr>
      </w:pPr>
      <w:r w:rsidRPr="00864C86">
        <w:rPr>
          <w:rFonts w:ascii="Times New Roman" w:eastAsia="Times New Roman" w:hAnsi="Times New Roman" w:cs="Times New Roman"/>
          <w:b/>
          <w:bCs/>
          <w:sz w:val="24"/>
          <w:szCs w:val="24"/>
          <w:lang w:val="en-ID" w:eastAsia="en-ID"/>
        </w:rPr>
        <w:t xml:space="preserve">4. </w:t>
      </w:r>
      <w:proofErr w:type="spellStart"/>
      <w:r w:rsidRPr="00864C86">
        <w:rPr>
          <w:rFonts w:ascii="Times New Roman" w:eastAsia="Times New Roman" w:hAnsi="Times New Roman" w:cs="Times New Roman"/>
          <w:b/>
          <w:bCs/>
          <w:sz w:val="24"/>
          <w:szCs w:val="24"/>
          <w:lang w:val="en-ID" w:eastAsia="en-ID"/>
        </w:rPr>
        <w:t>Melihat</w:t>
      </w:r>
      <w:proofErr w:type="spellEnd"/>
      <w:r w:rsidRPr="00864C86">
        <w:rPr>
          <w:rFonts w:ascii="Times New Roman" w:eastAsia="Times New Roman" w:hAnsi="Times New Roman" w:cs="Times New Roman"/>
          <w:b/>
          <w:bCs/>
          <w:sz w:val="24"/>
          <w:szCs w:val="24"/>
          <w:lang w:val="en-ID" w:eastAsia="en-ID"/>
        </w:rPr>
        <w:t xml:space="preserve"> </w:t>
      </w:r>
      <w:proofErr w:type="spellStart"/>
      <w:r w:rsidRPr="00864C86">
        <w:rPr>
          <w:rFonts w:ascii="Times New Roman" w:eastAsia="Times New Roman" w:hAnsi="Times New Roman" w:cs="Times New Roman"/>
          <w:b/>
          <w:bCs/>
          <w:sz w:val="24"/>
          <w:szCs w:val="24"/>
          <w:lang w:val="en-ID" w:eastAsia="en-ID"/>
        </w:rPr>
        <w:t>Laporan</w:t>
      </w:r>
      <w:proofErr w:type="spellEnd"/>
      <w:r w:rsidRPr="00864C86">
        <w:rPr>
          <w:rFonts w:ascii="Times New Roman" w:eastAsia="Times New Roman" w:hAnsi="Times New Roman" w:cs="Times New Roman"/>
          <w:b/>
          <w:bCs/>
          <w:sz w:val="24"/>
          <w:szCs w:val="24"/>
          <w:lang w:val="en-ID" w:eastAsia="en-ID"/>
        </w:rPr>
        <w:t xml:space="preserve"> Saya</w:t>
      </w:r>
    </w:p>
    <w:p w14:paraId="321F134F" w14:textId="77777777" w:rsidR="00864C86" w:rsidRPr="00864C86" w:rsidRDefault="00864C86" w:rsidP="00864C86">
      <w:pPr>
        <w:spacing w:before="100" w:beforeAutospacing="1" w:after="100" w:afterAutospacing="1" w:line="240" w:lineRule="auto"/>
        <w:rPr>
          <w:rFonts w:ascii="Times New Roman" w:eastAsia="Times New Roman" w:hAnsi="Times New Roman" w:cs="Times New Roman"/>
          <w:sz w:val="24"/>
          <w:szCs w:val="24"/>
          <w:lang w:val="en-ID" w:eastAsia="en-ID"/>
        </w:rPr>
      </w:pPr>
      <w:proofErr w:type="spellStart"/>
      <w:r w:rsidRPr="00864C86">
        <w:rPr>
          <w:rFonts w:ascii="Times New Roman" w:eastAsia="Times New Roman" w:hAnsi="Times New Roman" w:cs="Times New Roman"/>
          <w:sz w:val="24"/>
          <w:szCs w:val="24"/>
          <w:lang w:val="en-ID" w:eastAsia="en-ID"/>
        </w:rPr>
        <w:t>Klik</w:t>
      </w:r>
      <w:proofErr w:type="spellEnd"/>
      <w:r w:rsidRPr="00864C86">
        <w:rPr>
          <w:rFonts w:ascii="Times New Roman" w:eastAsia="Times New Roman" w:hAnsi="Times New Roman" w:cs="Times New Roman"/>
          <w:sz w:val="24"/>
          <w:szCs w:val="24"/>
          <w:lang w:val="en-ID" w:eastAsia="en-ID"/>
        </w:rPr>
        <w:t xml:space="preserve"> menu </w:t>
      </w:r>
      <w:proofErr w:type="spellStart"/>
      <w:r w:rsidRPr="00864C86">
        <w:rPr>
          <w:rFonts w:ascii="Times New Roman" w:eastAsia="Times New Roman" w:hAnsi="Times New Roman" w:cs="Times New Roman"/>
          <w:b/>
          <w:bCs/>
          <w:sz w:val="24"/>
          <w:szCs w:val="24"/>
          <w:lang w:val="en-ID" w:eastAsia="en-ID"/>
        </w:rPr>
        <w:t>Laporan</w:t>
      </w:r>
      <w:proofErr w:type="spellEnd"/>
      <w:r w:rsidRPr="00864C86">
        <w:rPr>
          <w:rFonts w:ascii="Times New Roman" w:eastAsia="Times New Roman" w:hAnsi="Times New Roman" w:cs="Times New Roman"/>
          <w:b/>
          <w:bCs/>
          <w:sz w:val="24"/>
          <w:szCs w:val="24"/>
          <w:lang w:val="en-ID" w:eastAsia="en-ID"/>
        </w:rPr>
        <w:t xml:space="preserve"> Saya</w:t>
      </w:r>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untuk</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melihat</w:t>
      </w:r>
      <w:proofErr w:type="spellEnd"/>
      <w:r w:rsidRPr="00864C86">
        <w:rPr>
          <w:rFonts w:ascii="Times New Roman" w:eastAsia="Times New Roman" w:hAnsi="Times New Roman" w:cs="Times New Roman"/>
          <w:sz w:val="24"/>
          <w:szCs w:val="24"/>
          <w:lang w:val="en-ID" w:eastAsia="en-ID"/>
        </w:rPr>
        <w:t xml:space="preserve"> daftar </w:t>
      </w:r>
      <w:proofErr w:type="spellStart"/>
      <w:r w:rsidRPr="00864C86">
        <w:rPr>
          <w:rFonts w:ascii="Times New Roman" w:eastAsia="Times New Roman" w:hAnsi="Times New Roman" w:cs="Times New Roman"/>
          <w:sz w:val="24"/>
          <w:szCs w:val="24"/>
          <w:lang w:val="en-ID" w:eastAsia="en-ID"/>
        </w:rPr>
        <w:t>laporan</w:t>
      </w:r>
      <w:proofErr w:type="spellEnd"/>
      <w:r w:rsidRPr="00864C86">
        <w:rPr>
          <w:rFonts w:ascii="Times New Roman" w:eastAsia="Times New Roman" w:hAnsi="Times New Roman" w:cs="Times New Roman"/>
          <w:sz w:val="24"/>
          <w:szCs w:val="24"/>
          <w:lang w:val="en-ID" w:eastAsia="en-ID"/>
        </w:rPr>
        <w:t xml:space="preserve"> yang </w:t>
      </w:r>
      <w:proofErr w:type="spellStart"/>
      <w:r w:rsidRPr="00864C86">
        <w:rPr>
          <w:rFonts w:ascii="Times New Roman" w:eastAsia="Times New Roman" w:hAnsi="Times New Roman" w:cs="Times New Roman"/>
          <w:sz w:val="24"/>
          <w:szCs w:val="24"/>
          <w:lang w:val="en-ID" w:eastAsia="en-ID"/>
        </w:rPr>
        <w:t>pernah</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dikirim</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beserta</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kategori</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lokasi</w:t>
      </w:r>
      <w:proofErr w:type="spellEnd"/>
      <w:r w:rsidRPr="00864C86">
        <w:rPr>
          <w:rFonts w:ascii="Times New Roman" w:eastAsia="Times New Roman" w:hAnsi="Times New Roman" w:cs="Times New Roman"/>
          <w:sz w:val="24"/>
          <w:szCs w:val="24"/>
          <w:lang w:val="en-ID" w:eastAsia="en-ID"/>
        </w:rPr>
        <w:t xml:space="preserve">, status, dan </w:t>
      </w:r>
      <w:proofErr w:type="spellStart"/>
      <w:r w:rsidRPr="00864C86">
        <w:rPr>
          <w:rFonts w:ascii="Times New Roman" w:eastAsia="Times New Roman" w:hAnsi="Times New Roman" w:cs="Times New Roman"/>
          <w:sz w:val="24"/>
          <w:szCs w:val="24"/>
          <w:lang w:val="en-ID" w:eastAsia="en-ID"/>
        </w:rPr>
        <w:t>tanggal</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Jika</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belum</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ada</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laporan</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sistem</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menampilkan</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pesan</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belum</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ada</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laporan</w:t>
      </w:r>
      <w:proofErr w:type="spellEnd"/>
      <w:r w:rsidRPr="00864C86">
        <w:rPr>
          <w:rFonts w:ascii="Times New Roman" w:eastAsia="Times New Roman" w:hAnsi="Times New Roman" w:cs="Times New Roman"/>
          <w:sz w:val="24"/>
          <w:szCs w:val="24"/>
          <w:lang w:val="en-ID" w:eastAsia="en-ID"/>
        </w:rPr>
        <w:t>.</w:t>
      </w:r>
    </w:p>
    <w:p w14:paraId="6D349AC2" w14:textId="77777777" w:rsidR="00864C86" w:rsidRPr="00864C86" w:rsidRDefault="00864C86" w:rsidP="00864C86">
      <w:pPr>
        <w:spacing w:before="100" w:beforeAutospacing="1" w:after="100" w:afterAutospacing="1" w:line="240" w:lineRule="auto"/>
        <w:rPr>
          <w:rFonts w:ascii="Times New Roman" w:eastAsia="Times New Roman" w:hAnsi="Times New Roman" w:cs="Times New Roman"/>
          <w:sz w:val="24"/>
          <w:szCs w:val="24"/>
          <w:lang w:val="en-ID" w:eastAsia="en-ID"/>
        </w:rPr>
      </w:pPr>
      <w:r w:rsidRPr="00864C86">
        <w:rPr>
          <w:rFonts w:ascii="Times New Roman" w:eastAsia="Times New Roman" w:hAnsi="Times New Roman" w:cs="Times New Roman"/>
          <w:b/>
          <w:bCs/>
          <w:sz w:val="24"/>
          <w:szCs w:val="24"/>
          <w:lang w:val="en-ID" w:eastAsia="en-ID"/>
        </w:rPr>
        <w:t xml:space="preserve">5. </w:t>
      </w:r>
      <w:proofErr w:type="spellStart"/>
      <w:r w:rsidRPr="00864C86">
        <w:rPr>
          <w:rFonts w:ascii="Times New Roman" w:eastAsia="Times New Roman" w:hAnsi="Times New Roman" w:cs="Times New Roman"/>
          <w:b/>
          <w:bCs/>
          <w:sz w:val="24"/>
          <w:szCs w:val="24"/>
          <w:lang w:val="en-ID" w:eastAsia="en-ID"/>
        </w:rPr>
        <w:t>Melihat</w:t>
      </w:r>
      <w:proofErr w:type="spellEnd"/>
      <w:r w:rsidRPr="00864C86">
        <w:rPr>
          <w:rFonts w:ascii="Times New Roman" w:eastAsia="Times New Roman" w:hAnsi="Times New Roman" w:cs="Times New Roman"/>
          <w:b/>
          <w:bCs/>
          <w:sz w:val="24"/>
          <w:szCs w:val="24"/>
          <w:lang w:val="en-ID" w:eastAsia="en-ID"/>
        </w:rPr>
        <w:t xml:space="preserve"> Detail </w:t>
      </w:r>
      <w:proofErr w:type="spellStart"/>
      <w:r w:rsidRPr="00864C86">
        <w:rPr>
          <w:rFonts w:ascii="Times New Roman" w:eastAsia="Times New Roman" w:hAnsi="Times New Roman" w:cs="Times New Roman"/>
          <w:b/>
          <w:bCs/>
          <w:sz w:val="24"/>
          <w:szCs w:val="24"/>
          <w:lang w:val="en-ID" w:eastAsia="en-ID"/>
        </w:rPr>
        <w:t>Progres</w:t>
      </w:r>
      <w:proofErr w:type="spellEnd"/>
      <w:r w:rsidRPr="00864C86">
        <w:rPr>
          <w:rFonts w:ascii="Times New Roman" w:eastAsia="Times New Roman" w:hAnsi="Times New Roman" w:cs="Times New Roman"/>
          <w:b/>
          <w:bCs/>
          <w:sz w:val="24"/>
          <w:szCs w:val="24"/>
          <w:lang w:val="en-ID" w:eastAsia="en-ID"/>
        </w:rPr>
        <w:t xml:space="preserve"> dan Feedback</w:t>
      </w:r>
    </w:p>
    <w:p w14:paraId="1621F53F" w14:textId="77777777" w:rsidR="00864C86" w:rsidRPr="00864C86" w:rsidRDefault="00864C86" w:rsidP="00487377">
      <w:pPr>
        <w:numPr>
          <w:ilvl w:val="0"/>
          <w:numId w:val="40"/>
        </w:numPr>
        <w:spacing w:before="100" w:beforeAutospacing="1" w:after="100" w:afterAutospacing="1" w:line="240" w:lineRule="auto"/>
        <w:rPr>
          <w:rFonts w:ascii="Times New Roman" w:eastAsia="Times New Roman" w:hAnsi="Times New Roman" w:cs="Times New Roman"/>
          <w:sz w:val="24"/>
          <w:szCs w:val="24"/>
          <w:lang w:val="en-ID" w:eastAsia="en-ID"/>
        </w:rPr>
      </w:pPr>
      <w:r w:rsidRPr="00864C86">
        <w:rPr>
          <w:rFonts w:ascii="Times New Roman" w:eastAsia="Times New Roman" w:hAnsi="Times New Roman" w:cs="Times New Roman"/>
          <w:sz w:val="24"/>
          <w:szCs w:val="24"/>
          <w:lang w:val="en-ID" w:eastAsia="en-ID"/>
        </w:rPr>
        <w:t xml:space="preserve">Pada </w:t>
      </w:r>
      <w:proofErr w:type="spellStart"/>
      <w:r w:rsidRPr="00864C86">
        <w:rPr>
          <w:rFonts w:ascii="Times New Roman" w:eastAsia="Times New Roman" w:hAnsi="Times New Roman" w:cs="Times New Roman"/>
          <w:sz w:val="24"/>
          <w:szCs w:val="24"/>
          <w:lang w:val="en-ID" w:eastAsia="en-ID"/>
        </w:rPr>
        <w:t>halaman</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Laporan</w:t>
      </w:r>
      <w:proofErr w:type="spellEnd"/>
      <w:r w:rsidRPr="00864C86">
        <w:rPr>
          <w:rFonts w:ascii="Times New Roman" w:eastAsia="Times New Roman" w:hAnsi="Times New Roman" w:cs="Times New Roman"/>
          <w:sz w:val="24"/>
          <w:szCs w:val="24"/>
          <w:lang w:val="en-ID" w:eastAsia="en-ID"/>
        </w:rPr>
        <w:t xml:space="preserve"> Saya, </w:t>
      </w:r>
      <w:proofErr w:type="spellStart"/>
      <w:r w:rsidRPr="00864C86">
        <w:rPr>
          <w:rFonts w:ascii="Times New Roman" w:eastAsia="Times New Roman" w:hAnsi="Times New Roman" w:cs="Times New Roman"/>
          <w:sz w:val="24"/>
          <w:szCs w:val="24"/>
          <w:lang w:val="en-ID" w:eastAsia="en-ID"/>
        </w:rPr>
        <w:t>klik</w:t>
      </w:r>
      <w:proofErr w:type="spellEnd"/>
      <w:r w:rsidRPr="00864C86">
        <w:rPr>
          <w:rFonts w:ascii="Times New Roman" w:eastAsia="Times New Roman" w:hAnsi="Times New Roman" w:cs="Times New Roman"/>
          <w:sz w:val="24"/>
          <w:szCs w:val="24"/>
          <w:lang w:val="en-ID" w:eastAsia="en-ID"/>
        </w:rPr>
        <w:t xml:space="preserve"> ikon </w:t>
      </w:r>
      <w:proofErr w:type="spellStart"/>
      <w:r w:rsidRPr="00864C86">
        <w:rPr>
          <w:rFonts w:ascii="Times New Roman" w:eastAsia="Times New Roman" w:hAnsi="Times New Roman" w:cs="Times New Roman"/>
          <w:sz w:val="24"/>
          <w:szCs w:val="24"/>
          <w:lang w:val="en-ID" w:eastAsia="en-ID"/>
        </w:rPr>
        <w:t>aksi</w:t>
      </w:r>
      <w:proofErr w:type="spellEnd"/>
      <w:r w:rsidRPr="00864C86">
        <w:rPr>
          <w:rFonts w:ascii="Times New Roman" w:eastAsia="Times New Roman" w:hAnsi="Times New Roman" w:cs="Times New Roman"/>
          <w:sz w:val="24"/>
          <w:szCs w:val="24"/>
          <w:lang w:val="en-ID" w:eastAsia="en-ID"/>
        </w:rPr>
        <w:t xml:space="preserve"> pada </w:t>
      </w:r>
      <w:proofErr w:type="spellStart"/>
      <w:r w:rsidRPr="00864C86">
        <w:rPr>
          <w:rFonts w:ascii="Times New Roman" w:eastAsia="Times New Roman" w:hAnsi="Times New Roman" w:cs="Times New Roman"/>
          <w:sz w:val="24"/>
          <w:szCs w:val="24"/>
          <w:lang w:val="en-ID" w:eastAsia="en-ID"/>
        </w:rPr>
        <w:t>laporan</w:t>
      </w:r>
      <w:proofErr w:type="spellEnd"/>
      <w:r w:rsidRPr="00864C86">
        <w:rPr>
          <w:rFonts w:ascii="Times New Roman" w:eastAsia="Times New Roman" w:hAnsi="Times New Roman" w:cs="Times New Roman"/>
          <w:sz w:val="24"/>
          <w:szCs w:val="24"/>
          <w:lang w:val="en-ID" w:eastAsia="en-ID"/>
        </w:rPr>
        <w:t xml:space="preserve"> yang </w:t>
      </w:r>
      <w:proofErr w:type="spellStart"/>
      <w:r w:rsidRPr="00864C86">
        <w:rPr>
          <w:rFonts w:ascii="Times New Roman" w:eastAsia="Times New Roman" w:hAnsi="Times New Roman" w:cs="Times New Roman"/>
          <w:sz w:val="24"/>
          <w:szCs w:val="24"/>
          <w:lang w:val="en-ID" w:eastAsia="en-ID"/>
        </w:rPr>
        <w:t>ingin</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dilihat</w:t>
      </w:r>
      <w:proofErr w:type="spellEnd"/>
      <w:r w:rsidRPr="00864C86">
        <w:rPr>
          <w:rFonts w:ascii="Times New Roman" w:eastAsia="Times New Roman" w:hAnsi="Times New Roman" w:cs="Times New Roman"/>
          <w:sz w:val="24"/>
          <w:szCs w:val="24"/>
          <w:lang w:val="en-ID" w:eastAsia="en-ID"/>
        </w:rPr>
        <w:t>.</w:t>
      </w:r>
    </w:p>
    <w:p w14:paraId="2FCA339A" w14:textId="77777777" w:rsidR="00864C86" w:rsidRPr="00864C86" w:rsidRDefault="00864C86" w:rsidP="00487377">
      <w:pPr>
        <w:numPr>
          <w:ilvl w:val="0"/>
          <w:numId w:val="40"/>
        </w:numPr>
        <w:spacing w:before="100" w:beforeAutospacing="1" w:after="100" w:afterAutospacing="1" w:line="240" w:lineRule="auto"/>
        <w:rPr>
          <w:rFonts w:ascii="Times New Roman" w:eastAsia="Times New Roman" w:hAnsi="Times New Roman" w:cs="Times New Roman"/>
          <w:sz w:val="24"/>
          <w:szCs w:val="24"/>
          <w:lang w:val="en-ID" w:eastAsia="en-ID"/>
        </w:rPr>
      </w:pPr>
      <w:proofErr w:type="spellStart"/>
      <w:r w:rsidRPr="00864C86">
        <w:rPr>
          <w:rFonts w:ascii="Times New Roman" w:eastAsia="Times New Roman" w:hAnsi="Times New Roman" w:cs="Times New Roman"/>
          <w:sz w:val="24"/>
          <w:szCs w:val="24"/>
          <w:lang w:val="en-ID" w:eastAsia="en-ID"/>
        </w:rPr>
        <w:t>Halaman</w:t>
      </w:r>
      <w:proofErr w:type="spellEnd"/>
      <w:r w:rsidRPr="00864C86">
        <w:rPr>
          <w:rFonts w:ascii="Times New Roman" w:eastAsia="Times New Roman" w:hAnsi="Times New Roman" w:cs="Times New Roman"/>
          <w:sz w:val="24"/>
          <w:szCs w:val="24"/>
          <w:lang w:val="en-ID" w:eastAsia="en-ID"/>
        </w:rPr>
        <w:t xml:space="preserve"> Detail </w:t>
      </w:r>
      <w:proofErr w:type="spellStart"/>
      <w:r w:rsidRPr="00864C86">
        <w:rPr>
          <w:rFonts w:ascii="Times New Roman" w:eastAsia="Times New Roman" w:hAnsi="Times New Roman" w:cs="Times New Roman"/>
          <w:sz w:val="24"/>
          <w:szCs w:val="24"/>
          <w:lang w:val="en-ID" w:eastAsia="en-ID"/>
        </w:rPr>
        <w:t>Laporan</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menampilkan</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informasi</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laporan</w:t>
      </w:r>
      <w:proofErr w:type="spellEnd"/>
      <w:r w:rsidRPr="00864C86">
        <w:rPr>
          <w:rFonts w:ascii="Times New Roman" w:eastAsia="Times New Roman" w:hAnsi="Times New Roman" w:cs="Times New Roman"/>
          <w:sz w:val="24"/>
          <w:szCs w:val="24"/>
          <w:lang w:val="en-ID" w:eastAsia="en-ID"/>
        </w:rPr>
        <w:t xml:space="preserve"> dan </w:t>
      </w:r>
      <w:proofErr w:type="spellStart"/>
      <w:r w:rsidRPr="00864C86">
        <w:rPr>
          <w:rFonts w:ascii="Times New Roman" w:eastAsia="Times New Roman" w:hAnsi="Times New Roman" w:cs="Times New Roman"/>
          <w:sz w:val="24"/>
          <w:szCs w:val="24"/>
          <w:lang w:val="en-ID" w:eastAsia="en-ID"/>
        </w:rPr>
        <w:t>foto</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pendukung</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kartu</w:t>
      </w:r>
      <w:proofErr w:type="spellEnd"/>
      <w:r w:rsidRPr="00864C86">
        <w:rPr>
          <w:rFonts w:ascii="Times New Roman" w:eastAsia="Times New Roman" w:hAnsi="Times New Roman" w:cs="Times New Roman"/>
          <w:sz w:val="24"/>
          <w:szCs w:val="24"/>
          <w:lang w:val="en-ID" w:eastAsia="en-ID"/>
        </w:rPr>
        <w:t xml:space="preserve"> </w:t>
      </w:r>
      <w:r w:rsidRPr="00864C86">
        <w:rPr>
          <w:rFonts w:ascii="Times New Roman" w:eastAsia="Times New Roman" w:hAnsi="Times New Roman" w:cs="Times New Roman"/>
          <w:b/>
          <w:bCs/>
          <w:sz w:val="24"/>
          <w:szCs w:val="24"/>
          <w:lang w:val="en-ID" w:eastAsia="en-ID"/>
        </w:rPr>
        <w:t xml:space="preserve">Status </w:t>
      </w:r>
      <w:proofErr w:type="spellStart"/>
      <w:r w:rsidRPr="00864C86">
        <w:rPr>
          <w:rFonts w:ascii="Times New Roman" w:eastAsia="Times New Roman" w:hAnsi="Times New Roman" w:cs="Times New Roman"/>
          <w:b/>
          <w:bCs/>
          <w:sz w:val="24"/>
          <w:szCs w:val="24"/>
          <w:lang w:val="en-ID" w:eastAsia="en-ID"/>
        </w:rPr>
        <w:t>Laporan</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serta</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b/>
          <w:bCs/>
          <w:sz w:val="24"/>
          <w:szCs w:val="24"/>
          <w:lang w:val="en-ID" w:eastAsia="en-ID"/>
        </w:rPr>
        <w:t>Riwayat</w:t>
      </w:r>
      <w:proofErr w:type="spellEnd"/>
      <w:r w:rsidRPr="00864C86">
        <w:rPr>
          <w:rFonts w:ascii="Times New Roman" w:eastAsia="Times New Roman" w:hAnsi="Times New Roman" w:cs="Times New Roman"/>
          <w:b/>
          <w:bCs/>
          <w:sz w:val="24"/>
          <w:szCs w:val="24"/>
          <w:lang w:val="en-ID" w:eastAsia="en-ID"/>
        </w:rPr>
        <w:t xml:space="preserve"> </w:t>
      </w:r>
      <w:proofErr w:type="spellStart"/>
      <w:r w:rsidRPr="00864C86">
        <w:rPr>
          <w:rFonts w:ascii="Times New Roman" w:eastAsia="Times New Roman" w:hAnsi="Times New Roman" w:cs="Times New Roman"/>
          <w:b/>
          <w:bCs/>
          <w:sz w:val="24"/>
          <w:szCs w:val="24"/>
          <w:lang w:val="en-ID" w:eastAsia="en-ID"/>
        </w:rPr>
        <w:t>Progres</w:t>
      </w:r>
      <w:proofErr w:type="spellEnd"/>
      <w:r w:rsidRPr="00864C86">
        <w:rPr>
          <w:rFonts w:ascii="Times New Roman" w:eastAsia="Times New Roman" w:hAnsi="Times New Roman" w:cs="Times New Roman"/>
          <w:sz w:val="24"/>
          <w:szCs w:val="24"/>
          <w:lang w:val="en-ID" w:eastAsia="en-ID"/>
        </w:rPr>
        <w:t xml:space="preserve"> yang </w:t>
      </w:r>
      <w:proofErr w:type="spellStart"/>
      <w:r w:rsidRPr="00864C86">
        <w:rPr>
          <w:rFonts w:ascii="Times New Roman" w:eastAsia="Times New Roman" w:hAnsi="Times New Roman" w:cs="Times New Roman"/>
          <w:sz w:val="24"/>
          <w:szCs w:val="24"/>
          <w:lang w:val="en-ID" w:eastAsia="en-ID"/>
        </w:rPr>
        <w:t>berisi</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tahapan</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penanganan</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keterangan</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atau</w:t>
      </w:r>
      <w:proofErr w:type="spellEnd"/>
      <w:r w:rsidRPr="00864C86">
        <w:rPr>
          <w:rFonts w:ascii="Times New Roman" w:eastAsia="Times New Roman" w:hAnsi="Times New Roman" w:cs="Times New Roman"/>
          <w:sz w:val="24"/>
          <w:szCs w:val="24"/>
          <w:lang w:val="en-ID" w:eastAsia="en-ID"/>
        </w:rPr>
        <w:t xml:space="preserve"> feedback admin, </w:t>
      </w:r>
      <w:proofErr w:type="spellStart"/>
      <w:r w:rsidRPr="00864C86">
        <w:rPr>
          <w:rFonts w:ascii="Times New Roman" w:eastAsia="Times New Roman" w:hAnsi="Times New Roman" w:cs="Times New Roman"/>
          <w:sz w:val="24"/>
          <w:szCs w:val="24"/>
          <w:lang w:val="en-ID" w:eastAsia="en-ID"/>
        </w:rPr>
        <w:t>waktu</w:t>
      </w:r>
      <w:proofErr w:type="spellEnd"/>
      <w:r w:rsidRPr="00864C86">
        <w:rPr>
          <w:rFonts w:ascii="Times New Roman" w:eastAsia="Times New Roman" w:hAnsi="Times New Roman" w:cs="Times New Roman"/>
          <w:sz w:val="24"/>
          <w:szCs w:val="24"/>
          <w:lang w:val="en-ID" w:eastAsia="en-ID"/>
        </w:rPr>
        <w:t xml:space="preserve">, dan </w:t>
      </w:r>
      <w:proofErr w:type="spellStart"/>
      <w:r w:rsidRPr="00864C86">
        <w:rPr>
          <w:rFonts w:ascii="Times New Roman" w:eastAsia="Times New Roman" w:hAnsi="Times New Roman" w:cs="Times New Roman"/>
          <w:sz w:val="24"/>
          <w:szCs w:val="24"/>
          <w:lang w:val="en-ID" w:eastAsia="en-ID"/>
        </w:rPr>
        <w:t>nama</w:t>
      </w:r>
      <w:proofErr w:type="spellEnd"/>
      <w:r w:rsidRPr="00864C86">
        <w:rPr>
          <w:rFonts w:ascii="Times New Roman" w:eastAsia="Times New Roman" w:hAnsi="Times New Roman" w:cs="Times New Roman"/>
          <w:sz w:val="24"/>
          <w:szCs w:val="24"/>
          <w:lang w:val="en-ID" w:eastAsia="en-ID"/>
        </w:rPr>
        <w:t xml:space="preserve"> admin yang </w:t>
      </w:r>
      <w:proofErr w:type="spellStart"/>
      <w:r w:rsidRPr="00864C86">
        <w:rPr>
          <w:rFonts w:ascii="Times New Roman" w:eastAsia="Times New Roman" w:hAnsi="Times New Roman" w:cs="Times New Roman"/>
          <w:sz w:val="24"/>
          <w:szCs w:val="24"/>
          <w:lang w:val="en-ID" w:eastAsia="en-ID"/>
        </w:rPr>
        <w:t>memproses</w:t>
      </w:r>
      <w:proofErr w:type="spellEnd"/>
      <w:r w:rsidRPr="00864C86">
        <w:rPr>
          <w:rFonts w:ascii="Times New Roman" w:eastAsia="Times New Roman" w:hAnsi="Times New Roman" w:cs="Times New Roman"/>
          <w:sz w:val="24"/>
          <w:szCs w:val="24"/>
          <w:lang w:val="en-ID" w:eastAsia="en-ID"/>
        </w:rPr>
        <w:t>.</w:t>
      </w:r>
    </w:p>
    <w:p w14:paraId="7B2A59E2" w14:textId="77777777" w:rsidR="00864C86" w:rsidRPr="00864C86" w:rsidRDefault="00864C86" w:rsidP="00487377">
      <w:pPr>
        <w:numPr>
          <w:ilvl w:val="0"/>
          <w:numId w:val="40"/>
        </w:numPr>
        <w:spacing w:before="100" w:beforeAutospacing="1" w:after="100" w:afterAutospacing="1" w:line="240" w:lineRule="auto"/>
        <w:rPr>
          <w:rFonts w:ascii="Times New Roman" w:eastAsia="Times New Roman" w:hAnsi="Times New Roman" w:cs="Times New Roman"/>
          <w:sz w:val="24"/>
          <w:szCs w:val="24"/>
          <w:lang w:val="en-ID" w:eastAsia="en-ID"/>
        </w:rPr>
      </w:pPr>
      <w:proofErr w:type="spellStart"/>
      <w:r w:rsidRPr="00864C86">
        <w:rPr>
          <w:rFonts w:ascii="Times New Roman" w:eastAsia="Times New Roman" w:hAnsi="Times New Roman" w:cs="Times New Roman"/>
          <w:sz w:val="24"/>
          <w:szCs w:val="24"/>
          <w:lang w:val="en-ID" w:eastAsia="en-ID"/>
        </w:rPr>
        <w:t>Klik</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b/>
          <w:bCs/>
          <w:sz w:val="24"/>
          <w:szCs w:val="24"/>
          <w:lang w:val="en-ID" w:eastAsia="en-ID"/>
        </w:rPr>
        <w:t>Kembali</w:t>
      </w:r>
      <w:proofErr w:type="spellEnd"/>
      <w:r w:rsidRPr="00864C86">
        <w:rPr>
          <w:rFonts w:ascii="Times New Roman" w:eastAsia="Times New Roman" w:hAnsi="Times New Roman" w:cs="Times New Roman"/>
          <w:b/>
          <w:bCs/>
          <w:sz w:val="24"/>
          <w:szCs w:val="24"/>
          <w:lang w:val="en-ID" w:eastAsia="en-ID"/>
        </w:rPr>
        <w:t xml:space="preserve"> </w:t>
      </w:r>
      <w:proofErr w:type="spellStart"/>
      <w:r w:rsidRPr="00864C86">
        <w:rPr>
          <w:rFonts w:ascii="Times New Roman" w:eastAsia="Times New Roman" w:hAnsi="Times New Roman" w:cs="Times New Roman"/>
          <w:b/>
          <w:bCs/>
          <w:sz w:val="24"/>
          <w:szCs w:val="24"/>
          <w:lang w:val="en-ID" w:eastAsia="en-ID"/>
        </w:rPr>
        <w:t>ke</w:t>
      </w:r>
      <w:proofErr w:type="spellEnd"/>
      <w:r w:rsidRPr="00864C86">
        <w:rPr>
          <w:rFonts w:ascii="Times New Roman" w:eastAsia="Times New Roman" w:hAnsi="Times New Roman" w:cs="Times New Roman"/>
          <w:b/>
          <w:bCs/>
          <w:sz w:val="24"/>
          <w:szCs w:val="24"/>
          <w:lang w:val="en-ID" w:eastAsia="en-ID"/>
        </w:rPr>
        <w:t xml:space="preserve"> </w:t>
      </w:r>
      <w:proofErr w:type="spellStart"/>
      <w:r w:rsidRPr="00864C86">
        <w:rPr>
          <w:rFonts w:ascii="Times New Roman" w:eastAsia="Times New Roman" w:hAnsi="Times New Roman" w:cs="Times New Roman"/>
          <w:b/>
          <w:bCs/>
          <w:sz w:val="24"/>
          <w:szCs w:val="24"/>
          <w:lang w:val="en-ID" w:eastAsia="en-ID"/>
        </w:rPr>
        <w:t>Laporan</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untuk</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kembali</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ke</w:t>
      </w:r>
      <w:proofErr w:type="spellEnd"/>
      <w:r w:rsidRPr="00864C86">
        <w:rPr>
          <w:rFonts w:ascii="Times New Roman" w:eastAsia="Times New Roman" w:hAnsi="Times New Roman" w:cs="Times New Roman"/>
          <w:sz w:val="24"/>
          <w:szCs w:val="24"/>
          <w:lang w:val="en-ID" w:eastAsia="en-ID"/>
        </w:rPr>
        <w:t xml:space="preserve"> daftar </w:t>
      </w:r>
      <w:proofErr w:type="spellStart"/>
      <w:r w:rsidRPr="00864C86">
        <w:rPr>
          <w:rFonts w:ascii="Times New Roman" w:eastAsia="Times New Roman" w:hAnsi="Times New Roman" w:cs="Times New Roman"/>
          <w:sz w:val="24"/>
          <w:szCs w:val="24"/>
          <w:lang w:val="en-ID" w:eastAsia="en-ID"/>
        </w:rPr>
        <w:t>laporan</w:t>
      </w:r>
      <w:proofErr w:type="spellEnd"/>
      <w:r w:rsidRPr="00864C86">
        <w:rPr>
          <w:rFonts w:ascii="Times New Roman" w:eastAsia="Times New Roman" w:hAnsi="Times New Roman" w:cs="Times New Roman"/>
          <w:sz w:val="24"/>
          <w:szCs w:val="24"/>
          <w:lang w:val="en-ID" w:eastAsia="en-ID"/>
        </w:rPr>
        <w:t>.</w:t>
      </w:r>
    </w:p>
    <w:p w14:paraId="22C7231F" w14:textId="77777777" w:rsidR="00864C86" w:rsidRPr="00864C86" w:rsidRDefault="00864C86" w:rsidP="00864C86">
      <w:pPr>
        <w:spacing w:before="100" w:beforeAutospacing="1" w:after="100" w:afterAutospacing="1" w:line="240" w:lineRule="auto"/>
        <w:rPr>
          <w:rFonts w:ascii="Times New Roman" w:eastAsia="Times New Roman" w:hAnsi="Times New Roman" w:cs="Times New Roman"/>
          <w:sz w:val="24"/>
          <w:szCs w:val="24"/>
          <w:lang w:val="en-ID" w:eastAsia="en-ID"/>
        </w:rPr>
      </w:pPr>
      <w:r w:rsidRPr="00864C86">
        <w:rPr>
          <w:rFonts w:ascii="Times New Roman" w:eastAsia="Times New Roman" w:hAnsi="Times New Roman" w:cs="Times New Roman"/>
          <w:b/>
          <w:bCs/>
          <w:sz w:val="24"/>
          <w:szCs w:val="24"/>
          <w:lang w:val="en-ID" w:eastAsia="en-ID"/>
        </w:rPr>
        <w:t xml:space="preserve">6. </w:t>
      </w:r>
      <w:proofErr w:type="spellStart"/>
      <w:r w:rsidRPr="00864C86">
        <w:rPr>
          <w:rFonts w:ascii="Times New Roman" w:eastAsia="Times New Roman" w:hAnsi="Times New Roman" w:cs="Times New Roman"/>
          <w:b/>
          <w:bCs/>
          <w:sz w:val="24"/>
          <w:szCs w:val="24"/>
          <w:lang w:val="en-ID" w:eastAsia="en-ID"/>
        </w:rPr>
        <w:t>Melihat</w:t>
      </w:r>
      <w:proofErr w:type="spellEnd"/>
      <w:r w:rsidRPr="00864C86">
        <w:rPr>
          <w:rFonts w:ascii="Times New Roman" w:eastAsia="Times New Roman" w:hAnsi="Times New Roman" w:cs="Times New Roman"/>
          <w:b/>
          <w:bCs/>
          <w:sz w:val="24"/>
          <w:szCs w:val="24"/>
          <w:lang w:val="en-ID" w:eastAsia="en-ID"/>
        </w:rPr>
        <w:t xml:space="preserve"> </w:t>
      </w:r>
      <w:proofErr w:type="spellStart"/>
      <w:r w:rsidRPr="00864C86">
        <w:rPr>
          <w:rFonts w:ascii="Times New Roman" w:eastAsia="Times New Roman" w:hAnsi="Times New Roman" w:cs="Times New Roman"/>
          <w:b/>
          <w:bCs/>
          <w:sz w:val="24"/>
          <w:szCs w:val="24"/>
          <w:lang w:val="en-ID" w:eastAsia="en-ID"/>
        </w:rPr>
        <w:t>Histori</w:t>
      </w:r>
      <w:proofErr w:type="spellEnd"/>
    </w:p>
    <w:p w14:paraId="4C9B2504" w14:textId="71F192E2" w:rsidR="00864C86" w:rsidRDefault="00864C86" w:rsidP="00864C86">
      <w:pPr>
        <w:spacing w:before="100" w:beforeAutospacing="1" w:after="100" w:afterAutospacing="1" w:line="240" w:lineRule="auto"/>
        <w:rPr>
          <w:rFonts w:ascii="Times New Roman" w:eastAsia="Times New Roman" w:hAnsi="Times New Roman" w:cs="Times New Roman"/>
          <w:sz w:val="24"/>
          <w:szCs w:val="24"/>
          <w:lang w:val="en-ID" w:eastAsia="en-ID"/>
        </w:rPr>
      </w:pPr>
      <w:proofErr w:type="spellStart"/>
      <w:r w:rsidRPr="00864C86">
        <w:rPr>
          <w:rFonts w:ascii="Times New Roman" w:eastAsia="Times New Roman" w:hAnsi="Times New Roman" w:cs="Times New Roman"/>
          <w:sz w:val="24"/>
          <w:szCs w:val="24"/>
          <w:lang w:val="en-ID" w:eastAsia="en-ID"/>
        </w:rPr>
        <w:t>Klik</w:t>
      </w:r>
      <w:proofErr w:type="spellEnd"/>
      <w:r w:rsidRPr="00864C86">
        <w:rPr>
          <w:rFonts w:ascii="Times New Roman" w:eastAsia="Times New Roman" w:hAnsi="Times New Roman" w:cs="Times New Roman"/>
          <w:sz w:val="24"/>
          <w:szCs w:val="24"/>
          <w:lang w:val="en-ID" w:eastAsia="en-ID"/>
        </w:rPr>
        <w:t xml:space="preserve"> menu </w:t>
      </w:r>
      <w:proofErr w:type="spellStart"/>
      <w:r w:rsidRPr="00864C86">
        <w:rPr>
          <w:rFonts w:ascii="Times New Roman" w:eastAsia="Times New Roman" w:hAnsi="Times New Roman" w:cs="Times New Roman"/>
          <w:b/>
          <w:bCs/>
          <w:sz w:val="24"/>
          <w:szCs w:val="24"/>
          <w:lang w:val="en-ID" w:eastAsia="en-ID"/>
        </w:rPr>
        <w:t>Histori</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untuk</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melihat</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seluruh</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laporan</w:t>
      </w:r>
      <w:proofErr w:type="spellEnd"/>
      <w:r w:rsidRPr="00864C86">
        <w:rPr>
          <w:rFonts w:ascii="Times New Roman" w:eastAsia="Times New Roman" w:hAnsi="Times New Roman" w:cs="Times New Roman"/>
          <w:sz w:val="24"/>
          <w:szCs w:val="24"/>
          <w:lang w:val="en-ID" w:eastAsia="en-ID"/>
        </w:rPr>
        <w:t xml:space="preserve"> yang </w:t>
      </w:r>
      <w:proofErr w:type="spellStart"/>
      <w:r w:rsidRPr="00864C86">
        <w:rPr>
          <w:rFonts w:ascii="Times New Roman" w:eastAsia="Times New Roman" w:hAnsi="Times New Roman" w:cs="Times New Roman"/>
          <w:sz w:val="24"/>
          <w:szCs w:val="24"/>
          <w:lang w:val="en-ID" w:eastAsia="en-ID"/>
        </w:rPr>
        <w:t>pernah</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dibuat</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beserta</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kategori</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lokasi</w:t>
      </w:r>
      <w:proofErr w:type="spellEnd"/>
      <w:r w:rsidRPr="00864C86">
        <w:rPr>
          <w:rFonts w:ascii="Times New Roman" w:eastAsia="Times New Roman" w:hAnsi="Times New Roman" w:cs="Times New Roman"/>
          <w:sz w:val="24"/>
          <w:szCs w:val="24"/>
          <w:lang w:val="en-ID" w:eastAsia="en-ID"/>
        </w:rPr>
        <w:t xml:space="preserve">, status, dan </w:t>
      </w:r>
      <w:proofErr w:type="spellStart"/>
      <w:r w:rsidRPr="00864C86">
        <w:rPr>
          <w:rFonts w:ascii="Times New Roman" w:eastAsia="Times New Roman" w:hAnsi="Times New Roman" w:cs="Times New Roman"/>
          <w:sz w:val="24"/>
          <w:szCs w:val="24"/>
          <w:lang w:val="en-ID" w:eastAsia="en-ID"/>
        </w:rPr>
        <w:t>tanggal</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Jika</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belum</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ada</w:t>
      </w:r>
      <w:proofErr w:type="spellEnd"/>
      <w:r w:rsidRPr="00864C86">
        <w:rPr>
          <w:rFonts w:ascii="Times New Roman" w:eastAsia="Times New Roman" w:hAnsi="Times New Roman" w:cs="Times New Roman"/>
          <w:sz w:val="24"/>
          <w:szCs w:val="24"/>
          <w:lang w:val="en-ID" w:eastAsia="en-ID"/>
        </w:rPr>
        <w:t xml:space="preserve"> data, </w:t>
      </w:r>
      <w:proofErr w:type="spellStart"/>
      <w:r w:rsidRPr="00864C86">
        <w:rPr>
          <w:rFonts w:ascii="Times New Roman" w:eastAsia="Times New Roman" w:hAnsi="Times New Roman" w:cs="Times New Roman"/>
          <w:sz w:val="24"/>
          <w:szCs w:val="24"/>
          <w:lang w:val="en-ID" w:eastAsia="en-ID"/>
        </w:rPr>
        <w:t>sistem</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menampilkan</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pesan</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histori</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kosong</w:t>
      </w:r>
      <w:proofErr w:type="spellEnd"/>
      <w:r w:rsidRPr="00864C86">
        <w:rPr>
          <w:rFonts w:ascii="Times New Roman" w:eastAsia="Times New Roman" w:hAnsi="Times New Roman" w:cs="Times New Roman"/>
          <w:sz w:val="24"/>
          <w:szCs w:val="24"/>
          <w:lang w:val="en-ID" w:eastAsia="en-ID"/>
        </w:rPr>
        <w:t>.</w:t>
      </w:r>
    </w:p>
    <w:p w14:paraId="5B9CD306" w14:textId="2A586ED0" w:rsidR="00B748BF" w:rsidRDefault="00B748BF" w:rsidP="00864C86">
      <w:pPr>
        <w:spacing w:before="100" w:beforeAutospacing="1" w:after="100" w:afterAutospacing="1" w:line="240" w:lineRule="auto"/>
        <w:rPr>
          <w:rFonts w:ascii="Times New Roman" w:eastAsia="Times New Roman" w:hAnsi="Times New Roman" w:cs="Times New Roman"/>
          <w:sz w:val="24"/>
          <w:szCs w:val="24"/>
          <w:lang w:val="en-ID" w:eastAsia="en-ID"/>
        </w:rPr>
      </w:pPr>
    </w:p>
    <w:p w14:paraId="1D9FEF0A" w14:textId="77777777" w:rsidR="00B748BF" w:rsidRPr="00864C86" w:rsidRDefault="00B748BF" w:rsidP="00864C86">
      <w:pPr>
        <w:spacing w:before="100" w:beforeAutospacing="1" w:after="100" w:afterAutospacing="1" w:line="240" w:lineRule="auto"/>
        <w:rPr>
          <w:rFonts w:ascii="Times New Roman" w:eastAsia="Times New Roman" w:hAnsi="Times New Roman" w:cs="Times New Roman"/>
          <w:sz w:val="24"/>
          <w:szCs w:val="24"/>
          <w:lang w:val="en-ID" w:eastAsia="en-ID"/>
        </w:rPr>
      </w:pPr>
    </w:p>
    <w:p w14:paraId="76E7F29A" w14:textId="77777777" w:rsidR="00864C86" w:rsidRPr="00864C86" w:rsidRDefault="00864C86" w:rsidP="00864C86">
      <w:pPr>
        <w:spacing w:before="100" w:beforeAutospacing="1" w:after="100" w:afterAutospacing="1" w:line="240" w:lineRule="auto"/>
        <w:rPr>
          <w:rFonts w:ascii="Times New Roman" w:eastAsia="Times New Roman" w:hAnsi="Times New Roman" w:cs="Times New Roman"/>
          <w:sz w:val="24"/>
          <w:szCs w:val="24"/>
          <w:lang w:val="en-ID" w:eastAsia="en-ID"/>
        </w:rPr>
      </w:pPr>
      <w:r w:rsidRPr="00864C86">
        <w:rPr>
          <w:rFonts w:ascii="Times New Roman" w:eastAsia="Times New Roman" w:hAnsi="Times New Roman" w:cs="Times New Roman"/>
          <w:b/>
          <w:bCs/>
          <w:sz w:val="24"/>
          <w:szCs w:val="24"/>
          <w:lang w:val="en-ID" w:eastAsia="en-ID"/>
        </w:rPr>
        <w:t>7. Logout</w:t>
      </w:r>
    </w:p>
    <w:p w14:paraId="3B52EA38" w14:textId="77777777" w:rsidR="00864C86" w:rsidRPr="00864C86" w:rsidRDefault="00864C86" w:rsidP="00864C86">
      <w:pPr>
        <w:spacing w:before="100" w:beforeAutospacing="1" w:after="100" w:afterAutospacing="1" w:line="240" w:lineRule="auto"/>
        <w:rPr>
          <w:rFonts w:ascii="Times New Roman" w:eastAsia="Times New Roman" w:hAnsi="Times New Roman" w:cs="Times New Roman"/>
          <w:sz w:val="24"/>
          <w:szCs w:val="24"/>
          <w:lang w:val="en-ID" w:eastAsia="en-ID"/>
        </w:rPr>
      </w:pPr>
      <w:proofErr w:type="spellStart"/>
      <w:r w:rsidRPr="00864C86">
        <w:rPr>
          <w:rFonts w:ascii="Times New Roman" w:eastAsia="Times New Roman" w:hAnsi="Times New Roman" w:cs="Times New Roman"/>
          <w:sz w:val="24"/>
          <w:szCs w:val="24"/>
          <w:lang w:val="en-ID" w:eastAsia="en-ID"/>
        </w:rPr>
        <w:t>Klik</w:t>
      </w:r>
      <w:proofErr w:type="spellEnd"/>
      <w:r w:rsidRPr="00864C86">
        <w:rPr>
          <w:rFonts w:ascii="Times New Roman" w:eastAsia="Times New Roman" w:hAnsi="Times New Roman" w:cs="Times New Roman"/>
          <w:sz w:val="24"/>
          <w:szCs w:val="24"/>
          <w:lang w:val="en-ID" w:eastAsia="en-ID"/>
        </w:rPr>
        <w:t xml:space="preserve"> </w:t>
      </w:r>
      <w:r w:rsidRPr="00864C86">
        <w:rPr>
          <w:rFonts w:ascii="Times New Roman" w:eastAsia="Times New Roman" w:hAnsi="Times New Roman" w:cs="Times New Roman"/>
          <w:b/>
          <w:bCs/>
          <w:sz w:val="24"/>
          <w:szCs w:val="24"/>
          <w:lang w:val="en-ID" w:eastAsia="en-ID"/>
        </w:rPr>
        <w:t>Logout</w:t>
      </w:r>
      <w:r w:rsidRPr="00864C86">
        <w:rPr>
          <w:rFonts w:ascii="Times New Roman" w:eastAsia="Times New Roman" w:hAnsi="Times New Roman" w:cs="Times New Roman"/>
          <w:sz w:val="24"/>
          <w:szCs w:val="24"/>
          <w:lang w:val="en-ID" w:eastAsia="en-ID"/>
        </w:rPr>
        <w:t xml:space="preserve"> di </w:t>
      </w:r>
      <w:proofErr w:type="spellStart"/>
      <w:r w:rsidRPr="00864C86">
        <w:rPr>
          <w:rFonts w:ascii="Times New Roman" w:eastAsia="Times New Roman" w:hAnsi="Times New Roman" w:cs="Times New Roman"/>
          <w:sz w:val="24"/>
          <w:szCs w:val="24"/>
          <w:lang w:val="en-ID" w:eastAsia="en-ID"/>
        </w:rPr>
        <w:t>bagian</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bawah</w:t>
      </w:r>
      <w:proofErr w:type="spellEnd"/>
      <w:r w:rsidRPr="00864C86">
        <w:rPr>
          <w:rFonts w:ascii="Times New Roman" w:eastAsia="Times New Roman" w:hAnsi="Times New Roman" w:cs="Times New Roman"/>
          <w:sz w:val="24"/>
          <w:szCs w:val="24"/>
          <w:lang w:val="en-ID" w:eastAsia="en-ID"/>
        </w:rPr>
        <w:t xml:space="preserve"> </w:t>
      </w:r>
      <w:r w:rsidRPr="00864C86">
        <w:rPr>
          <w:rFonts w:ascii="Times New Roman" w:eastAsia="Times New Roman" w:hAnsi="Times New Roman" w:cs="Times New Roman"/>
          <w:i/>
          <w:iCs/>
          <w:sz w:val="24"/>
          <w:szCs w:val="24"/>
          <w:lang w:val="en-ID" w:eastAsia="en-ID"/>
        </w:rPr>
        <w:t>sidebar</w:t>
      </w:r>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Sistem</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mengakhiri</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sesi</w:t>
      </w:r>
      <w:proofErr w:type="spellEnd"/>
      <w:r w:rsidRPr="00864C86">
        <w:rPr>
          <w:rFonts w:ascii="Times New Roman" w:eastAsia="Times New Roman" w:hAnsi="Times New Roman" w:cs="Times New Roman"/>
          <w:sz w:val="24"/>
          <w:szCs w:val="24"/>
          <w:lang w:val="en-ID" w:eastAsia="en-ID"/>
        </w:rPr>
        <w:t xml:space="preserve"> dan </w:t>
      </w:r>
      <w:proofErr w:type="spellStart"/>
      <w:r w:rsidRPr="00864C86">
        <w:rPr>
          <w:rFonts w:ascii="Times New Roman" w:eastAsia="Times New Roman" w:hAnsi="Times New Roman" w:cs="Times New Roman"/>
          <w:sz w:val="24"/>
          <w:szCs w:val="24"/>
          <w:lang w:val="en-ID" w:eastAsia="en-ID"/>
        </w:rPr>
        <w:t>kembali</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ke</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halaman</w:t>
      </w:r>
      <w:proofErr w:type="spellEnd"/>
      <w:r w:rsidRPr="00864C86">
        <w:rPr>
          <w:rFonts w:ascii="Times New Roman" w:eastAsia="Times New Roman" w:hAnsi="Times New Roman" w:cs="Times New Roman"/>
          <w:sz w:val="24"/>
          <w:szCs w:val="24"/>
          <w:lang w:val="en-ID" w:eastAsia="en-ID"/>
        </w:rPr>
        <w:t xml:space="preserve"> login </w:t>
      </w:r>
      <w:proofErr w:type="spellStart"/>
      <w:r w:rsidRPr="00864C86">
        <w:rPr>
          <w:rFonts w:ascii="Times New Roman" w:eastAsia="Times New Roman" w:hAnsi="Times New Roman" w:cs="Times New Roman"/>
          <w:sz w:val="24"/>
          <w:szCs w:val="24"/>
          <w:lang w:val="en-ID" w:eastAsia="en-ID"/>
        </w:rPr>
        <w:t>dengan</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pesan</w:t>
      </w:r>
      <w:proofErr w:type="spellEnd"/>
      <w:r w:rsidRPr="00864C86">
        <w:rPr>
          <w:rFonts w:ascii="Times New Roman" w:eastAsia="Times New Roman" w:hAnsi="Times New Roman" w:cs="Times New Roman"/>
          <w:sz w:val="24"/>
          <w:szCs w:val="24"/>
          <w:lang w:val="en-ID" w:eastAsia="en-ID"/>
        </w:rPr>
        <w:t xml:space="preserve"> </w:t>
      </w:r>
      <w:proofErr w:type="spellStart"/>
      <w:r w:rsidRPr="00864C86">
        <w:rPr>
          <w:rFonts w:ascii="Times New Roman" w:eastAsia="Times New Roman" w:hAnsi="Times New Roman" w:cs="Times New Roman"/>
          <w:sz w:val="24"/>
          <w:szCs w:val="24"/>
          <w:lang w:val="en-ID" w:eastAsia="en-ID"/>
        </w:rPr>
        <w:t>berhasil</w:t>
      </w:r>
      <w:proofErr w:type="spellEnd"/>
      <w:r w:rsidRPr="00864C86">
        <w:rPr>
          <w:rFonts w:ascii="Times New Roman" w:eastAsia="Times New Roman" w:hAnsi="Times New Roman" w:cs="Times New Roman"/>
          <w:sz w:val="24"/>
          <w:szCs w:val="24"/>
          <w:lang w:val="en-ID" w:eastAsia="en-ID"/>
        </w:rPr>
        <w:t xml:space="preserve"> logout.</w:t>
      </w:r>
    </w:p>
    <w:p w14:paraId="2BFE6101" w14:textId="77777777" w:rsidR="00864C86" w:rsidRPr="00A67B42" w:rsidRDefault="00864C86" w:rsidP="00864C86">
      <w:pPr>
        <w:rPr>
          <w:rFonts w:ascii="Times New Roman" w:hAnsi="Times New Roman" w:cs="Times New Roman"/>
          <w:b/>
          <w:bCs/>
          <w:noProof/>
          <w:sz w:val="32"/>
          <w:szCs w:val="32"/>
        </w:rPr>
      </w:pPr>
    </w:p>
    <w:p w14:paraId="6A352293" w14:textId="137C40CA" w:rsidR="00E84A68" w:rsidRPr="00A67B42" w:rsidRDefault="00E84A68" w:rsidP="00E84A68">
      <w:pPr>
        <w:pStyle w:val="ListParagraph"/>
        <w:ind w:left="1080"/>
        <w:rPr>
          <w:rFonts w:ascii="Times New Roman" w:hAnsi="Times New Roman" w:cs="Times New Roman"/>
          <w:b/>
          <w:bCs/>
          <w:noProof/>
          <w:sz w:val="32"/>
          <w:szCs w:val="32"/>
        </w:rPr>
      </w:pPr>
    </w:p>
    <w:p w14:paraId="20CE41A1" w14:textId="23B87277" w:rsidR="00E84A68" w:rsidRPr="00A67B42" w:rsidRDefault="00E84A68" w:rsidP="00E84A68">
      <w:pPr>
        <w:pStyle w:val="ListParagraph"/>
        <w:ind w:left="1080"/>
        <w:rPr>
          <w:rFonts w:ascii="Times New Roman" w:hAnsi="Times New Roman" w:cs="Times New Roman"/>
          <w:b/>
          <w:bCs/>
          <w:noProof/>
          <w:sz w:val="32"/>
          <w:szCs w:val="32"/>
        </w:rPr>
      </w:pPr>
    </w:p>
    <w:p w14:paraId="760C02D0" w14:textId="45D4DF9F" w:rsidR="00E84A68" w:rsidRPr="00A67B42" w:rsidRDefault="00E84A68" w:rsidP="00E84A68">
      <w:pPr>
        <w:pStyle w:val="ListParagraph"/>
        <w:ind w:left="1080"/>
        <w:rPr>
          <w:rFonts w:ascii="Times New Roman" w:hAnsi="Times New Roman" w:cs="Times New Roman"/>
          <w:b/>
          <w:bCs/>
          <w:noProof/>
          <w:sz w:val="32"/>
          <w:szCs w:val="32"/>
        </w:rPr>
      </w:pPr>
    </w:p>
    <w:p w14:paraId="1293AC8F" w14:textId="464F9C9A" w:rsidR="00E84A68" w:rsidRPr="00A67B42" w:rsidRDefault="00E84A68" w:rsidP="00E84A68">
      <w:pPr>
        <w:pStyle w:val="ListParagraph"/>
        <w:ind w:left="1080"/>
        <w:rPr>
          <w:rFonts w:ascii="Times New Roman" w:hAnsi="Times New Roman" w:cs="Times New Roman"/>
          <w:b/>
          <w:bCs/>
          <w:noProof/>
          <w:sz w:val="32"/>
          <w:szCs w:val="32"/>
        </w:rPr>
      </w:pPr>
    </w:p>
    <w:p w14:paraId="773791B0" w14:textId="7A99CF48" w:rsidR="00E84A68" w:rsidRPr="00A67B42" w:rsidRDefault="00E84A68" w:rsidP="00E84A68">
      <w:pPr>
        <w:pStyle w:val="ListParagraph"/>
        <w:ind w:left="1080"/>
        <w:rPr>
          <w:rFonts w:ascii="Times New Roman" w:hAnsi="Times New Roman" w:cs="Times New Roman"/>
          <w:b/>
          <w:bCs/>
          <w:noProof/>
          <w:sz w:val="32"/>
          <w:szCs w:val="32"/>
        </w:rPr>
      </w:pPr>
    </w:p>
    <w:p w14:paraId="79B20539" w14:textId="3D7F5684" w:rsidR="00A67B42" w:rsidRPr="00A67B42" w:rsidRDefault="00A67B42" w:rsidP="00E84A68">
      <w:pPr>
        <w:pStyle w:val="ListParagraph"/>
        <w:ind w:left="1080"/>
        <w:rPr>
          <w:rFonts w:ascii="Times New Roman" w:hAnsi="Times New Roman" w:cs="Times New Roman"/>
          <w:b/>
          <w:bCs/>
          <w:noProof/>
          <w:sz w:val="32"/>
          <w:szCs w:val="32"/>
        </w:rPr>
      </w:pPr>
    </w:p>
    <w:p w14:paraId="5926D4B4" w14:textId="41BAD38F" w:rsidR="00A67B42" w:rsidRPr="00A67B42" w:rsidRDefault="00A67B42" w:rsidP="00E84A68">
      <w:pPr>
        <w:pStyle w:val="ListParagraph"/>
        <w:ind w:left="1080"/>
        <w:rPr>
          <w:rFonts w:ascii="Times New Roman" w:hAnsi="Times New Roman" w:cs="Times New Roman"/>
          <w:b/>
          <w:bCs/>
          <w:noProof/>
          <w:sz w:val="32"/>
          <w:szCs w:val="32"/>
        </w:rPr>
      </w:pPr>
    </w:p>
    <w:p w14:paraId="3752EA71" w14:textId="02F8D48F" w:rsidR="00A67B42" w:rsidRPr="00A67B42" w:rsidRDefault="00A67B42" w:rsidP="00E84A68">
      <w:pPr>
        <w:pStyle w:val="ListParagraph"/>
        <w:ind w:left="1080"/>
        <w:rPr>
          <w:rFonts w:ascii="Times New Roman" w:hAnsi="Times New Roman" w:cs="Times New Roman"/>
          <w:b/>
          <w:bCs/>
          <w:noProof/>
          <w:sz w:val="32"/>
          <w:szCs w:val="32"/>
        </w:rPr>
      </w:pPr>
    </w:p>
    <w:p w14:paraId="1EFF2DD2" w14:textId="3E8D89CA" w:rsidR="00A67B42" w:rsidRPr="00A67B42" w:rsidRDefault="00A67B42" w:rsidP="00E84A68">
      <w:pPr>
        <w:pStyle w:val="ListParagraph"/>
        <w:ind w:left="1080"/>
        <w:rPr>
          <w:rFonts w:ascii="Times New Roman" w:hAnsi="Times New Roman" w:cs="Times New Roman"/>
          <w:b/>
          <w:bCs/>
          <w:noProof/>
          <w:sz w:val="32"/>
          <w:szCs w:val="32"/>
        </w:rPr>
      </w:pPr>
    </w:p>
    <w:p w14:paraId="56EBD336" w14:textId="3012ADBD" w:rsidR="00A67B42" w:rsidRPr="00A67B42" w:rsidRDefault="00A67B42" w:rsidP="00E84A68">
      <w:pPr>
        <w:pStyle w:val="ListParagraph"/>
        <w:ind w:left="1080"/>
        <w:rPr>
          <w:rFonts w:ascii="Times New Roman" w:hAnsi="Times New Roman" w:cs="Times New Roman"/>
          <w:b/>
          <w:bCs/>
          <w:noProof/>
          <w:sz w:val="32"/>
          <w:szCs w:val="32"/>
        </w:rPr>
      </w:pPr>
    </w:p>
    <w:p w14:paraId="579FED72" w14:textId="2D651AB0" w:rsidR="00A67B42" w:rsidRPr="00A67B42" w:rsidRDefault="00A67B42" w:rsidP="00E84A68">
      <w:pPr>
        <w:pStyle w:val="ListParagraph"/>
        <w:ind w:left="1080"/>
        <w:rPr>
          <w:rFonts w:ascii="Times New Roman" w:hAnsi="Times New Roman" w:cs="Times New Roman"/>
          <w:b/>
          <w:bCs/>
          <w:noProof/>
          <w:sz w:val="32"/>
          <w:szCs w:val="32"/>
        </w:rPr>
      </w:pPr>
    </w:p>
    <w:p w14:paraId="1ABD9779" w14:textId="7668C602" w:rsidR="00A67B42" w:rsidRPr="00A67B42" w:rsidRDefault="00A67B42" w:rsidP="00E84A68">
      <w:pPr>
        <w:pStyle w:val="ListParagraph"/>
        <w:ind w:left="1080"/>
        <w:rPr>
          <w:rFonts w:ascii="Times New Roman" w:hAnsi="Times New Roman" w:cs="Times New Roman"/>
          <w:b/>
          <w:bCs/>
          <w:noProof/>
          <w:sz w:val="32"/>
          <w:szCs w:val="32"/>
        </w:rPr>
      </w:pPr>
    </w:p>
    <w:p w14:paraId="2C813EC0" w14:textId="755127AF" w:rsidR="00A67B42" w:rsidRPr="00A67B42" w:rsidRDefault="00A67B42" w:rsidP="00E84A68">
      <w:pPr>
        <w:pStyle w:val="ListParagraph"/>
        <w:ind w:left="1080"/>
        <w:rPr>
          <w:rFonts w:ascii="Times New Roman" w:hAnsi="Times New Roman" w:cs="Times New Roman"/>
          <w:b/>
          <w:bCs/>
          <w:noProof/>
          <w:sz w:val="32"/>
          <w:szCs w:val="32"/>
        </w:rPr>
      </w:pPr>
    </w:p>
    <w:p w14:paraId="456C5FE8" w14:textId="69A82085" w:rsidR="00A67B42" w:rsidRPr="00A67B42" w:rsidRDefault="00A67B42" w:rsidP="00E84A68">
      <w:pPr>
        <w:pStyle w:val="ListParagraph"/>
        <w:ind w:left="1080"/>
        <w:rPr>
          <w:rFonts w:ascii="Times New Roman" w:hAnsi="Times New Roman" w:cs="Times New Roman"/>
          <w:b/>
          <w:bCs/>
          <w:noProof/>
          <w:sz w:val="32"/>
          <w:szCs w:val="32"/>
        </w:rPr>
      </w:pPr>
    </w:p>
    <w:p w14:paraId="71F474F7" w14:textId="4A382217" w:rsidR="00A67B42" w:rsidRPr="00A67B42" w:rsidRDefault="00A67B42" w:rsidP="00E84A68">
      <w:pPr>
        <w:pStyle w:val="ListParagraph"/>
        <w:ind w:left="1080"/>
        <w:rPr>
          <w:rFonts w:ascii="Times New Roman" w:hAnsi="Times New Roman" w:cs="Times New Roman"/>
          <w:b/>
          <w:bCs/>
          <w:noProof/>
          <w:sz w:val="32"/>
          <w:szCs w:val="32"/>
        </w:rPr>
      </w:pPr>
    </w:p>
    <w:p w14:paraId="668097A8" w14:textId="6E46F6EC" w:rsidR="00A67B42" w:rsidRPr="00A67B42" w:rsidRDefault="00A67B42" w:rsidP="00E84A68">
      <w:pPr>
        <w:pStyle w:val="ListParagraph"/>
        <w:ind w:left="1080"/>
        <w:rPr>
          <w:rFonts w:ascii="Times New Roman" w:hAnsi="Times New Roman" w:cs="Times New Roman"/>
          <w:b/>
          <w:bCs/>
          <w:noProof/>
          <w:sz w:val="32"/>
          <w:szCs w:val="32"/>
        </w:rPr>
      </w:pPr>
    </w:p>
    <w:p w14:paraId="337BB558" w14:textId="2BE8C351" w:rsidR="00A67B42" w:rsidRPr="00A67B42" w:rsidRDefault="00A67B42" w:rsidP="00E84A68">
      <w:pPr>
        <w:pStyle w:val="ListParagraph"/>
        <w:ind w:left="1080"/>
        <w:rPr>
          <w:rFonts w:ascii="Times New Roman" w:hAnsi="Times New Roman" w:cs="Times New Roman"/>
          <w:b/>
          <w:bCs/>
          <w:noProof/>
          <w:sz w:val="32"/>
          <w:szCs w:val="32"/>
        </w:rPr>
      </w:pPr>
    </w:p>
    <w:p w14:paraId="1B99C5CE" w14:textId="75463F55" w:rsidR="00A67B42" w:rsidRPr="00A67B42" w:rsidRDefault="00A67B42" w:rsidP="00E84A68">
      <w:pPr>
        <w:pStyle w:val="ListParagraph"/>
        <w:ind w:left="1080"/>
        <w:rPr>
          <w:rFonts w:ascii="Times New Roman" w:hAnsi="Times New Roman" w:cs="Times New Roman"/>
          <w:b/>
          <w:bCs/>
          <w:noProof/>
          <w:sz w:val="32"/>
          <w:szCs w:val="32"/>
        </w:rPr>
      </w:pPr>
    </w:p>
    <w:p w14:paraId="22F8955E" w14:textId="358709CC" w:rsidR="00A67B42" w:rsidRPr="00A67B42" w:rsidRDefault="00A67B42" w:rsidP="00E84A68">
      <w:pPr>
        <w:pStyle w:val="ListParagraph"/>
        <w:ind w:left="1080"/>
        <w:rPr>
          <w:rFonts w:ascii="Times New Roman" w:hAnsi="Times New Roman" w:cs="Times New Roman"/>
          <w:b/>
          <w:bCs/>
          <w:noProof/>
          <w:sz w:val="32"/>
          <w:szCs w:val="32"/>
        </w:rPr>
      </w:pPr>
    </w:p>
    <w:p w14:paraId="188F9800" w14:textId="57C6F703" w:rsidR="00A67B42" w:rsidRPr="00A67B42" w:rsidRDefault="00A67B42" w:rsidP="00E84A68">
      <w:pPr>
        <w:pStyle w:val="ListParagraph"/>
        <w:ind w:left="1080"/>
        <w:rPr>
          <w:rFonts w:ascii="Times New Roman" w:hAnsi="Times New Roman" w:cs="Times New Roman"/>
          <w:b/>
          <w:bCs/>
          <w:noProof/>
          <w:sz w:val="32"/>
          <w:szCs w:val="32"/>
        </w:rPr>
      </w:pPr>
    </w:p>
    <w:p w14:paraId="06FF2514" w14:textId="053E34D4" w:rsidR="00A67B42" w:rsidRPr="00A67B42" w:rsidRDefault="00A67B42" w:rsidP="00E84A68">
      <w:pPr>
        <w:pStyle w:val="ListParagraph"/>
        <w:ind w:left="1080"/>
        <w:rPr>
          <w:rFonts w:ascii="Times New Roman" w:hAnsi="Times New Roman" w:cs="Times New Roman"/>
          <w:b/>
          <w:bCs/>
          <w:noProof/>
          <w:sz w:val="32"/>
          <w:szCs w:val="32"/>
        </w:rPr>
      </w:pPr>
    </w:p>
    <w:p w14:paraId="3E7D6436" w14:textId="6B7A321F" w:rsidR="00A67B42" w:rsidRPr="00A67B42" w:rsidRDefault="00A67B42" w:rsidP="00E84A68">
      <w:pPr>
        <w:pStyle w:val="ListParagraph"/>
        <w:ind w:left="1080"/>
        <w:rPr>
          <w:rFonts w:ascii="Times New Roman" w:hAnsi="Times New Roman" w:cs="Times New Roman"/>
          <w:b/>
          <w:bCs/>
          <w:noProof/>
          <w:sz w:val="32"/>
          <w:szCs w:val="32"/>
        </w:rPr>
      </w:pPr>
    </w:p>
    <w:p w14:paraId="49E1CC8B" w14:textId="7670BEF1" w:rsidR="00A67B42" w:rsidRPr="00A67B42" w:rsidRDefault="00A67B42" w:rsidP="00E84A68">
      <w:pPr>
        <w:pStyle w:val="ListParagraph"/>
        <w:ind w:left="1080"/>
        <w:rPr>
          <w:rFonts w:ascii="Times New Roman" w:hAnsi="Times New Roman" w:cs="Times New Roman"/>
          <w:b/>
          <w:bCs/>
          <w:noProof/>
          <w:sz w:val="32"/>
          <w:szCs w:val="32"/>
        </w:rPr>
      </w:pPr>
    </w:p>
    <w:p w14:paraId="5E5A2A92" w14:textId="4420092B" w:rsidR="00A67B42" w:rsidRPr="00A67B42" w:rsidRDefault="00A67B42" w:rsidP="00E84A68">
      <w:pPr>
        <w:pStyle w:val="ListParagraph"/>
        <w:ind w:left="1080"/>
        <w:rPr>
          <w:rFonts w:ascii="Times New Roman" w:hAnsi="Times New Roman" w:cs="Times New Roman"/>
          <w:b/>
          <w:bCs/>
          <w:noProof/>
          <w:sz w:val="32"/>
          <w:szCs w:val="32"/>
        </w:rPr>
      </w:pPr>
    </w:p>
    <w:p w14:paraId="1C0C8034" w14:textId="269F0C9B" w:rsidR="00A67B42" w:rsidRPr="00A67B42" w:rsidRDefault="00A67B42" w:rsidP="00E84A68">
      <w:pPr>
        <w:pStyle w:val="ListParagraph"/>
        <w:ind w:left="1080"/>
        <w:rPr>
          <w:rFonts w:ascii="Times New Roman" w:hAnsi="Times New Roman" w:cs="Times New Roman"/>
          <w:b/>
          <w:bCs/>
          <w:noProof/>
          <w:sz w:val="32"/>
          <w:szCs w:val="32"/>
        </w:rPr>
      </w:pPr>
    </w:p>
    <w:p w14:paraId="7031ADC6" w14:textId="543478CD" w:rsidR="00A67B42" w:rsidRPr="00A67B42" w:rsidRDefault="00A67B42" w:rsidP="00E84A68">
      <w:pPr>
        <w:pStyle w:val="ListParagraph"/>
        <w:ind w:left="1080"/>
        <w:rPr>
          <w:rFonts w:ascii="Times New Roman" w:hAnsi="Times New Roman" w:cs="Times New Roman"/>
          <w:b/>
          <w:bCs/>
          <w:noProof/>
          <w:sz w:val="32"/>
          <w:szCs w:val="32"/>
        </w:rPr>
      </w:pPr>
    </w:p>
    <w:p w14:paraId="7C0B3938" w14:textId="77777777" w:rsidR="00A67B42" w:rsidRPr="00A67B42" w:rsidRDefault="00A67B42" w:rsidP="00E84A68">
      <w:pPr>
        <w:pStyle w:val="ListParagraph"/>
        <w:ind w:left="1080"/>
        <w:rPr>
          <w:rFonts w:ascii="Times New Roman" w:hAnsi="Times New Roman" w:cs="Times New Roman"/>
          <w:b/>
          <w:bCs/>
          <w:noProof/>
          <w:sz w:val="32"/>
          <w:szCs w:val="32"/>
        </w:rPr>
      </w:pPr>
    </w:p>
    <w:p w14:paraId="214804A7" w14:textId="62E72E5E" w:rsidR="00E84A68" w:rsidRPr="00A67B42" w:rsidRDefault="00E84A68" w:rsidP="00E84A68">
      <w:pPr>
        <w:pStyle w:val="ListParagraph"/>
        <w:ind w:left="1080"/>
        <w:rPr>
          <w:rFonts w:ascii="Times New Roman" w:hAnsi="Times New Roman" w:cs="Times New Roman"/>
          <w:b/>
          <w:bCs/>
          <w:noProof/>
          <w:sz w:val="32"/>
          <w:szCs w:val="32"/>
        </w:rPr>
      </w:pPr>
    </w:p>
    <w:p w14:paraId="59EAB2B9" w14:textId="1BD75699" w:rsidR="00E84A68" w:rsidRPr="00A67B42" w:rsidRDefault="00E84A68" w:rsidP="00E84A68">
      <w:pPr>
        <w:pStyle w:val="ListParagraph"/>
        <w:ind w:left="1080"/>
        <w:rPr>
          <w:rFonts w:ascii="Times New Roman" w:hAnsi="Times New Roman" w:cs="Times New Roman"/>
          <w:b/>
          <w:bCs/>
          <w:noProof/>
          <w:sz w:val="32"/>
          <w:szCs w:val="32"/>
        </w:rPr>
      </w:pPr>
    </w:p>
    <w:p w14:paraId="2F21FAEF" w14:textId="45A46403" w:rsidR="00E84A68" w:rsidRPr="00A67B42" w:rsidRDefault="00E84A68" w:rsidP="00E84A68">
      <w:pPr>
        <w:pStyle w:val="ListParagraph"/>
        <w:ind w:left="1080"/>
        <w:rPr>
          <w:rFonts w:ascii="Times New Roman" w:hAnsi="Times New Roman" w:cs="Times New Roman"/>
          <w:b/>
          <w:bCs/>
          <w:noProof/>
          <w:sz w:val="32"/>
          <w:szCs w:val="32"/>
        </w:rPr>
      </w:pPr>
    </w:p>
    <w:p w14:paraId="1E6AF5A3" w14:textId="77777777" w:rsidR="00B97B6A" w:rsidRPr="00A67B42" w:rsidRDefault="00B97B6A" w:rsidP="00E84A68">
      <w:pPr>
        <w:pStyle w:val="ListParagraph"/>
        <w:ind w:left="1080"/>
        <w:rPr>
          <w:rFonts w:ascii="Times New Roman" w:hAnsi="Times New Roman" w:cs="Times New Roman"/>
          <w:b/>
          <w:bCs/>
          <w:noProof/>
          <w:sz w:val="32"/>
          <w:szCs w:val="32"/>
        </w:rPr>
      </w:pPr>
    </w:p>
    <w:p w14:paraId="15F4606D" w14:textId="729B4691" w:rsidR="00E84A68" w:rsidRPr="00B748BF" w:rsidRDefault="00E84A68" w:rsidP="00B748BF">
      <w:pPr>
        <w:pStyle w:val="Heading1"/>
        <w:jc w:val="center"/>
        <w:rPr>
          <w:rFonts w:ascii="Times New Roman" w:hAnsi="Times New Roman" w:cs="Times New Roman"/>
          <w:b/>
          <w:bCs/>
          <w:noProof/>
          <w:color w:val="000000" w:themeColor="text1"/>
        </w:rPr>
      </w:pPr>
      <w:bookmarkStart w:id="159" w:name="_Toc243680926"/>
      <w:r w:rsidRPr="00B748BF">
        <w:rPr>
          <w:rFonts w:ascii="Times New Roman" w:hAnsi="Times New Roman" w:cs="Times New Roman"/>
          <w:b/>
          <w:bCs/>
          <w:noProof/>
          <w:color w:val="000000" w:themeColor="text1"/>
        </w:rPr>
        <w:t>BAB V</w:t>
      </w:r>
      <w:bookmarkEnd w:id="159"/>
    </w:p>
    <w:p w14:paraId="49EF3098" w14:textId="6865B8FD" w:rsidR="00E84A68" w:rsidRPr="00B748BF" w:rsidRDefault="00E84A68" w:rsidP="00B748BF">
      <w:pPr>
        <w:pStyle w:val="Heading1"/>
        <w:jc w:val="center"/>
        <w:rPr>
          <w:rFonts w:ascii="Times New Roman" w:hAnsi="Times New Roman" w:cs="Times New Roman"/>
          <w:b/>
          <w:bCs/>
          <w:noProof/>
          <w:color w:val="000000" w:themeColor="text1"/>
        </w:rPr>
      </w:pPr>
      <w:bookmarkStart w:id="160" w:name="_Toc243680927"/>
      <w:r w:rsidRPr="00B748BF">
        <w:rPr>
          <w:rFonts w:ascii="Times New Roman" w:hAnsi="Times New Roman" w:cs="Times New Roman"/>
          <w:b/>
          <w:bCs/>
          <w:noProof/>
          <w:color w:val="000000" w:themeColor="text1"/>
        </w:rPr>
        <w:t>PENUTUP</w:t>
      </w:r>
      <w:bookmarkEnd w:id="160"/>
    </w:p>
    <w:p w14:paraId="6B60C4D6" w14:textId="1B505EE1" w:rsidR="00E84A68" w:rsidRPr="00B748BF" w:rsidRDefault="00B748BF" w:rsidP="00B748BF">
      <w:pPr>
        <w:pStyle w:val="Heading2"/>
        <w:rPr>
          <w:rFonts w:ascii="Times New Roman" w:hAnsi="Times New Roman" w:cs="Times New Roman"/>
          <w:b/>
          <w:bCs/>
          <w:noProof/>
          <w:color w:val="000000" w:themeColor="text1"/>
          <w:sz w:val="28"/>
          <w:szCs w:val="28"/>
        </w:rPr>
      </w:pPr>
      <w:bookmarkStart w:id="161" w:name="_Toc243680928"/>
      <w:r>
        <w:rPr>
          <w:rFonts w:ascii="Times New Roman" w:hAnsi="Times New Roman" w:cs="Times New Roman"/>
          <w:b/>
          <w:bCs/>
          <w:noProof/>
          <w:color w:val="000000" w:themeColor="text1"/>
          <w:sz w:val="28"/>
          <w:szCs w:val="28"/>
          <w:lang w:val="en-US"/>
        </w:rPr>
        <w:t xml:space="preserve">1.1 </w:t>
      </w:r>
      <w:r w:rsidR="00E84A68" w:rsidRPr="00B748BF">
        <w:rPr>
          <w:rFonts w:ascii="Times New Roman" w:hAnsi="Times New Roman" w:cs="Times New Roman"/>
          <w:b/>
          <w:bCs/>
          <w:noProof/>
          <w:color w:val="000000" w:themeColor="text1"/>
          <w:sz w:val="28"/>
          <w:szCs w:val="28"/>
        </w:rPr>
        <w:t>Kesimpulan</w:t>
      </w:r>
      <w:bookmarkEnd w:id="161"/>
    </w:p>
    <w:p w14:paraId="60B0BEAE" w14:textId="77777777" w:rsidR="004428AA" w:rsidRPr="00B748BF" w:rsidRDefault="00E84A68" w:rsidP="004428AA">
      <w:pPr>
        <w:pStyle w:val="ListParagraph"/>
        <w:ind w:left="780"/>
        <w:rPr>
          <w:rFonts w:ascii="Times New Roman" w:hAnsi="Times New Roman" w:cs="Times New Roman"/>
          <w:noProof/>
          <w:sz w:val="24"/>
          <w:szCs w:val="24"/>
        </w:rPr>
      </w:pPr>
      <w:r w:rsidRPr="00B748BF">
        <w:rPr>
          <w:rFonts w:ascii="Times New Roman" w:hAnsi="Times New Roman" w:cs="Times New Roman"/>
          <w:noProof/>
          <w:sz w:val="24"/>
          <w:szCs w:val="24"/>
        </w:rPr>
        <w:t>Aplikasi Pengaduan Sarana dan Prasarana Sekolah berhasil dibangun sebagai</w:t>
      </w:r>
      <w:r w:rsidR="004428AA" w:rsidRPr="00B748BF">
        <w:rPr>
          <w:rFonts w:ascii="Times New Roman" w:hAnsi="Times New Roman" w:cs="Times New Roman"/>
          <w:noProof/>
          <w:sz w:val="24"/>
          <w:szCs w:val="24"/>
        </w:rPr>
        <w:t xml:space="preserve"> aplikasi web yang membantu siswa menyampaikan keluhan fasilitas sekolah dan membantu admin mengelola serta menindaklanjutinya secara terstruktur. Berdasarkan analisis, perancangan, implementasi, dan pengujian black box, fitur utama berjalan sesuai kebutuhan: login berbasis peran, pengelolaan data siswa dan kategori, pengiriman laporan dengan foto, pencatatan progres dengan alur status yang terkontrol, dan pemantauan status oleh siswa. Pengaduan kini tercatat terpusat dan transparan, sehingga siswa dapat mengetahui sampai mana laporannya ditangani.</w:t>
      </w:r>
    </w:p>
    <w:p w14:paraId="0766BC16" w14:textId="1E2731DD" w:rsidR="00E84A68" w:rsidRPr="00A67B42" w:rsidRDefault="00E84A68" w:rsidP="004428AA">
      <w:pPr>
        <w:pStyle w:val="ListParagraph"/>
        <w:ind w:left="780"/>
        <w:rPr>
          <w:rFonts w:ascii="Times New Roman" w:hAnsi="Times New Roman" w:cs="Times New Roman"/>
          <w:noProof/>
          <w:sz w:val="28"/>
          <w:szCs w:val="28"/>
        </w:rPr>
      </w:pPr>
      <w:r w:rsidRPr="00A67B42">
        <w:rPr>
          <w:rFonts w:ascii="Times New Roman" w:hAnsi="Times New Roman" w:cs="Times New Roman"/>
          <w:noProof/>
          <w:sz w:val="28"/>
          <w:szCs w:val="28"/>
        </w:rPr>
        <w:t xml:space="preserve"> </w:t>
      </w:r>
    </w:p>
    <w:p w14:paraId="153F79E1" w14:textId="70500FB8" w:rsidR="00E84A68" w:rsidRPr="00B748BF" w:rsidRDefault="00B748BF" w:rsidP="00B748BF">
      <w:pPr>
        <w:pStyle w:val="Heading2"/>
        <w:rPr>
          <w:rFonts w:ascii="Times New Roman" w:hAnsi="Times New Roman" w:cs="Times New Roman"/>
          <w:b/>
          <w:bCs/>
          <w:noProof/>
          <w:color w:val="000000" w:themeColor="text1"/>
          <w:sz w:val="28"/>
          <w:szCs w:val="28"/>
        </w:rPr>
      </w:pPr>
      <w:bookmarkStart w:id="162" w:name="_Toc243680929"/>
      <w:r>
        <w:rPr>
          <w:rFonts w:ascii="Times New Roman" w:hAnsi="Times New Roman" w:cs="Times New Roman"/>
          <w:b/>
          <w:bCs/>
          <w:noProof/>
          <w:color w:val="000000" w:themeColor="text1"/>
          <w:sz w:val="28"/>
          <w:szCs w:val="28"/>
          <w:lang w:val="en-US"/>
        </w:rPr>
        <w:t xml:space="preserve">1.2 </w:t>
      </w:r>
      <w:r w:rsidR="00E84A68" w:rsidRPr="00B748BF">
        <w:rPr>
          <w:rFonts w:ascii="Times New Roman" w:hAnsi="Times New Roman" w:cs="Times New Roman"/>
          <w:b/>
          <w:bCs/>
          <w:noProof/>
          <w:color w:val="000000" w:themeColor="text1"/>
          <w:sz w:val="28"/>
          <w:szCs w:val="28"/>
        </w:rPr>
        <w:t>Saran Pengembangan Aplikasi</w:t>
      </w:r>
      <w:bookmarkEnd w:id="162"/>
    </w:p>
    <w:p w14:paraId="7273C359" w14:textId="77777777" w:rsidR="00A67B42" w:rsidRPr="00A67B42" w:rsidRDefault="00A67B42" w:rsidP="00A67B42">
      <w:pPr>
        <w:spacing w:before="100" w:beforeAutospacing="1" w:after="100" w:afterAutospacing="1" w:line="240" w:lineRule="auto"/>
        <w:rPr>
          <w:rFonts w:ascii="Times New Roman" w:eastAsia="Times New Roman" w:hAnsi="Times New Roman" w:cs="Times New Roman"/>
          <w:sz w:val="24"/>
          <w:szCs w:val="24"/>
          <w:lang w:val="en-ID" w:eastAsia="en-ID"/>
        </w:rPr>
      </w:pPr>
      <w:proofErr w:type="spellStart"/>
      <w:r w:rsidRPr="00A67B42">
        <w:rPr>
          <w:rFonts w:ascii="Times New Roman" w:eastAsia="Times New Roman" w:hAnsi="Times New Roman" w:cs="Times New Roman"/>
          <w:sz w:val="24"/>
          <w:szCs w:val="24"/>
          <w:lang w:val="en-ID" w:eastAsia="en-ID"/>
        </w:rPr>
        <w:t>Aplikasi</w:t>
      </w:r>
      <w:proofErr w:type="spellEnd"/>
      <w:r w:rsidRPr="00A67B42">
        <w:rPr>
          <w:rFonts w:ascii="Times New Roman" w:eastAsia="Times New Roman" w:hAnsi="Times New Roman" w:cs="Times New Roman"/>
          <w:sz w:val="24"/>
          <w:szCs w:val="24"/>
          <w:lang w:val="en-ID" w:eastAsia="en-ID"/>
        </w:rPr>
        <w:t xml:space="preserve"> </w:t>
      </w:r>
      <w:proofErr w:type="spellStart"/>
      <w:r w:rsidRPr="00A67B42">
        <w:rPr>
          <w:rFonts w:ascii="Times New Roman" w:eastAsia="Times New Roman" w:hAnsi="Times New Roman" w:cs="Times New Roman"/>
          <w:sz w:val="24"/>
          <w:szCs w:val="24"/>
          <w:lang w:val="en-ID" w:eastAsia="en-ID"/>
        </w:rPr>
        <w:t>ini</w:t>
      </w:r>
      <w:proofErr w:type="spellEnd"/>
      <w:r w:rsidRPr="00A67B42">
        <w:rPr>
          <w:rFonts w:ascii="Times New Roman" w:eastAsia="Times New Roman" w:hAnsi="Times New Roman" w:cs="Times New Roman"/>
          <w:sz w:val="24"/>
          <w:szCs w:val="24"/>
          <w:lang w:val="en-ID" w:eastAsia="en-ID"/>
        </w:rPr>
        <w:t xml:space="preserve"> </w:t>
      </w:r>
      <w:proofErr w:type="spellStart"/>
      <w:r w:rsidRPr="00A67B42">
        <w:rPr>
          <w:rFonts w:ascii="Times New Roman" w:eastAsia="Times New Roman" w:hAnsi="Times New Roman" w:cs="Times New Roman"/>
          <w:sz w:val="24"/>
          <w:szCs w:val="24"/>
          <w:lang w:val="en-ID" w:eastAsia="en-ID"/>
        </w:rPr>
        <w:t>sudah</w:t>
      </w:r>
      <w:proofErr w:type="spellEnd"/>
      <w:r w:rsidRPr="00A67B42">
        <w:rPr>
          <w:rFonts w:ascii="Times New Roman" w:eastAsia="Times New Roman" w:hAnsi="Times New Roman" w:cs="Times New Roman"/>
          <w:sz w:val="24"/>
          <w:szCs w:val="24"/>
          <w:lang w:val="en-ID" w:eastAsia="en-ID"/>
        </w:rPr>
        <w:t xml:space="preserve"> </w:t>
      </w:r>
      <w:proofErr w:type="spellStart"/>
      <w:r w:rsidRPr="00A67B42">
        <w:rPr>
          <w:rFonts w:ascii="Times New Roman" w:eastAsia="Times New Roman" w:hAnsi="Times New Roman" w:cs="Times New Roman"/>
          <w:sz w:val="24"/>
          <w:szCs w:val="24"/>
          <w:lang w:val="en-ID" w:eastAsia="en-ID"/>
        </w:rPr>
        <w:t>memenuhi</w:t>
      </w:r>
      <w:proofErr w:type="spellEnd"/>
      <w:r w:rsidRPr="00A67B42">
        <w:rPr>
          <w:rFonts w:ascii="Times New Roman" w:eastAsia="Times New Roman" w:hAnsi="Times New Roman" w:cs="Times New Roman"/>
          <w:sz w:val="24"/>
          <w:szCs w:val="24"/>
          <w:lang w:val="en-ID" w:eastAsia="en-ID"/>
        </w:rPr>
        <w:t xml:space="preserve"> </w:t>
      </w:r>
      <w:proofErr w:type="spellStart"/>
      <w:r w:rsidRPr="00A67B42">
        <w:rPr>
          <w:rFonts w:ascii="Times New Roman" w:eastAsia="Times New Roman" w:hAnsi="Times New Roman" w:cs="Times New Roman"/>
          <w:sz w:val="24"/>
          <w:szCs w:val="24"/>
          <w:lang w:val="en-ID" w:eastAsia="en-ID"/>
        </w:rPr>
        <w:t>kebutuhan</w:t>
      </w:r>
      <w:proofErr w:type="spellEnd"/>
      <w:r w:rsidRPr="00A67B42">
        <w:rPr>
          <w:rFonts w:ascii="Times New Roman" w:eastAsia="Times New Roman" w:hAnsi="Times New Roman" w:cs="Times New Roman"/>
          <w:sz w:val="24"/>
          <w:szCs w:val="24"/>
          <w:lang w:val="en-ID" w:eastAsia="en-ID"/>
        </w:rPr>
        <w:t xml:space="preserve"> </w:t>
      </w:r>
      <w:proofErr w:type="spellStart"/>
      <w:r w:rsidRPr="00A67B42">
        <w:rPr>
          <w:rFonts w:ascii="Times New Roman" w:eastAsia="Times New Roman" w:hAnsi="Times New Roman" w:cs="Times New Roman"/>
          <w:sz w:val="24"/>
          <w:szCs w:val="24"/>
          <w:lang w:val="en-ID" w:eastAsia="en-ID"/>
        </w:rPr>
        <w:t>utama</w:t>
      </w:r>
      <w:proofErr w:type="spellEnd"/>
      <w:r w:rsidRPr="00A67B42">
        <w:rPr>
          <w:rFonts w:ascii="Times New Roman" w:eastAsia="Times New Roman" w:hAnsi="Times New Roman" w:cs="Times New Roman"/>
          <w:sz w:val="24"/>
          <w:szCs w:val="24"/>
          <w:lang w:val="en-ID" w:eastAsia="en-ID"/>
        </w:rPr>
        <w:t xml:space="preserve">, </w:t>
      </w:r>
      <w:proofErr w:type="spellStart"/>
      <w:r w:rsidRPr="00A67B42">
        <w:rPr>
          <w:rFonts w:ascii="Times New Roman" w:eastAsia="Times New Roman" w:hAnsi="Times New Roman" w:cs="Times New Roman"/>
          <w:sz w:val="24"/>
          <w:szCs w:val="24"/>
          <w:lang w:val="en-ID" w:eastAsia="en-ID"/>
        </w:rPr>
        <w:t>tetapi</w:t>
      </w:r>
      <w:proofErr w:type="spellEnd"/>
      <w:r w:rsidRPr="00A67B42">
        <w:rPr>
          <w:rFonts w:ascii="Times New Roman" w:eastAsia="Times New Roman" w:hAnsi="Times New Roman" w:cs="Times New Roman"/>
          <w:sz w:val="24"/>
          <w:szCs w:val="24"/>
          <w:lang w:val="en-ID" w:eastAsia="en-ID"/>
        </w:rPr>
        <w:t xml:space="preserve"> </w:t>
      </w:r>
      <w:proofErr w:type="spellStart"/>
      <w:r w:rsidRPr="00A67B42">
        <w:rPr>
          <w:rFonts w:ascii="Times New Roman" w:eastAsia="Times New Roman" w:hAnsi="Times New Roman" w:cs="Times New Roman"/>
          <w:sz w:val="24"/>
          <w:szCs w:val="24"/>
          <w:lang w:val="en-ID" w:eastAsia="en-ID"/>
        </w:rPr>
        <w:t>masih</w:t>
      </w:r>
      <w:proofErr w:type="spellEnd"/>
      <w:r w:rsidRPr="00A67B42">
        <w:rPr>
          <w:rFonts w:ascii="Times New Roman" w:eastAsia="Times New Roman" w:hAnsi="Times New Roman" w:cs="Times New Roman"/>
          <w:sz w:val="24"/>
          <w:szCs w:val="24"/>
          <w:lang w:val="en-ID" w:eastAsia="en-ID"/>
        </w:rPr>
        <w:t xml:space="preserve"> </w:t>
      </w:r>
      <w:proofErr w:type="spellStart"/>
      <w:r w:rsidRPr="00A67B42">
        <w:rPr>
          <w:rFonts w:ascii="Times New Roman" w:eastAsia="Times New Roman" w:hAnsi="Times New Roman" w:cs="Times New Roman"/>
          <w:sz w:val="24"/>
          <w:szCs w:val="24"/>
          <w:lang w:val="en-ID" w:eastAsia="en-ID"/>
        </w:rPr>
        <w:t>dapat</w:t>
      </w:r>
      <w:proofErr w:type="spellEnd"/>
      <w:r w:rsidRPr="00A67B42">
        <w:rPr>
          <w:rFonts w:ascii="Times New Roman" w:eastAsia="Times New Roman" w:hAnsi="Times New Roman" w:cs="Times New Roman"/>
          <w:sz w:val="24"/>
          <w:szCs w:val="24"/>
          <w:lang w:val="en-ID" w:eastAsia="en-ID"/>
        </w:rPr>
        <w:t xml:space="preserve"> </w:t>
      </w:r>
      <w:proofErr w:type="spellStart"/>
      <w:r w:rsidRPr="00A67B42">
        <w:rPr>
          <w:rFonts w:ascii="Times New Roman" w:eastAsia="Times New Roman" w:hAnsi="Times New Roman" w:cs="Times New Roman"/>
          <w:sz w:val="24"/>
          <w:szCs w:val="24"/>
          <w:lang w:val="en-ID" w:eastAsia="en-ID"/>
        </w:rPr>
        <w:t>dikembangkan</w:t>
      </w:r>
      <w:proofErr w:type="spellEnd"/>
      <w:r w:rsidRPr="00A67B42">
        <w:rPr>
          <w:rFonts w:ascii="Times New Roman" w:eastAsia="Times New Roman" w:hAnsi="Times New Roman" w:cs="Times New Roman"/>
          <w:sz w:val="24"/>
          <w:szCs w:val="24"/>
          <w:lang w:val="en-ID" w:eastAsia="en-ID"/>
        </w:rPr>
        <w:t xml:space="preserve"> agar </w:t>
      </w:r>
      <w:proofErr w:type="spellStart"/>
      <w:r w:rsidRPr="00A67B42">
        <w:rPr>
          <w:rFonts w:ascii="Times New Roman" w:eastAsia="Times New Roman" w:hAnsi="Times New Roman" w:cs="Times New Roman"/>
          <w:sz w:val="24"/>
          <w:szCs w:val="24"/>
          <w:lang w:val="en-ID" w:eastAsia="en-ID"/>
        </w:rPr>
        <w:t>lebih</w:t>
      </w:r>
      <w:proofErr w:type="spellEnd"/>
      <w:r w:rsidRPr="00A67B42">
        <w:rPr>
          <w:rFonts w:ascii="Times New Roman" w:eastAsia="Times New Roman" w:hAnsi="Times New Roman" w:cs="Times New Roman"/>
          <w:sz w:val="24"/>
          <w:szCs w:val="24"/>
          <w:lang w:val="en-ID" w:eastAsia="en-ID"/>
        </w:rPr>
        <w:t xml:space="preserve"> </w:t>
      </w:r>
      <w:proofErr w:type="spellStart"/>
      <w:r w:rsidRPr="00A67B42">
        <w:rPr>
          <w:rFonts w:ascii="Times New Roman" w:eastAsia="Times New Roman" w:hAnsi="Times New Roman" w:cs="Times New Roman"/>
          <w:sz w:val="24"/>
          <w:szCs w:val="24"/>
          <w:lang w:val="en-ID" w:eastAsia="en-ID"/>
        </w:rPr>
        <w:t>lengkap</w:t>
      </w:r>
      <w:proofErr w:type="spellEnd"/>
      <w:r w:rsidRPr="00A67B42">
        <w:rPr>
          <w:rFonts w:ascii="Times New Roman" w:eastAsia="Times New Roman" w:hAnsi="Times New Roman" w:cs="Times New Roman"/>
          <w:sz w:val="24"/>
          <w:szCs w:val="24"/>
          <w:lang w:val="en-ID" w:eastAsia="en-ID"/>
        </w:rPr>
        <w:t xml:space="preserve"> dan </w:t>
      </w:r>
      <w:proofErr w:type="spellStart"/>
      <w:r w:rsidRPr="00A67B42">
        <w:rPr>
          <w:rFonts w:ascii="Times New Roman" w:eastAsia="Times New Roman" w:hAnsi="Times New Roman" w:cs="Times New Roman"/>
          <w:sz w:val="24"/>
          <w:szCs w:val="24"/>
          <w:lang w:val="en-ID" w:eastAsia="en-ID"/>
        </w:rPr>
        <w:t>aman</w:t>
      </w:r>
      <w:proofErr w:type="spellEnd"/>
      <w:r w:rsidRPr="00A67B42">
        <w:rPr>
          <w:rFonts w:ascii="Times New Roman" w:eastAsia="Times New Roman" w:hAnsi="Times New Roman" w:cs="Times New Roman"/>
          <w:sz w:val="24"/>
          <w:szCs w:val="24"/>
          <w:lang w:val="en-ID" w:eastAsia="en-ID"/>
        </w:rPr>
        <w:t xml:space="preserve">. </w:t>
      </w:r>
      <w:proofErr w:type="spellStart"/>
      <w:r w:rsidRPr="00A67B42">
        <w:rPr>
          <w:rFonts w:ascii="Times New Roman" w:eastAsia="Times New Roman" w:hAnsi="Times New Roman" w:cs="Times New Roman"/>
          <w:sz w:val="24"/>
          <w:szCs w:val="24"/>
          <w:lang w:val="en-ID" w:eastAsia="en-ID"/>
        </w:rPr>
        <w:t>Beberapa</w:t>
      </w:r>
      <w:proofErr w:type="spellEnd"/>
      <w:r w:rsidRPr="00A67B42">
        <w:rPr>
          <w:rFonts w:ascii="Times New Roman" w:eastAsia="Times New Roman" w:hAnsi="Times New Roman" w:cs="Times New Roman"/>
          <w:sz w:val="24"/>
          <w:szCs w:val="24"/>
          <w:lang w:val="en-ID" w:eastAsia="en-ID"/>
        </w:rPr>
        <w:t xml:space="preserve"> saran </w:t>
      </w:r>
      <w:proofErr w:type="spellStart"/>
      <w:r w:rsidRPr="00A67B42">
        <w:rPr>
          <w:rFonts w:ascii="Times New Roman" w:eastAsia="Times New Roman" w:hAnsi="Times New Roman" w:cs="Times New Roman"/>
          <w:sz w:val="24"/>
          <w:szCs w:val="24"/>
          <w:lang w:val="en-ID" w:eastAsia="en-ID"/>
        </w:rPr>
        <w:t>untuk</w:t>
      </w:r>
      <w:proofErr w:type="spellEnd"/>
      <w:r w:rsidRPr="00A67B42">
        <w:rPr>
          <w:rFonts w:ascii="Times New Roman" w:eastAsia="Times New Roman" w:hAnsi="Times New Roman" w:cs="Times New Roman"/>
          <w:sz w:val="24"/>
          <w:szCs w:val="24"/>
          <w:lang w:val="en-ID" w:eastAsia="en-ID"/>
        </w:rPr>
        <w:t xml:space="preserve"> </w:t>
      </w:r>
      <w:proofErr w:type="spellStart"/>
      <w:r w:rsidRPr="00A67B42">
        <w:rPr>
          <w:rFonts w:ascii="Times New Roman" w:eastAsia="Times New Roman" w:hAnsi="Times New Roman" w:cs="Times New Roman"/>
          <w:sz w:val="24"/>
          <w:szCs w:val="24"/>
          <w:lang w:val="en-ID" w:eastAsia="en-ID"/>
        </w:rPr>
        <w:t>pengembangan</w:t>
      </w:r>
      <w:proofErr w:type="spellEnd"/>
      <w:r w:rsidRPr="00A67B42">
        <w:rPr>
          <w:rFonts w:ascii="Times New Roman" w:eastAsia="Times New Roman" w:hAnsi="Times New Roman" w:cs="Times New Roman"/>
          <w:sz w:val="24"/>
          <w:szCs w:val="24"/>
          <w:lang w:val="en-ID" w:eastAsia="en-ID"/>
        </w:rPr>
        <w:t xml:space="preserve"> </w:t>
      </w:r>
      <w:proofErr w:type="spellStart"/>
      <w:r w:rsidRPr="00A67B42">
        <w:rPr>
          <w:rFonts w:ascii="Times New Roman" w:eastAsia="Times New Roman" w:hAnsi="Times New Roman" w:cs="Times New Roman"/>
          <w:sz w:val="24"/>
          <w:szCs w:val="24"/>
          <w:lang w:val="en-ID" w:eastAsia="en-ID"/>
        </w:rPr>
        <w:t>berikutnya</w:t>
      </w:r>
      <w:proofErr w:type="spellEnd"/>
      <w:r w:rsidRPr="00A67B42">
        <w:rPr>
          <w:rFonts w:ascii="Times New Roman" w:eastAsia="Times New Roman" w:hAnsi="Times New Roman" w:cs="Times New Roman"/>
          <w:sz w:val="24"/>
          <w:szCs w:val="24"/>
          <w:lang w:val="en-ID" w:eastAsia="en-ID"/>
        </w:rPr>
        <w:t xml:space="preserve"> </w:t>
      </w:r>
      <w:proofErr w:type="spellStart"/>
      <w:r w:rsidRPr="00A67B42">
        <w:rPr>
          <w:rFonts w:ascii="Times New Roman" w:eastAsia="Times New Roman" w:hAnsi="Times New Roman" w:cs="Times New Roman"/>
          <w:sz w:val="24"/>
          <w:szCs w:val="24"/>
          <w:lang w:val="en-ID" w:eastAsia="en-ID"/>
        </w:rPr>
        <w:t>adalah</w:t>
      </w:r>
      <w:proofErr w:type="spellEnd"/>
      <w:r w:rsidRPr="00A67B42">
        <w:rPr>
          <w:rFonts w:ascii="Times New Roman" w:eastAsia="Times New Roman" w:hAnsi="Times New Roman" w:cs="Times New Roman"/>
          <w:sz w:val="24"/>
          <w:szCs w:val="24"/>
          <w:lang w:val="en-ID" w:eastAsia="en-ID"/>
        </w:rPr>
        <w:t>:</w:t>
      </w:r>
    </w:p>
    <w:p w14:paraId="5E1A1482" w14:textId="77777777" w:rsidR="00A67B42" w:rsidRPr="00A67B42" w:rsidRDefault="00A67B42" w:rsidP="00487377">
      <w:pPr>
        <w:numPr>
          <w:ilvl w:val="0"/>
          <w:numId w:val="41"/>
        </w:numPr>
        <w:spacing w:before="100" w:beforeAutospacing="1" w:after="100" w:afterAutospacing="1" w:line="240" w:lineRule="auto"/>
        <w:rPr>
          <w:rFonts w:ascii="Times New Roman" w:eastAsia="Times New Roman" w:hAnsi="Times New Roman" w:cs="Times New Roman"/>
          <w:sz w:val="24"/>
          <w:szCs w:val="24"/>
          <w:lang w:val="en-ID" w:eastAsia="en-ID"/>
        </w:rPr>
      </w:pPr>
      <w:proofErr w:type="spellStart"/>
      <w:r w:rsidRPr="00A67B42">
        <w:rPr>
          <w:rFonts w:ascii="Times New Roman" w:eastAsia="Times New Roman" w:hAnsi="Times New Roman" w:cs="Times New Roman"/>
          <w:b/>
          <w:bCs/>
          <w:sz w:val="24"/>
          <w:szCs w:val="24"/>
          <w:lang w:val="en-ID" w:eastAsia="en-ID"/>
        </w:rPr>
        <w:t>Keamanan</w:t>
      </w:r>
      <w:proofErr w:type="spellEnd"/>
      <w:r w:rsidRPr="00A67B42">
        <w:rPr>
          <w:rFonts w:ascii="Times New Roman" w:eastAsia="Times New Roman" w:hAnsi="Times New Roman" w:cs="Times New Roman"/>
          <w:b/>
          <w:bCs/>
          <w:sz w:val="24"/>
          <w:szCs w:val="24"/>
          <w:lang w:val="en-ID" w:eastAsia="en-ID"/>
        </w:rPr>
        <w:t xml:space="preserve"> </w:t>
      </w:r>
      <w:proofErr w:type="spellStart"/>
      <w:r w:rsidRPr="00A67B42">
        <w:rPr>
          <w:rFonts w:ascii="Times New Roman" w:eastAsia="Times New Roman" w:hAnsi="Times New Roman" w:cs="Times New Roman"/>
          <w:b/>
          <w:bCs/>
          <w:sz w:val="24"/>
          <w:szCs w:val="24"/>
          <w:lang w:val="en-ID" w:eastAsia="en-ID"/>
        </w:rPr>
        <w:t>akun</w:t>
      </w:r>
      <w:proofErr w:type="spellEnd"/>
      <w:r w:rsidRPr="00A67B42">
        <w:rPr>
          <w:rFonts w:ascii="Times New Roman" w:eastAsia="Times New Roman" w:hAnsi="Times New Roman" w:cs="Times New Roman"/>
          <w:b/>
          <w:bCs/>
          <w:sz w:val="24"/>
          <w:szCs w:val="24"/>
          <w:lang w:val="en-ID" w:eastAsia="en-ID"/>
        </w:rPr>
        <w:t>.</w:t>
      </w:r>
      <w:r w:rsidRPr="00A67B42">
        <w:rPr>
          <w:rFonts w:ascii="Times New Roman" w:eastAsia="Times New Roman" w:hAnsi="Times New Roman" w:cs="Times New Roman"/>
          <w:sz w:val="24"/>
          <w:szCs w:val="24"/>
          <w:lang w:val="en-ID" w:eastAsia="en-ID"/>
        </w:rPr>
        <w:t xml:space="preserve"> Password </w:t>
      </w:r>
      <w:proofErr w:type="spellStart"/>
      <w:r w:rsidRPr="00A67B42">
        <w:rPr>
          <w:rFonts w:ascii="Times New Roman" w:eastAsia="Times New Roman" w:hAnsi="Times New Roman" w:cs="Times New Roman"/>
          <w:sz w:val="24"/>
          <w:szCs w:val="24"/>
          <w:lang w:val="en-ID" w:eastAsia="en-ID"/>
        </w:rPr>
        <w:t>sebaiknya</w:t>
      </w:r>
      <w:proofErr w:type="spellEnd"/>
      <w:r w:rsidRPr="00A67B42">
        <w:rPr>
          <w:rFonts w:ascii="Times New Roman" w:eastAsia="Times New Roman" w:hAnsi="Times New Roman" w:cs="Times New Roman"/>
          <w:sz w:val="24"/>
          <w:szCs w:val="24"/>
          <w:lang w:val="en-ID" w:eastAsia="en-ID"/>
        </w:rPr>
        <w:t xml:space="preserve"> </w:t>
      </w:r>
      <w:proofErr w:type="spellStart"/>
      <w:r w:rsidRPr="00A67B42">
        <w:rPr>
          <w:rFonts w:ascii="Times New Roman" w:eastAsia="Times New Roman" w:hAnsi="Times New Roman" w:cs="Times New Roman"/>
          <w:sz w:val="24"/>
          <w:szCs w:val="24"/>
          <w:lang w:val="en-ID" w:eastAsia="en-ID"/>
        </w:rPr>
        <w:t>disimpan</w:t>
      </w:r>
      <w:proofErr w:type="spellEnd"/>
      <w:r w:rsidRPr="00A67B42">
        <w:rPr>
          <w:rFonts w:ascii="Times New Roman" w:eastAsia="Times New Roman" w:hAnsi="Times New Roman" w:cs="Times New Roman"/>
          <w:sz w:val="24"/>
          <w:szCs w:val="24"/>
          <w:lang w:val="en-ID" w:eastAsia="en-ID"/>
        </w:rPr>
        <w:t xml:space="preserve"> </w:t>
      </w:r>
      <w:proofErr w:type="spellStart"/>
      <w:r w:rsidRPr="00A67B42">
        <w:rPr>
          <w:rFonts w:ascii="Times New Roman" w:eastAsia="Times New Roman" w:hAnsi="Times New Roman" w:cs="Times New Roman"/>
          <w:sz w:val="24"/>
          <w:szCs w:val="24"/>
          <w:lang w:val="en-ID" w:eastAsia="en-ID"/>
        </w:rPr>
        <w:t>dalam</w:t>
      </w:r>
      <w:proofErr w:type="spellEnd"/>
      <w:r w:rsidRPr="00A67B42">
        <w:rPr>
          <w:rFonts w:ascii="Times New Roman" w:eastAsia="Times New Roman" w:hAnsi="Times New Roman" w:cs="Times New Roman"/>
          <w:sz w:val="24"/>
          <w:szCs w:val="24"/>
          <w:lang w:val="en-ID" w:eastAsia="en-ID"/>
        </w:rPr>
        <w:t xml:space="preserve"> </w:t>
      </w:r>
      <w:proofErr w:type="spellStart"/>
      <w:r w:rsidRPr="00A67B42">
        <w:rPr>
          <w:rFonts w:ascii="Times New Roman" w:eastAsia="Times New Roman" w:hAnsi="Times New Roman" w:cs="Times New Roman"/>
          <w:sz w:val="24"/>
          <w:szCs w:val="24"/>
          <w:lang w:val="en-ID" w:eastAsia="en-ID"/>
        </w:rPr>
        <w:t>bentuk</w:t>
      </w:r>
      <w:proofErr w:type="spellEnd"/>
      <w:r w:rsidRPr="00A67B42">
        <w:rPr>
          <w:rFonts w:ascii="Times New Roman" w:eastAsia="Times New Roman" w:hAnsi="Times New Roman" w:cs="Times New Roman"/>
          <w:sz w:val="24"/>
          <w:szCs w:val="24"/>
          <w:lang w:val="en-ID" w:eastAsia="en-ID"/>
        </w:rPr>
        <w:t xml:space="preserve"> </w:t>
      </w:r>
      <w:proofErr w:type="spellStart"/>
      <w:r w:rsidRPr="00A67B42">
        <w:rPr>
          <w:rFonts w:ascii="Times New Roman" w:eastAsia="Times New Roman" w:hAnsi="Times New Roman" w:cs="Times New Roman"/>
          <w:sz w:val="24"/>
          <w:szCs w:val="24"/>
          <w:lang w:val="en-ID" w:eastAsia="en-ID"/>
        </w:rPr>
        <w:t>terenkripsi</w:t>
      </w:r>
      <w:proofErr w:type="spellEnd"/>
      <w:r w:rsidRPr="00A67B42">
        <w:rPr>
          <w:rFonts w:ascii="Times New Roman" w:eastAsia="Times New Roman" w:hAnsi="Times New Roman" w:cs="Times New Roman"/>
          <w:sz w:val="24"/>
          <w:szCs w:val="24"/>
          <w:lang w:val="en-ID" w:eastAsia="en-ID"/>
        </w:rPr>
        <w:t xml:space="preserve"> (</w:t>
      </w:r>
      <w:r w:rsidRPr="00A67B42">
        <w:rPr>
          <w:rFonts w:ascii="Times New Roman" w:eastAsia="Times New Roman" w:hAnsi="Times New Roman" w:cs="Times New Roman"/>
          <w:i/>
          <w:iCs/>
          <w:sz w:val="24"/>
          <w:szCs w:val="24"/>
          <w:lang w:val="en-ID" w:eastAsia="en-ID"/>
        </w:rPr>
        <w:t>hash</w:t>
      </w:r>
      <w:r w:rsidRPr="00A67B42">
        <w:rPr>
          <w:rFonts w:ascii="Times New Roman" w:eastAsia="Times New Roman" w:hAnsi="Times New Roman" w:cs="Times New Roman"/>
          <w:sz w:val="24"/>
          <w:szCs w:val="24"/>
          <w:lang w:val="en-ID" w:eastAsia="en-ID"/>
        </w:rPr>
        <w:t xml:space="preserve">) dan </w:t>
      </w:r>
      <w:proofErr w:type="spellStart"/>
      <w:r w:rsidRPr="00A67B42">
        <w:rPr>
          <w:rFonts w:ascii="Times New Roman" w:eastAsia="Times New Roman" w:hAnsi="Times New Roman" w:cs="Times New Roman"/>
          <w:sz w:val="24"/>
          <w:szCs w:val="24"/>
          <w:lang w:val="en-ID" w:eastAsia="en-ID"/>
        </w:rPr>
        <w:t>ditambah</w:t>
      </w:r>
      <w:proofErr w:type="spellEnd"/>
      <w:r w:rsidRPr="00A67B42">
        <w:rPr>
          <w:rFonts w:ascii="Times New Roman" w:eastAsia="Times New Roman" w:hAnsi="Times New Roman" w:cs="Times New Roman"/>
          <w:sz w:val="24"/>
          <w:szCs w:val="24"/>
          <w:lang w:val="en-ID" w:eastAsia="en-ID"/>
        </w:rPr>
        <w:t xml:space="preserve"> </w:t>
      </w:r>
      <w:proofErr w:type="spellStart"/>
      <w:r w:rsidRPr="00A67B42">
        <w:rPr>
          <w:rFonts w:ascii="Times New Roman" w:eastAsia="Times New Roman" w:hAnsi="Times New Roman" w:cs="Times New Roman"/>
          <w:sz w:val="24"/>
          <w:szCs w:val="24"/>
          <w:lang w:val="en-ID" w:eastAsia="en-ID"/>
        </w:rPr>
        <w:t>fitur</w:t>
      </w:r>
      <w:proofErr w:type="spellEnd"/>
      <w:r w:rsidRPr="00A67B42">
        <w:rPr>
          <w:rFonts w:ascii="Times New Roman" w:eastAsia="Times New Roman" w:hAnsi="Times New Roman" w:cs="Times New Roman"/>
          <w:sz w:val="24"/>
          <w:szCs w:val="24"/>
          <w:lang w:val="en-ID" w:eastAsia="en-ID"/>
        </w:rPr>
        <w:t xml:space="preserve"> </w:t>
      </w:r>
      <w:proofErr w:type="spellStart"/>
      <w:r w:rsidRPr="00A67B42">
        <w:rPr>
          <w:rFonts w:ascii="Times New Roman" w:eastAsia="Times New Roman" w:hAnsi="Times New Roman" w:cs="Times New Roman"/>
          <w:sz w:val="24"/>
          <w:szCs w:val="24"/>
          <w:lang w:val="en-ID" w:eastAsia="en-ID"/>
        </w:rPr>
        <w:t>ubah</w:t>
      </w:r>
      <w:proofErr w:type="spellEnd"/>
      <w:r w:rsidRPr="00A67B42">
        <w:rPr>
          <w:rFonts w:ascii="Times New Roman" w:eastAsia="Times New Roman" w:hAnsi="Times New Roman" w:cs="Times New Roman"/>
          <w:sz w:val="24"/>
          <w:szCs w:val="24"/>
          <w:lang w:val="en-ID" w:eastAsia="en-ID"/>
        </w:rPr>
        <w:t xml:space="preserve"> password agar </w:t>
      </w:r>
      <w:proofErr w:type="spellStart"/>
      <w:r w:rsidRPr="00A67B42">
        <w:rPr>
          <w:rFonts w:ascii="Times New Roman" w:eastAsia="Times New Roman" w:hAnsi="Times New Roman" w:cs="Times New Roman"/>
          <w:sz w:val="24"/>
          <w:szCs w:val="24"/>
          <w:lang w:val="en-ID" w:eastAsia="en-ID"/>
        </w:rPr>
        <w:t>akun</w:t>
      </w:r>
      <w:proofErr w:type="spellEnd"/>
      <w:r w:rsidRPr="00A67B42">
        <w:rPr>
          <w:rFonts w:ascii="Times New Roman" w:eastAsia="Times New Roman" w:hAnsi="Times New Roman" w:cs="Times New Roman"/>
          <w:sz w:val="24"/>
          <w:szCs w:val="24"/>
          <w:lang w:val="en-ID" w:eastAsia="en-ID"/>
        </w:rPr>
        <w:t xml:space="preserve"> </w:t>
      </w:r>
      <w:proofErr w:type="spellStart"/>
      <w:r w:rsidRPr="00A67B42">
        <w:rPr>
          <w:rFonts w:ascii="Times New Roman" w:eastAsia="Times New Roman" w:hAnsi="Times New Roman" w:cs="Times New Roman"/>
          <w:sz w:val="24"/>
          <w:szCs w:val="24"/>
          <w:lang w:val="en-ID" w:eastAsia="en-ID"/>
        </w:rPr>
        <w:t>lebih</w:t>
      </w:r>
      <w:proofErr w:type="spellEnd"/>
      <w:r w:rsidRPr="00A67B42">
        <w:rPr>
          <w:rFonts w:ascii="Times New Roman" w:eastAsia="Times New Roman" w:hAnsi="Times New Roman" w:cs="Times New Roman"/>
          <w:sz w:val="24"/>
          <w:szCs w:val="24"/>
          <w:lang w:val="en-ID" w:eastAsia="en-ID"/>
        </w:rPr>
        <w:t xml:space="preserve"> </w:t>
      </w:r>
      <w:proofErr w:type="spellStart"/>
      <w:r w:rsidRPr="00A67B42">
        <w:rPr>
          <w:rFonts w:ascii="Times New Roman" w:eastAsia="Times New Roman" w:hAnsi="Times New Roman" w:cs="Times New Roman"/>
          <w:sz w:val="24"/>
          <w:szCs w:val="24"/>
          <w:lang w:val="en-ID" w:eastAsia="en-ID"/>
        </w:rPr>
        <w:t>terlindungi</w:t>
      </w:r>
      <w:proofErr w:type="spellEnd"/>
      <w:r w:rsidRPr="00A67B42">
        <w:rPr>
          <w:rFonts w:ascii="Times New Roman" w:eastAsia="Times New Roman" w:hAnsi="Times New Roman" w:cs="Times New Roman"/>
          <w:sz w:val="24"/>
          <w:szCs w:val="24"/>
          <w:lang w:val="en-ID" w:eastAsia="en-ID"/>
        </w:rPr>
        <w:t>.</w:t>
      </w:r>
    </w:p>
    <w:p w14:paraId="29919DB6" w14:textId="77777777" w:rsidR="00A67B42" w:rsidRPr="00A67B42" w:rsidRDefault="00A67B42" w:rsidP="00487377">
      <w:pPr>
        <w:numPr>
          <w:ilvl w:val="0"/>
          <w:numId w:val="41"/>
        </w:numPr>
        <w:spacing w:before="100" w:beforeAutospacing="1" w:after="100" w:afterAutospacing="1" w:line="240" w:lineRule="auto"/>
        <w:rPr>
          <w:rFonts w:ascii="Times New Roman" w:eastAsia="Times New Roman" w:hAnsi="Times New Roman" w:cs="Times New Roman"/>
          <w:sz w:val="24"/>
          <w:szCs w:val="24"/>
          <w:lang w:val="en-ID" w:eastAsia="en-ID"/>
        </w:rPr>
      </w:pPr>
      <w:proofErr w:type="spellStart"/>
      <w:r w:rsidRPr="00A67B42">
        <w:rPr>
          <w:rFonts w:ascii="Times New Roman" w:eastAsia="Times New Roman" w:hAnsi="Times New Roman" w:cs="Times New Roman"/>
          <w:b/>
          <w:bCs/>
          <w:sz w:val="24"/>
          <w:szCs w:val="24"/>
          <w:lang w:val="en-ID" w:eastAsia="en-ID"/>
        </w:rPr>
        <w:t>Notifikasi</w:t>
      </w:r>
      <w:proofErr w:type="spellEnd"/>
      <w:r w:rsidRPr="00A67B42">
        <w:rPr>
          <w:rFonts w:ascii="Times New Roman" w:eastAsia="Times New Roman" w:hAnsi="Times New Roman" w:cs="Times New Roman"/>
          <w:b/>
          <w:bCs/>
          <w:sz w:val="24"/>
          <w:szCs w:val="24"/>
          <w:lang w:val="en-ID" w:eastAsia="en-ID"/>
        </w:rPr>
        <w:t xml:space="preserve"> status </w:t>
      </w:r>
      <w:proofErr w:type="spellStart"/>
      <w:r w:rsidRPr="00A67B42">
        <w:rPr>
          <w:rFonts w:ascii="Times New Roman" w:eastAsia="Times New Roman" w:hAnsi="Times New Roman" w:cs="Times New Roman"/>
          <w:b/>
          <w:bCs/>
          <w:sz w:val="24"/>
          <w:szCs w:val="24"/>
          <w:lang w:val="en-ID" w:eastAsia="en-ID"/>
        </w:rPr>
        <w:t>laporan</w:t>
      </w:r>
      <w:proofErr w:type="spellEnd"/>
      <w:r w:rsidRPr="00A67B42">
        <w:rPr>
          <w:rFonts w:ascii="Times New Roman" w:eastAsia="Times New Roman" w:hAnsi="Times New Roman" w:cs="Times New Roman"/>
          <w:b/>
          <w:bCs/>
          <w:sz w:val="24"/>
          <w:szCs w:val="24"/>
          <w:lang w:val="en-ID" w:eastAsia="en-ID"/>
        </w:rPr>
        <w:t>.</w:t>
      </w:r>
      <w:r w:rsidRPr="00A67B42">
        <w:rPr>
          <w:rFonts w:ascii="Times New Roman" w:eastAsia="Times New Roman" w:hAnsi="Times New Roman" w:cs="Times New Roman"/>
          <w:sz w:val="24"/>
          <w:szCs w:val="24"/>
          <w:lang w:val="en-ID" w:eastAsia="en-ID"/>
        </w:rPr>
        <w:t xml:space="preserve"> </w:t>
      </w:r>
      <w:proofErr w:type="spellStart"/>
      <w:r w:rsidRPr="00A67B42">
        <w:rPr>
          <w:rFonts w:ascii="Times New Roman" w:eastAsia="Times New Roman" w:hAnsi="Times New Roman" w:cs="Times New Roman"/>
          <w:sz w:val="24"/>
          <w:szCs w:val="24"/>
          <w:lang w:val="en-ID" w:eastAsia="en-ID"/>
        </w:rPr>
        <w:t>Siswa</w:t>
      </w:r>
      <w:proofErr w:type="spellEnd"/>
      <w:r w:rsidRPr="00A67B42">
        <w:rPr>
          <w:rFonts w:ascii="Times New Roman" w:eastAsia="Times New Roman" w:hAnsi="Times New Roman" w:cs="Times New Roman"/>
          <w:sz w:val="24"/>
          <w:szCs w:val="24"/>
          <w:lang w:val="en-ID" w:eastAsia="en-ID"/>
        </w:rPr>
        <w:t xml:space="preserve"> </w:t>
      </w:r>
      <w:proofErr w:type="spellStart"/>
      <w:r w:rsidRPr="00A67B42">
        <w:rPr>
          <w:rFonts w:ascii="Times New Roman" w:eastAsia="Times New Roman" w:hAnsi="Times New Roman" w:cs="Times New Roman"/>
          <w:sz w:val="24"/>
          <w:szCs w:val="24"/>
          <w:lang w:val="en-ID" w:eastAsia="en-ID"/>
        </w:rPr>
        <w:t>perlu</w:t>
      </w:r>
      <w:proofErr w:type="spellEnd"/>
      <w:r w:rsidRPr="00A67B42">
        <w:rPr>
          <w:rFonts w:ascii="Times New Roman" w:eastAsia="Times New Roman" w:hAnsi="Times New Roman" w:cs="Times New Roman"/>
          <w:sz w:val="24"/>
          <w:szCs w:val="24"/>
          <w:lang w:val="en-ID" w:eastAsia="en-ID"/>
        </w:rPr>
        <w:t xml:space="preserve"> </w:t>
      </w:r>
      <w:proofErr w:type="spellStart"/>
      <w:r w:rsidRPr="00A67B42">
        <w:rPr>
          <w:rFonts w:ascii="Times New Roman" w:eastAsia="Times New Roman" w:hAnsi="Times New Roman" w:cs="Times New Roman"/>
          <w:sz w:val="24"/>
          <w:szCs w:val="24"/>
          <w:lang w:val="en-ID" w:eastAsia="en-ID"/>
        </w:rPr>
        <w:t>mendapat</w:t>
      </w:r>
      <w:proofErr w:type="spellEnd"/>
      <w:r w:rsidRPr="00A67B42">
        <w:rPr>
          <w:rFonts w:ascii="Times New Roman" w:eastAsia="Times New Roman" w:hAnsi="Times New Roman" w:cs="Times New Roman"/>
          <w:sz w:val="24"/>
          <w:szCs w:val="24"/>
          <w:lang w:val="en-ID" w:eastAsia="en-ID"/>
        </w:rPr>
        <w:t xml:space="preserve"> </w:t>
      </w:r>
      <w:proofErr w:type="spellStart"/>
      <w:r w:rsidRPr="00A67B42">
        <w:rPr>
          <w:rFonts w:ascii="Times New Roman" w:eastAsia="Times New Roman" w:hAnsi="Times New Roman" w:cs="Times New Roman"/>
          <w:sz w:val="24"/>
          <w:szCs w:val="24"/>
          <w:lang w:val="en-ID" w:eastAsia="en-ID"/>
        </w:rPr>
        <w:t>pemberitahuan</w:t>
      </w:r>
      <w:proofErr w:type="spellEnd"/>
      <w:r w:rsidRPr="00A67B42">
        <w:rPr>
          <w:rFonts w:ascii="Times New Roman" w:eastAsia="Times New Roman" w:hAnsi="Times New Roman" w:cs="Times New Roman"/>
          <w:sz w:val="24"/>
          <w:szCs w:val="24"/>
          <w:lang w:val="en-ID" w:eastAsia="en-ID"/>
        </w:rPr>
        <w:t xml:space="preserve"> </w:t>
      </w:r>
      <w:proofErr w:type="spellStart"/>
      <w:r w:rsidRPr="00A67B42">
        <w:rPr>
          <w:rFonts w:ascii="Times New Roman" w:eastAsia="Times New Roman" w:hAnsi="Times New Roman" w:cs="Times New Roman"/>
          <w:sz w:val="24"/>
          <w:szCs w:val="24"/>
          <w:lang w:val="en-ID" w:eastAsia="en-ID"/>
        </w:rPr>
        <w:t>otomatis</w:t>
      </w:r>
      <w:proofErr w:type="spellEnd"/>
      <w:r w:rsidRPr="00A67B42">
        <w:rPr>
          <w:rFonts w:ascii="Times New Roman" w:eastAsia="Times New Roman" w:hAnsi="Times New Roman" w:cs="Times New Roman"/>
          <w:sz w:val="24"/>
          <w:szCs w:val="24"/>
          <w:lang w:val="en-ID" w:eastAsia="en-ID"/>
        </w:rPr>
        <w:t xml:space="preserve">, </w:t>
      </w:r>
      <w:proofErr w:type="spellStart"/>
      <w:r w:rsidRPr="00A67B42">
        <w:rPr>
          <w:rFonts w:ascii="Times New Roman" w:eastAsia="Times New Roman" w:hAnsi="Times New Roman" w:cs="Times New Roman"/>
          <w:sz w:val="24"/>
          <w:szCs w:val="24"/>
          <w:lang w:val="en-ID" w:eastAsia="en-ID"/>
        </w:rPr>
        <w:t>misalnya</w:t>
      </w:r>
      <w:proofErr w:type="spellEnd"/>
      <w:r w:rsidRPr="00A67B42">
        <w:rPr>
          <w:rFonts w:ascii="Times New Roman" w:eastAsia="Times New Roman" w:hAnsi="Times New Roman" w:cs="Times New Roman"/>
          <w:sz w:val="24"/>
          <w:szCs w:val="24"/>
          <w:lang w:val="en-ID" w:eastAsia="en-ID"/>
        </w:rPr>
        <w:t xml:space="preserve"> </w:t>
      </w:r>
      <w:proofErr w:type="spellStart"/>
      <w:r w:rsidRPr="00A67B42">
        <w:rPr>
          <w:rFonts w:ascii="Times New Roman" w:eastAsia="Times New Roman" w:hAnsi="Times New Roman" w:cs="Times New Roman"/>
          <w:sz w:val="24"/>
          <w:szCs w:val="24"/>
          <w:lang w:val="en-ID" w:eastAsia="en-ID"/>
        </w:rPr>
        <w:t>melalui</w:t>
      </w:r>
      <w:proofErr w:type="spellEnd"/>
      <w:r w:rsidRPr="00A67B42">
        <w:rPr>
          <w:rFonts w:ascii="Times New Roman" w:eastAsia="Times New Roman" w:hAnsi="Times New Roman" w:cs="Times New Roman"/>
          <w:sz w:val="24"/>
          <w:szCs w:val="24"/>
          <w:lang w:val="en-ID" w:eastAsia="en-ID"/>
        </w:rPr>
        <w:t xml:space="preserve"> email </w:t>
      </w:r>
      <w:proofErr w:type="spellStart"/>
      <w:r w:rsidRPr="00A67B42">
        <w:rPr>
          <w:rFonts w:ascii="Times New Roman" w:eastAsia="Times New Roman" w:hAnsi="Times New Roman" w:cs="Times New Roman"/>
          <w:sz w:val="24"/>
          <w:szCs w:val="24"/>
          <w:lang w:val="en-ID" w:eastAsia="en-ID"/>
        </w:rPr>
        <w:t>atau</w:t>
      </w:r>
      <w:proofErr w:type="spellEnd"/>
      <w:r w:rsidRPr="00A67B42">
        <w:rPr>
          <w:rFonts w:ascii="Times New Roman" w:eastAsia="Times New Roman" w:hAnsi="Times New Roman" w:cs="Times New Roman"/>
          <w:sz w:val="24"/>
          <w:szCs w:val="24"/>
          <w:lang w:val="en-ID" w:eastAsia="en-ID"/>
        </w:rPr>
        <w:t xml:space="preserve"> WhatsApp, </w:t>
      </w:r>
      <w:proofErr w:type="spellStart"/>
      <w:r w:rsidRPr="00A67B42">
        <w:rPr>
          <w:rFonts w:ascii="Times New Roman" w:eastAsia="Times New Roman" w:hAnsi="Times New Roman" w:cs="Times New Roman"/>
          <w:sz w:val="24"/>
          <w:szCs w:val="24"/>
          <w:lang w:val="en-ID" w:eastAsia="en-ID"/>
        </w:rPr>
        <w:t>saat</w:t>
      </w:r>
      <w:proofErr w:type="spellEnd"/>
      <w:r w:rsidRPr="00A67B42">
        <w:rPr>
          <w:rFonts w:ascii="Times New Roman" w:eastAsia="Times New Roman" w:hAnsi="Times New Roman" w:cs="Times New Roman"/>
          <w:sz w:val="24"/>
          <w:szCs w:val="24"/>
          <w:lang w:val="en-ID" w:eastAsia="en-ID"/>
        </w:rPr>
        <w:t xml:space="preserve"> status </w:t>
      </w:r>
      <w:proofErr w:type="spellStart"/>
      <w:r w:rsidRPr="00A67B42">
        <w:rPr>
          <w:rFonts w:ascii="Times New Roman" w:eastAsia="Times New Roman" w:hAnsi="Times New Roman" w:cs="Times New Roman"/>
          <w:sz w:val="24"/>
          <w:szCs w:val="24"/>
          <w:lang w:val="en-ID" w:eastAsia="en-ID"/>
        </w:rPr>
        <w:t>laporannya</w:t>
      </w:r>
      <w:proofErr w:type="spellEnd"/>
      <w:r w:rsidRPr="00A67B42">
        <w:rPr>
          <w:rFonts w:ascii="Times New Roman" w:eastAsia="Times New Roman" w:hAnsi="Times New Roman" w:cs="Times New Roman"/>
          <w:sz w:val="24"/>
          <w:szCs w:val="24"/>
          <w:lang w:val="en-ID" w:eastAsia="en-ID"/>
        </w:rPr>
        <w:t xml:space="preserve"> </w:t>
      </w:r>
      <w:proofErr w:type="spellStart"/>
      <w:r w:rsidRPr="00A67B42">
        <w:rPr>
          <w:rFonts w:ascii="Times New Roman" w:eastAsia="Times New Roman" w:hAnsi="Times New Roman" w:cs="Times New Roman"/>
          <w:sz w:val="24"/>
          <w:szCs w:val="24"/>
          <w:lang w:val="en-ID" w:eastAsia="en-ID"/>
        </w:rPr>
        <w:t>berubah</w:t>
      </w:r>
      <w:proofErr w:type="spellEnd"/>
      <w:r w:rsidRPr="00A67B42">
        <w:rPr>
          <w:rFonts w:ascii="Times New Roman" w:eastAsia="Times New Roman" w:hAnsi="Times New Roman" w:cs="Times New Roman"/>
          <w:sz w:val="24"/>
          <w:szCs w:val="24"/>
          <w:lang w:val="en-ID" w:eastAsia="en-ID"/>
        </w:rPr>
        <w:t>.</w:t>
      </w:r>
    </w:p>
    <w:p w14:paraId="525C2AD4" w14:textId="77777777" w:rsidR="00A67B42" w:rsidRPr="00A67B42" w:rsidRDefault="00A67B42" w:rsidP="00487377">
      <w:pPr>
        <w:numPr>
          <w:ilvl w:val="0"/>
          <w:numId w:val="41"/>
        </w:numPr>
        <w:spacing w:before="100" w:beforeAutospacing="1" w:after="100" w:afterAutospacing="1" w:line="240" w:lineRule="auto"/>
        <w:rPr>
          <w:rFonts w:ascii="Times New Roman" w:eastAsia="Times New Roman" w:hAnsi="Times New Roman" w:cs="Times New Roman"/>
          <w:sz w:val="24"/>
          <w:szCs w:val="24"/>
          <w:lang w:val="en-ID" w:eastAsia="en-ID"/>
        </w:rPr>
      </w:pPr>
      <w:proofErr w:type="spellStart"/>
      <w:r w:rsidRPr="00A67B42">
        <w:rPr>
          <w:rFonts w:ascii="Times New Roman" w:eastAsia="Times New Roman" w:hAnsi="Times New Roman" w:cs="Times New Roman"/>
          <w:b/>
          <w:bCs/>
          <w:sz w:val="24"/>
          <w:szCs w:val="24"/>
          <w:lang w:val="en-ID" w:eastAsia="en-ID"/>
        </w:rPr>
        <w:t>Ubah</w:t>
      </w:r>
      <w:proofErr w:type="spellEnd"/>
      <w:r w:rsidRPr="00A67B42">
        <w:rPr>
          <w:rFonts w:ascii="Times New Roman" w:eastAsia="Times New Roman" w:hAnsi="Times New Roman" w:cs="Times New Roman"/>
          <w:b/>
          <w:bCs/>
          <w:sz w:val="24"/>
          <w:szCs w:val="24"/>
          <w:lang w:val="en-ID" w:eastAsia="en-ID"/>
        </w:rPr>
        <w:t xml:space="preserve"> dan </w:t>
      </w:r>
      <w:proofErr w:type="spellStart"/>
      <w:r w:rsidRPr="00A67B42">
        <w:rPr>
          <w:rFonts w:ascii="Times New Roman" w:eastAsia="Times New Roman" w:hAnsi="Times New Roman" w:cs="Times New Roman"/>
          <w:b/>
          <w:bCs/>
          <w:sz w:val="24"/>
          <w:szCs w:val="24"/>
          <w:lang w:val="en-ID" w:eastAsia="en-ID"/>
        </w:rPr>
        <w:t>batalkan</w:t>
      </w:r>
      <w:proofErr w:type="spellEnd"/>
      <w:r w:rsidRPr="00A67B42">
        <w:rPr>
          <w:rFonts w:ascii="Times New Roman" w:eastAsia="Times New Roman" w:hAnsi="Times New Roman" w:cs="Times New Roman"/>
          <w:b/>
          <w:bCs/>
          <w:sz w:val="24"/>
          <w:szCs w:val="24"/>
          <w:lang w:val="en-ID" w:eastAsia="en-ID"/>
        </w:rPr>
        <w:t xml:space="preserve"> </w:t>
      </w:r>
      <w:proofErr w:type="spellStart"/>
      <w:r w:rsidRPr="00A67B42">
        <w:rPr>
          <w:rFonts w:ascii="Times New Roman" w:eastAsia="Times New Roman" w:hAnsi="Times New Roman" w:cs="Times New Roman"/>
          <w:b/>
          <w:bCs/>
          <w:sz w:val="24"/>
          <w:szCs w:val="24"/>
          <w:lang w:val="en-ID" w:eastAsia="en-ID"/>
        </w:rPr>
        <w:t>laporan</w:t>
      </w:r>
      <w:proofErr w:type="spellEnd"/>
      <w:r w:rsidRPr="00A67B42">
        <w:rPr>
          <w:rFonts w:ascii="Times New Roman" w:eastAsia="Times New Roman" w:hAnsi="Times New Roman" w:cs="Times New Roman"/>
          <w:b/>
          <w:bCs/>
          <w:sz w:val="24"/>
          <w:szCs w:val="24"/>
          <w:lang w:val="en-ID" w:eastAsia="en-ID"/>
        </w:rPr>
        <w:t>.</w:t>
      </w:r>
      <w:r w:rsidRPr="00A67B42">
        <w:rPr>
          <w:rFonts w:ascii="Times New Roman" w:eastAsia="Times New Roman" w:hAnsi="Times New Roman" w:cs="Times New Roman"/>
          <w:sz w:val="24"/>
          <w:szCs w:val="24"/>
          <w:lang w:val="en-ID" w:eastAsia="en-ID"/>
        </w:rPr>
        <w:t xml:space="preserve"> </w:t>
      </w:r>
      <w:proofErr w:type="spellStart"/>
      <w:r w:rsidRPr="00A67B42">
        <w:rPr>
          <w:rFonts w:ascii="Times New Roman" w:eastAsia="Times New Roman" w:hAnsi="Times New Roman" w:cs="Times New Roman"/>
          <w:sz w:val="24"/>
          <w:szCs w:val="24"/>
          <w:lang w:val="en-ID" w:eastAsia="en-ID"/>
        </w:rPr>
        <w:t>Siswa</w:t>
      </w:r>
      <w:proofErr w:type="spellEnd"/>
      <w:r w:rsidRPr="00A67B42">
        <w:rPr>
          <w:rFonts w:ascii="Times New Roman" w:eastAsia="Times New Roman" w:hAnsi="Times New Roman" w:cs="Times New Roman"/>
          <w:sz w:val="24"/>
          <w:szCs w:val="24"/>
          <w:lang w:val="en-ID" w:eastAsia="en-ID"/>
        </w:rPr>
        <w:t xml:space="preserve"> </w:t>
      </w:r>
      <w:proofErr w:type="spellStart"/>
      <w:r w:rsidRPr="00A67B42">
        <w:rPr>
          <w:rFonts w:ascii="Times New Roman" w:eastAsia="Times New Roman" w:hAnsi="Times New Roman" w:cs="Times New Roman"/>
          <w:sz w:val="24"/>
          <w:szCs w:val="24"/>
          <w:lang w:val="en-ID" w:eastAsia="en-ID"/>
        </w:rPr>
        <w:t>dapat</w:t>
      </w:r>
      <w:proofErr w:type="spellEnd"/>
      <w:r w:rsidRPr="00A67B42">
        <w:rPr>
          <w:rFonts w:ascii="Times New Roman" w:eastAsia="Times New Roman" w:hAnsi="Times New Roman" w:cs="Times New Roman"/>
          <w:sz w:val="24"/>
          <w:szCs w:val="24"/>
          <w:lang w:val="en-ID" w:eastAsia="en-ID"/>
        </w:rPr>
        <w:t xml:space="preserve"> </w:t>
      </w:r>
      <w:proofErr w:type="spellStart"/>
      <w:r w:rsidRPr="00A67B42">
        <w:rPr>
          <w:rFonts w:ascii="Times New Roman" w:eastAsia="Times New Roman" w:hAnsi="Times New Roman" w:cs="Times New Roman"/>
          <w:sz w:val="24"/>
          <w:szCs w:val="24"/>
          <w:lang w:val="en-ID" w:eastAsia="en-ID"/>
        </w:rPr>
        <w:t>memperbaiki</w:t>
      </w:r>
      <w:proofErr w:type="spellEnd"/>
      <w:r w:rsidRPr="00A67B42">
        <w:rPr>
          <w:rFonts w:ascii="Times New Roman" w:eastAsia="Times New Roman" w:hAnsi="Times New Roman" w:cs="Times New Roman"/>
          <w:sz w:val="24"/>
          <w:szCs w:val="24"/>
          <w:lang w:val="en-ID" w:eastAsia="en-ID"/>
        </w:rPr>
        <w:t xml:space="preserve"> </w:t>
      </w:r>
      <w:proofErr w:type="spellStart"/>
      <w:r w:rsidRPr="00A67B42">
        <w:rPr>
          <w:rFonts w:ascii="Times New Roman" w:eastAsia="Times New Roman" w:hAnsi="Times New Roman" w:cs="Times New Roman"/>
          <w:sz w:val="24"/>
          <w:szCs w:val="24"/>
          <w:lang w:val="en-ID" w:eastAsia="en-ID"/>
        </w:rPr>
        <w:t>atau</w:t>
      </w:r>
      <w:proofErr w:type="spellEnd"/>
      <w:r w:rsidRPr="00A67B42">
        <w:rPr>
          <w:rFonts w:ascii="Times New Roman" w:eastAsia="Times New Roman" w:hAnsi="Times New Roman" w:cs="Times New Roman"/>
          <w:sz w:val="24"/>
          <w:szCs w:val="24"/>
          <w:lang w:val="en-ID" w:eastAsia="en-ID"/>
        </w:rPr>
        <w:t xml:space="preserve"> </w:t>
      </w:r>
      <w:proofErr w:type="spellStart"/>
      <w:r w:rsidRPr="00A67B42">
        <w:rPr>
          <w:rFonts w:ascii="Times New Roman" w:eastAsia="Times New Roman" w:hAnsi="Times New Roman" w:cs="Times New Roman"/>
          <w:sz w:val="24"/>
          <w:szCs w:val="24"/>
          <w:lang w:val="en-ID" w:eastAsia="en-ID"/>
        </w:rPr>
        <w:t>membatalkan</w:t>
      </w:r>
      <w:proofErr w:type="spellEnd"/>
      <w:r w:rsidRPr="00A67B42">
        <w:rPr>
          <w:rFonts w:ascii="Times New Roman" w:eastAsia="Times New Roman" w:hAnsi="Times New Roman" w:cs="Times New Roman"/>
          <w:sz w:val="24"/>
          <w:szCs w:val="24"/>
          <w:lang w:val="en-ID" w:eastAsia="en-ID"/>
        </w:rPr>
        <w:t xml:space="preserve"> </w:t>
      </w:r>
      <w:proofErr w:type="spellStart"/>
      <w:r w:rsidRPr="00A67B42">
        <w:rPr>
          <w:rFonts w:ascii="Times New Roman" w:eastAsia="Times New Roman" w:hAnsi="Times New Roman" w:cs="Times New Roman"/>
          <w:sz w:val="24"/>
          <w:szCs w:val="24"/>
          <w:lang w:val="en-ID" w:eastAsia="en-ID"/>
        </w:rPr>
        <w:t>laporan</w:t>
      </w:r>
      <w:proofErr w:type="spellEnd"/>
      <w:r w:rsidRPr="00A67B42">
        <w:rPr>
          <w:rFonts w:ascii="Times New Roman" w:eastAsia="Times New Roman" w:hAnsi="Times New Roman" w:cs="Times New Roman"/>
          <w:sz w:val="24"/>
          <w:szCs w:val="24"/>
          <w:lang w:val="en-ID" w:eastAsia="en-ID"/>
        </w:rPr>
        <w:t xml:space="preserve"> yang </w:t>
      </w:r>
      <w:proofErr w:type="spellStart"/>
      <w:r w:rsidRPr="00A67B42">
        <w:rPr>
          <w:rFonts w:ascii="Times New Roman" w:eastAsia="Times New Roman" w:hAnsi="Times New Roman" w:cs="Times New Roman"/>
          <w:sz w:val="24"/>
          <w:szCs w:val="24"/>
          <w:lang w:val="en-ID" w:eastAsia="en-ID"/>
        </w:rPr>
        <w:t>masih</w:t>
      </w:r>
      <w:proofErr w:type="spellEnd"/>
      <w:r w:rsidRPr="00A67B42">
        <w:rPr>
          <w:rFonts w:ascii="Times New Roman" w:eastAsia="Times New Roman" w:hAnsi="Times New Roman" w:cs="Times New Roman"/>
          <w:sz w:val="24"/>
          <w:szCs w:val="24"/>
          <w:lang w:val="en-ID" w:eastAsia="en-ID"/>
        </w:rPr>
        <w:t xml:space="preserve"> </w:t>
      </w:r>
      <w:proofErr w:type="spellStart"/>
      <w:r w:rsidRPr="00A67B42">
        <w:rPr>
          <w:rFonts w:ascii="Times New Roman" w:eastAsia="Times New Roman" w:hAnsi="Times New Roman" w:cs="Times New Roman"/>
          <w:sz w:val="24"/>
          <w:szCs w:val="24"/>
          <w:lang w:val="en-ID" w:eastAsia="en-ID"/>
        </w:rPr>
        <w:t>berstatus</w:t>
      </w:r>
      <w:proofErr w:type="spellEnd"/>
      <w:r w:rsidRPr="00A67B42">
        <w:rPr>
          <w:rFonts w:ascii="Times New Roman" w:eastAsia="Times New Roman" w:hAnsi="Times New Roman" w:cs="Times New Roman"/>
          <w:sz w:val="24"/>
          <w:szCs w:val="24"/>
          <w:lang w:val="en-ID" w:eastAsia="en-ID"/>
        </w:rPr>
        <w:t xml:space="preserve"> </w:t>
      </w:r>
      <w:proofErr w:type="spellStart"/>
      <w:r w:rsidRPr="00A67B42">
        <w:rPr>
          <w:rFonts w:ascii="Times New Roman" w:eastAsia="Times New Roman" w:hAnsi="Times New Roman" w:cs="Times New Roman"/>
          <w:sz w:val="24"/>
          <w:szCs w:val="24"/>
          <w:lang w:val="en-ID" w:eastAsia="en-ID"/>
        </w:rPr>
        <w:t>Menunggu</w:t>
      </w:r>
      <w:proofErr w:type="spellEnd"/>
      <w:r w:rsidRPr="00A67B42">
        <w:rPr>
          <w:rFonts w:ascii="Times New Roman" w:eastAsia="Times New Roman" w:hAnsi="Times New Roman" w:cs="Times New Roman"/>
          <w:sz w:val="24"/>
          <w:szCs w:val="24"/>
          <w:lang w:val="en-ID" w:eastAsia="en-ID"/>
        </w:rPr>
        <w:t xml:space="preserve"> </w:t>
      </w:r>
      <w:proofErr w:type="spellStart"/>
      <w:r w:rsidRPr="00A67B42">
        <w:rPr>
          <w:rFonts w:ascii="Times New Roman" w:eastAsia="Times New Roman" w:hAnsi="Times New Roman" w:cs="Times New Roman"/>
          <w:sz w:val="24"/>
          <w:szCs w:val="24"/>
          <w:lang w:val="en-ID" w:eastAsia="en-ID"/>
        </w:rPr>
        <w:t>jika</w:t>
      </w:r>
      <w:proofErr w:type="spellEnd"/>
      <w:r w:rsidRPr="00A67B42">
        <w:rPr>
          <w:rFonts w:ascii="Times New Roman" w:eastAsia="Times New Roman" w:hAnsi="Times New Roman" w:cs="Times New Roman"/>
          <w:sz w:val="24"/>
          <w:szCs w:val="24"/>
          <w:lang w:val="en-ID" w:eastAsia="en-ID"/>
        </w:rPr>
        <w:t xml:space="preserve"> </w:t>
      </w:r>
      <w:proofErr w:type="spellStart"/>
      <w:r w:rsidRPr="00A67B42">
        <w:rPr>
          <w:rFonts w:ascii="Times New Roman" w:eastAsia="Times New Roman" w:hAnsi="Times New Roman" w:cs="Times New Roman"/>
          <w:sz w:val="24"/>
          <w:szCs w:val="24"/>
          <w:lang w:val="en-ID" w:eastAsia="en-ID"/>
        </w:rPr>
        <w:t>terjadi</w:t>
      </w:r>
      <w:proofErr w:type="spellEnd"/>
      <w:r w:rsidRPr="00A67B42">
        <w:rPr>
          <w:rFonts w:ascii="Times New Roman" w:eastAsia="Times New Roman" w:hAnsi="Times New Roman" w:cs="Times New Roman"/>
          <w:sz w:val="24"/>
          <w:szCs w:val="24"/>
          <w:lang w:val="en-ID" w:eastAsia="en-ID"/>
        </w:rPr>
        <w:t xml:space="preserve"> salah </w:t>
      </w:r>
      <w:proofErr w:type="spellStart"/>
      <w:r w:rsidRPr="00A67B42">
        <w:rPr>
          <w:rFonts w:ascii="Times New Roman" w:eastAsia="Times New Roman" w:hAnsi="Times New Roman" w:cs="Times New Roman"/>
          <w:sz w:val="24"/>
          <w:szCs w:val="24"/>
          <w:lang w:val="en-ID" w:eastAsia="en-ID"/>
        </w:rPr>
        <w:t>isi</w:t>
      </w:r>
      <w:proofErr w:type="spellEnd"/>
      <w:r w:rsidRPr="00A67B42">
        <w:rPr>
          <w:rFonts w:ascii="Times New Roman" w:eastAsia="Times New Roman" w:hAnsi="Times New Roman" w:cs="Times New Roman"/>
          <w:sz w:val="24"/>
          <w:szCs w:val="24"/>
          <w:lang w:val="en-ID" w:eastAsia="en-ID"/>
        </w:rPr>
        <w:t>.</w:t>
      </w:r>
    </w:p>
    <w:p w14:paraId="34E3ED72" w14:textId="77777777" w:rsidR="00A67B42" w:rsidRPr="00A67B42" w:rsidRDefault="00A67B42" w:rsidP="00487377">
      <w:pPr>
        <w:numPr>
          <w:ilvl w:val="0"/>
          <w:numId w:val="41"/>
        </w:numPr>
        <w:spacing w:before="100" w:beforeAutospacing="1" w:after="100" w:afterAutospacing="1" w:line="240" w:lineRule="auto"/>
        <w:rPr>
          <w:rFonts w:ascii="Times New Roman" w:eastAsia="Times New Roman" w:hAnsi="Times New Roman" w:cs="Times New Roman"/>
          <w:sz w:val="24"/>
          <w:szCs w:val="24"/>
          <w:lang w:val="en-ID" w:eastAsia="en-ID"/>
        </w:rPr>
      </w:pPr>
      <w:proofErr w:type="spellStart"/>
      <w:r w:rsidRPr="00A67B42">
        <w:rPr>
          <w:rFonts w:ascii="Times New Roman" w:eastAsia="Times New Roman" w:hAnsi="Times New Roman" w:cs="Times New Roman"/>
          <w:b/>
          <w:bCs/>
          <w:sz w:val="24"/>
          <w:szCs w:val="24"/>
          <w:lang w:val="en-ID" w:eastAsia="en-ID"/>
        </w:rPr>
        <w:t>Laporan</w:t>
      </w:r>
      <w:proofErr w:type="spellEnd"/>
      <w:r w:rsidRPr="00A67B42">
        <w:rPr>
          <w:rFonts w:ascii="Times New Roman" w:eastAsia="Times New Roman" w:hAnsi="Times New Roman" w:cs="Times New Roman"/>
          <w:b/>
          <w:bCs/>
          <w:sz w:val="24"/>
          <w:szCs w:val="24"/>
          <w:lang w:val="en-ID" w:eastAsia="en-ID"/>
        </w:rPr>
        <w:t xml:space="preserve"> dan </w:t>
      </w:r>
      <w:proofErr w:type="spellStart"/>
      <w:r w:rsidRPr="00A67B42">
        <w:rPr>
          <w:rFonts w:ascii="Times New Roman" w:eastAsia="Times New Roman" w:hAnsi="Times New Roman" w:cs="Times New Roman"/>
          <w:b/>
          <w:bCs/>
          <w:sz w:val="24"/>
          <w:szCs w:val="24"/>
          <w:lang w:val="en-ID" w:eastAsia="en-ID"/>
        </w:rPr>
        <w:t>statistik</w:t>
      </w:r>
      <w:proofErr w:type="spellEnd"/>
      <w:r w:rsidRPr="00A67B42">
        <w:rPr>
          <w:rFonts w:ascii="Times New Roman" w:eastAsia="Times New Roman" w:hAnsi="Times New Roman" w:cs="Times New Roman"/>
          <w:b/>
          <w:bCs/>
          <w:sz w:val="24"/>
          <w:szCs w:val="24"/>
          <w:lang w:val="en-ID" w:eastAsia="en-ID"/>
        </w:rPr>
        <w:t>.</w:t>
      </w:r>
      <w:r w:rsidRPr="00A67B42">
        <w:rPr>
          <w:rFonts w:ascii="Times New Roman" w:eastAsia="Times New Roman" w:hAnsi="Times New Roman" w:cs="Times New Roman"/>
          <w:sz w:val="24"/>
          <w:szCs w:val="24"/>
          <w:lang w:val="en-ID" w:eastAsia="en-ID"/>
        </w:rPr>
        <w:t xml:space="preserve"> Dashboard admin </w:t>
      </w:r>
      <w:proofErr w:type="spellStart"/>
      <w:r w:rsidRPr="00A67B42">
        <w:rPr>
          <w:rFonts w:ascii="Times New Roman" w:eastAsia="Times New Roman" w:hAnsi="Times New Roman" w:cs="Times New Roman"/>
          <w:sz w:val="24"/>
          <w:szCs w:val="24"/>
          <w:lang w:val="en-ID" w:eastAsia="en-ID"/>
        </w:rPr>
        <w:t>dapat</w:t>
      </w:r>
      <w:proofErr w:type="spellEnd"/>
      <w:r w:rsidRPr="00A67B42">
        <w:rPr>
          <w:rFonts w:ascii="Times New Roman" w:eastAsia="Times New Roman" w:hAnsi="Times New Roman" w:cs="Times New Roman"/>
          <w:sz w:val="24"/>
          <w:szCs w:val="24"/>
          <w:lang w:val="en-ID" w:eastAsia="en-ID"/>
        </w:rPr>
        <w:t xml:space="preserve"> </w:t>
      </w:r>
      <w:proofErr w:type="spellStart"/>
      <w:r w:rsidRPr="00A67B42">
        <w:rPr>
          <w:rFonts w:ascii="Times New Roman" w:eastAsia="Times New Roman" w:hAnsi="Times New Roman" w:cs="Times New Roman"/>
          <w:sz w:val="24"/>
          <w:szCs w:val="24"/>
          <w:lang w:val="en-ID" w:eastAsia="en-ID"/>
        </w:rPr>
        <w:t>dilengkapi</w:t>
      </w:r>
      <w:proofErr w:type="spellEnd"/>
      <w:r w:rsidRPr="00A67B42">
        <w:rPr>
          <w:rFonts w:ascii="Times New Roman" w:eastAsia="Times New Roman" w:hAnsi="Times New Roman" w:cs="Times New Roman"/>
          <w:sz w:val="24"/>
          <w:szCs w:val="24"/>
          <w:lang w:val="en-ID" w:eastAsia="en-ID"/>
        </w:rPr>
        <w:t xml:space="preserve"> </w:t>
      </w:r>
      <w:proofErr w:type="spellStart"/>
      <w:r w:rsidRPr="00A67B42">
        <w:rPr>
          <w:rFonts w:ascii="Times New Roman" w:eastAsia="Times New Roman" w:hAnsi="Times New Roman" w:cs="Times New Roman"/>
          <w:sz w:val="24"/>
          <w:szCs w:val="24"/>
          <w:lang w:val="en-ID" w:eastAsia="en-ID"/>
        </w:rPr>
        <w:t>ringkasan</w:t>
      </w:r>
      <w:proofErr w:type="spellEnd"/>
      <w:r w:rsidRPr="00A67B42">
        <w:rPr>
          <w:rFonts w:ascii="Times New Roman" w:eastAsia="Times New Roman" w:hAnsi="Times New Roman" w:cs="Times New Roman"/>
          <w:sz w:val="24"/>
          <w:szCs w:val="24"/>
          <w:lang w:val="en-ID" w:eastAsia="en-ID"/>
        </w:rPr>
        <w:t xml:space="preserve"> </w:t>
      </w:r>
      <w:proofErr w:type="spellStart"/>
      <w:r w:rsidRPr="00A67B42">
        <w:rPr>
          <w:rFonts w:ascii="Times New Roman" w:eastAsia="Times New Roman" w:hAnsi="Times New Roman" w:cs="Times New Roman"/>
          <w:sz w:val="24"/>
          <w:szCs w:val="24"/>
          <w:lang w:val="en-ID" w:eastAsia="en-ID"/>
        </w:rPr>
        <w:t>jumlah</w:t>
      </w:r>
      <w:proofErr w:type="spellEnd"/>
      <w:r w:rsidRPr="00A67B42">
        <w:rPr>
          <w:rFonts w:ascii="Times New Roman" w:eastAsia="Times New Roman" w:hAnsi="Times New Roman" w:cs="Times New Roman"/>
          <w:sz w:val="24"/>
          <w:szCs w:val="24"/>
          <w:lang w:val="en-ID" w:eastAsia="en-ID"/>
        </w:rPr>
        <w:t xml:space="preserve"> </w:t>
      </w:r>
      <w:proofErr w:type="spellStart"/>
      <w:r w:rsidRPr="00A67B42">
        <w:rPr>
          <w:rFonts w:ascii="Times New Roman" w:eastAsia="Times New Roman" w:hAnsi="Times New Roman" w:cs="Times New Roman"/>
          <w:sz w:val="24"/>
          <w:szCs w:val="24"/>
          <w:lang w:val="en-ID" w:eastAsia="en-ID"/>
        </w:rPr>
        <w:t>laporan</w:t>
      </w:r>
      <w:proofErr w:type="spellEnd"/>
      <w:r w:rsidRPr="00A67B42">
        <w:rPr>
          <w:rFonts w:ascii="Times New Roman" w:eastAsia="Times New Roman" w:hAnsi="Times New Roman" w:cs="Times New Roman"/>
          <w:sz w:val="24"/>
          <w:szCs w:val="24"/>
          <w:lang w:val="en-ID" w:eastAsia="en-ID"/>
        </w:rPr>
        <w:t xml:space="preserve"> per status dan </w:t>
      </w:r>
      <w:proofErr w:type="spellStart"/>
      <w:r w:rsidRPr="00A67B42">
        <w:rPr>
          <w:rFonts w:ascii="Times New Roman" w:eastAsia="Times New Roman" w:hAnsi="Times New Roman" w:cs="Times New Roman"/>
          <w:sz w:val="24"/>
          <w:szCs w:val="24"/>
          <w:lang w:val="en-ID" w:eastAsia="en-ID"/>
        </w:rPr>
        <w:t>kategori</w:t>
      </w:r>
      <w:proofErr w:type="spellEnd"/>
      <w:r w:rsidRPr="00A67B42">
        <w:rPr>
          <w:rFonts w:ascii="Times New Roman" w:eastAsia="Times New Roman" w:hAnsi="Times New Roman" w:cs="Times New Roman"/>
          <w:sz w:val="24"/>
          <w:szCs w:val="24"/>
          <w:lang w:val="en-ID" w:eastAsia="en-ID"/>
        </w:rPr>
        <w:t xml:space="preserve">, </w:t>
      </w:r>
      <w:proofErr w:type="spellStart"/>
      <w:r w:rsidRPr="00A67B42">
        <w:rPr>
          <w:rFonts w:ascii="Times New Roman" w:eastAsia="Times New Roman" w:hAnsi="Times New Roman" w:cs="Times New Roman"/>
          <w:sz w:val="24"/>
          <w:szCs w:val="24"/>
          <w:lang w:val="en-ID" w:eastAsia="en-ID"/>
        </w:rPr>
        <w:t>serta</w:t>
      </w:r>
      <w:proofErr w:type="spellEnd"/>
      <w:r w:rsidRPr="00A67B42">
        <w:rPr>
          <w:rFonts w:ascii="Times New Roman" w:eastAsia="Times New Roman" w:hAnsi="Times New Roman" w:cs="Times New Roman"/>
          <w:sz w:val="24"/>
          <w:szCs w:val="24"/>
          <w:lang w:val="en-ID" w:eastAsia="en-ID"/>
        </w:rPr>
        <w:t xml:space="preserve"> </w:t>
      </w:r>
      <w:proofErr w:type="spellStart"/>
      <w:r w:rsidRPr="00A67B42">
        <w:rPr>
          <w:rFonts w:ascii="Times New Roman" w:eastAsia="Times New Roman" w:hAnsi="Times New Roman" w:cs="Times New Roman"/>
          <w:sz w:val="24"/>
          <w:szCs w:val="24"/>
          <w:lang w:val="en-ID" w:eastAsia="en-ID"/>
        </w:rPr>
        <w:t>fitur</w:t>
      </w:r>
      <w:proofErr w:type="spellEnd"/>
      <w:r w:rsidRPr="00A67B42">
        <w:rPr>
          <w:rFonts w:ascii="Times New Roman" w:eastAsia="Times New Roman" w:hAnsi="Times New Roman" w:cs="Times New Roman"/>
          <w:sz w:val="24"/>
          <w:szCs w:val="24"/>
          <w:lang w:val="en-ID" w:eastAsia="en-ID"/>
        </w:rPr>
        <w:t xml:space="preserve"> </w:t>
      </w:r>
      <w:proofErr w:type="spellStart"/>
      <w:r w:rsidRPr="00A67B42">
        <w:rPr>
          <w:rFonts w:ascii="Times New Roman" w:eastAsia="Times New Roman" w:hAnsi="Times New Roman" w:cs="Times New Roman"/>
          <w:sz w:val="24"/>
          <w:szCs w:val="24"/>
          <w:lang w:val="en-ID" w:eastAsia="en-ID"/>
        </w:rPr>
        <w:t>cetak</w:t>
      </w:r>
      <w:proofErr w:type="spellEnd"/>
      <w:r w:rsidRPr="00A67B42">
        <w:rPr>
          <w:rFonts w:ascii="Times New Roman" w:eastAsia="Times New Roman" w:hAnsi="Times New Roman" w:cs="Times New Roman"/>
          <w:sz w:val="24"/>
          <w:szCs w:val="24"/>
          <w:lang w:val="en-ID" w:eastAsia="en-ID"/>
        </w:rPr>
        <w:t xml:space="preserve"> </w:t>
      </w:r>
      <w:proofErr w:type="spellStart"/>
      <w:r w:rsidRPr="00A67B42">
        <w:rPr>
          <w:rFonts w:ascii="Times New Roman" w:eastAsia="Times New Roman" w:hAnsi="Times New Roman" w:cs="Times New Roman"/>
          <w:sz w:val="24"/>
          <w:szCs w:val="24"/>
          <w:lang w:val="en-ID" w:eastAsia="en-ID"/>
        </w:rPr>
        <w:t>atau</w:t>
      </w:r>
      <w:proofErr w:type="spellEnd"/>
      <w:r w:rsidRPr="00A67B42">
        <w:rPr>
          <w:rFonts w:ascii="Times New Roman" w:eastAsia="Times New Roman" w:hAnsi="Times New Roman" w:cs="Times New Roman"/>
          <w:sz w:val="24"/>
          <w:szCs w:val="24"/>
          <w:lang w:val="en-ID" w:eastAsia="en-ID"/>
        </w:rPr>
        <w:t xml:space="preserve"> </w:t>
      </w:r>
      <w:proofErr w:type="spellStart"/>
      <w:r w:rsidRPr="00A67B42">
        <w:rPr>
          <w:rFonts w:ascii="Times New Roman" w:eastAsia="Times New Roman" w:hAnsi="Times New Roman" w:cs="Times New Roman"/>
          <w:sz w:val="24"/>
          <w:szCs w:val="24"/>
          <w:lang w:val="en-ID" w:eastAsia="en-ID"/>
        </w:rPr>
        <w:t>ekspor</w:t>
      </w:r>
      <w:proofErr w:type="spellEnd"/>
      <w:r w:rsidRPr="00A67B42">
        <w:rPr>
          <w:rFonts w:ascii="Times New Roman" w:eastAsia="Times New Roman" w:hAnsi="Times New Roman" w:cs="Times New Roman"/>
          <w:sz w:val="24"/>
          <w:szCs w:val="24"/>
          <w:lang w:val="en-ID" w:eastAsia="en-ID"/>
        </w:rPr>
        <w:t xml:space="preserve"> </w:t>
      </w:r>
      <w:proofErr w:type="spellStart"/>
      <w:r w:rsidRPr="00A67B42">
        <w:rPr>
          <w:rFonts w:ascii="Times New Roman" w:eastAsia="Times New Roman" w:hAnsi="Times New Roman" w:cs="Times New Roman"/>
          <w:sz w:val="24"/>
          <w:szCs w:val="24"/>
          <w:lang w:val="en-ID" w:eastAsia="en-ID"/>
        </w:rPr>
        <w:t>ke</w:t>
      </w:r>
      <w:proofErr w:type="spellEnd"/>
      <w:r w:rsidRPr="00A67B42">
        <w:rPr>
          <w:rFonts w:ascii="Times New Roman" w:eastAsia="Times New Roman" w:hAnsi="Times New Roman" w:cs="Times New Roman"/>
          <w:sz w:val="24"/>
          <w:szCs w:val="24"/>
          <w:lang w:val="en-ID" w:eastAsia="en-ID"/>
        </w:rPr>
        <w:t xml:space="preserve"> PDF </w:t>
      </w:r>
      <w:proofErr w:type="spellStart"/>
      <w:r w:rsidRPr="00A67B42">
        <w:rPr>
          <w:rFonts w:ascii="Times New Roman" w:eastAsia="Times New Roman" w:hAnsi="Times New Roman" w:cs="Times New Roman"/>
          <w:sz w:val="24"/>
          <w:szCs w:val="24"/>
          <w:lang w:val="en-ID" w:eastAsia="en-ID"/>
        </w:rPr>
        <w:t>atau</w:t>
      </w:r>
      <w:proofErr w:type="spellEnd"/>
      <w:r w:rsidRPr="00A67B42">
        <w:rPr>
          <w:rFonts w:ascii="Times New Roman" w:eastAsia="Times New Roman" w:hAnsi="Times New Roman" w:cs="Times New Roman"/>
          <w:sz w:val="24"/>
          <w:szCs w:val="24"/>
          <w:lang w:val="en-ID" w:eastAsia="en-ID"/>
        </w:rPr>
        <w:t xml:space="preserve"> Excel </w:t>
      </w:r>
      <w:proofErr w:type="spellStart"/>
      <w:r w:rsidRPr="00A67B42">
        <w:rPr>
          <w:rFonts w:ascii="Times New Roman" w:eastAsia="Times New Roman" w:hAnsi="Times New Roman" w:cs="Times New Roman"/>
          <w:sz w:val="24"/>
          <w:szCs w:val="24"/>
          <w:lang w:val="en-ID" w:eastAsia="en-ID"/>
        </w:rPr>
        <w:t>sebagai</w:t>
      </w:r>
      <w:proofErr w:type="spellEnd"/>
      <w:r w:rsidRPr="00A67B42">
        <w:rPr>
          <w:rFonts w:ascii="Times New Roman" w:eastAsia="Times New Roman" w:hAnsi="Times New Roman" w:cs="Times New Roman"/>
          <w:sz w:val="24"/>
          <w:szCs w:val="24"/>
          <w:lang w:val="en-ID" w:eastAsia="en-ID"/>
        </w:rPr>
        <w:t xml:space="preserve"> </w:t>
      </w:r>
      <w:proofErr w:type="spellStart"/>
      <w:r w:rsidRPr="00A67B42">
        <w:rPr>
          <w:rFonts w:ascii="Times New Roman" w:eastAsia="Times New Roman" w:hAnsi="Times New Roman" w:cs="Times New Roman"/>
          <w:sz w:val="24"/>
          <w:szCs w:val="24"/>
          <w:lang w:val="en-ID" w:eastAsia="en-ID"/>
        </w:rPr>
        <w:t>bahan</w:t>
      </w:r>
      <w:proofErr w:type="spellEnd"/>
      <w:r w:rsidRPr="00A67B42">
        <w:rPr>
          <w:rFonts w:ascii="Times New Roman" w:eastAsia="Times New Roman" w:hAnsi="Times New Roman" w:cs="Times New Roman"/>
          <w:sz w:val="24"/>
          <w:szCs w:val="24"/>
          <w:lang w:val="en-ID" w:eastAsia="en-ID"/>
        </w:rPr>
        <w:t xml:space="preserve"> </w:t>
      </w:r>
      <w:proofErr w:type="spellStart"/>
      <w:r w:rsidRPr="00A67B42">
        <w:rPr>
          <w:rFonts w:ascii="Times New Roman" w:eastAsia="Times New Roman" w:hAnsi="Times New Roman" w:cs="Times New Roman"/>
          <w:sz w:val="24"/>
          <w:szCs w:val="24"/>
          <w:lang w:val="en-ID" w:eastAsia="en-ID"/>
        </w:rPr>
        <w:t>evaluasi</w:t>
      </w:r>
      <w:proofErr w:type="spellEnd"/>
      <w:r w:rsidRPr="00A67B42">
        <w:rPr>
          <w:rFonts w:ascii="Times New Roman" w:eastAsia="Times New Roman" w:hAnsi="Times New Roman" w:cs="Times New Roman"/>
          <w:sz w:val="24"/>
          <w:szCs w:val="24"/>
          <w:lang w:val="en-ID" w:eastAsia="en-ID"/>
        </w:rPr>
        <w:t xml:space="preserve"> </w:t>
      </w:r>
      <w:proofErr w:type="spellStart"/>
      <w:r w:rsidRPr="00A67B42">
        <w:rPr>
          <w:rFonts w:ascii="Times New Roman" w:eastAsia="Times New Roman" w:hAnsi="Times New Roman" w:cs="Times New Roman"/>
          <w:sz w:val="24"/>
          <w:szCs w:val="24"/>
          <w:lang w:val="en-ID" w:eastAsia="en-ID"/>
        </w:rPr>
        <w:t>sekolah</w:t>
      </w:r>
      <w:proofErr w:type="spellEnd"/>
      <w:r w:rsidRPr="00A67B42">
        <w:rPr>
          <w:rFonts w:ascii="Times New Roman" w:eastAsia="Times New Roman" w:hAnsi="Times New Roman" w:cs="Times New Roman"/>
          <w:sz w:val="24"/>
          <w:szCs w:val="24"/>
          <w:lang w:val="en-ID" w:eastAsia="en-ID"/>
        </w:rPr>
        <w:t>.</w:t>
      </w:r>
    </w:p>
    <w:p w14:paraId="2718ED81" w14:textId="77777777" w:rsidR="00A67B42" w:rsidRPr="00A67B42" w:rsidRDefault="00A67B42" w:rsidP="00487377">
      <w:pPr>
        <w:numPr>
          <w:ilvl w:val="0"/>
          <w:numId w:val="41"/>
        </w:numPr>
        <w:spacing w:before="100" w:beforeAutospacing="1" w:after="100" w:afterAutospacing="1" w:line="240" w:lineRule="auto"/>
        <w:rPr>
          <w:rFonts w:ascii="Times New Roman" w:eastAsia="Times New Roman" w:hAnsi="Times New Roman" w:cs="Times New Roman"/>
          <w:sz w:val="24"/>
          <w:szCs w:val="24"/>
          <w:lang w:val="en-ID" w:eastAsia="en-ID"/>
        </w:rPr>
      </w:pPr>
      <w:proofErr w:type="spellStart"/>
      <w:r w:rsidRPr="00A67B42">
        <w:rPr>
          <w:rFonts w:ascii="Times New Roman" w:eastAsia="Times New Roman" w:hAnsi="Times New Roman" w:cs="Times New Roman"/>
          <w:b/>
          <w:bCs/>
          <w:sz w:val="24"/>
          <w:szCs w:val="24"/>
          <w:lang w:val="en-ID" w:eastAsia="en-ID"/>
        </w:rPr>
        <w:t>Tampilan</w:t>
      </w:r>
      <w:proofErr w:type="spellEnd"/>
      <w:r w:rsidRPr="00A67B42">
        <w:rPr>
          <w:rFonts w:ascii="Times New Roman" w:eastAsia="Times New Roman" w:hAnsi="Times New Roman" w:cs="Times New Roman"/>
          <w:b/>
          <w:bCs/>
          <w:sz w:val="24"/>
          <w:szCs w:val="24"/>
          <w:lang w:val="en-ID" w:eastAsia="en-ID"/>
        </w:rPr>
        <w:t xml:space="preserve"> </w:t>
      </w:r>
      <w:proofErr w:type="spellStart"/>
      <w:r w:rsidRPr="00A67B42">
        <w:rPr>
          <w:rFonts w:ascii="Times New Roman" w:eastAsia="Times New Roman" w:hAnsi="Times New Roman" w:cs="Times New Roman"/>
          <w:b/>
          <w:bCs/>
          <w:sz w:val="24"/>
          <w:szCs w:val="24"/>
          <w:lang w:val="en-ID" w:eastAsia="en-ID"/>
        </w:rPr>
        <w:t>seluler</w:t>
      </w:r>
      <w:proofErr w:type="spellEnd"/>
      <w:r w:rsidRPr="00A67B42">
        <w:rPr>
          <w:rFonts w:ascii="Times New Roman" w:eastAsia="Times New Roman" w:hAnsi="Times New Roman" w:cs="Times New Roman"/>
          <w:b/>
          <w:bCs/>
          <w:sz w:val="24"/>
          <w:szCs w:val="24"/>
          <w:lang w:val="en-ID" w:eastAsia="en-ID"/>
        </w:rPr>
        <w:t>.</w:t>
      </w:r>
      <w:r w:rsidRPr="00A67B42">
        <w:rPr>
          <w:rFonts w:ascii="Times New Roman" w:eastAsia="Times New Roman" w:hAnsi="Times New Roman" w:cs="Times New Roman"/>
          <w:sz w:val="24"/>
          <w:szCs w:val="24"/>
          <w:lang w:val="en-ID" w:eastAsia="en-ID"/>
        </w:rPr>
        <w:t xml:space="preserve"> </w:t>
      </w:r>
      <w:proofErr w:type="spellStart"/>
      <w:r w:rsidRPr="00A67B42">
        <w:rPr>
          <w:rFonts w:ascii="Times New Roman" w:eastAsia="Times New Roman" w:hAnsi="Times New Roman" w:cs="Times New Roman"/>
          <w:sz w:val="24"/>
          <w:szCs w:val="24"/>
          <w:lang w:val="en-ID" w:eastAsia="en-ID"/>
        </w:rPr>
        <w:t>Antarmuka</w:t>
      </w:r>
      <w:proofErr w:type="spellEnd"/>
      <w:r w:rsidRPr="00A67B42">
        <w:rPr>
          <w:rFonts w:ascii="Times New Roman" w:eastAsia="Times New Roman" w:hAnsi="Times New Roman" w:cs="Times New Roman"/>
          <w:sz w:val="24"/>
          <w:szCs w:val="24"/>
          <w:lang w:val="en-ID" w:eastAsia="en-ID"/>
        </w:rPr>
        <w:t xml:space="preserve"> </w:t>
      </w:r>
      <w:proofErr w:type="spellStart"/>
      <w:r w:rsidRPr="00A67B42">
        <w:rPr>
          <w:rFonts w:ascii="Times New Roman" w:eastAsia="Times New Roman" w:hAnsi="Times New Roman" w:cs="Times New Roman"/>
          <w:sz w:val="24"/>
          <w:szCs w:val="24"/>
          <w:lang w:val="en-ID" w:eastAsia="en-ID"/>
        </w:rPr>
        <w:t>dapat</w:t>
      </w:r>
      <w:proofErr w:type="spellEnd"/>
      <w:r w:rsidRPr="00A67B42">
        <w:rPr>
          <w:rFonts w:ascii="Times New Roman" w:eastAsia="Times New Roman" w:hAnsi="Times New Roman" w:cs="Times New Roman"/>
          <w:sz w:val="24"/>
          <w:szCs w:val="24"/>
          <w:lang w:val="en-ID" w:eastAsia="en-ID"/>
        </w:rPr>
        <w:t xml:space="preserve"> </w:t>
      </w:r>
      <w:proofErr w:type="spellStart"/>
      <w:r w:rsidRPr="00A67B42">
        <w:rPr>
          <w:rFonts w:ascii="Times New Roman" w:eastAsia="Times New Roman" w:hAnsi="Times New Roman" w:cs="Times New Roman"/>
          <w:sz w:val="24"/>
          <w:szCs w:val="24"/>
          <w:lang w:val="en-ID" w:eastAsia="en-ID"/>
        </w:rPr>
        <w:t>dioptimalkan</w:t>
      </w:r>
      <w:proofErr w:type="spellEnd"/>
      <w:r w:rsidRPr="00A67B42">
        <w:rPr>
          <w:rFonts w:ascii="Times New Roman" w:eastAsia="Times New Roman" w:hAnsi="Times New Roman" w:cs="Times New Roman"/>
          <w:sz w:val="24"/>
          <w:szCs w:val="24"/>
          <w:lang w:val="en-ID" w:eastAsia="en-ID"/>
        </w:rPr>
        <w:t xml:space="preserve"> </w:t>
      </w:r>
      <w:proofErr w:type="spellStart"/>
      <w:r w:rsidRPr="00A67B42">
        <w:rPr>
          <w:rFonts w:ascii="Times New Roman" w:eastAsia="Times New Roman" w:hAnsi="Times New Roman" w:cs="Times New Roman"/>
          <w:sz w:val="24"/>
          <w:szCs w:val="24"/>
          <w:lang w:val="en-ID" w:eastAsia="en-ID"/>
        </w:rPr>
        <w:t>untuk</w:t>
      </w:r>
      <w:proofErr w:type="spellEnd"/>
      <w:r w:rsidRPr="00A67B42">
        <w:rPr>
          <w:rFonts w:ascii="Times New Roman" w:eastAsia="Times New Roman" w:hAnsi="Times New Roman" w:cs="Times New Roman"/>
          <w:sz w:val="24"/>
          <w:szCs w:val="24"/>
          <w:lang w:val="en-ID" w:eastAsia="en-ID"/>
        </w:rPr>
        <w:t xml:space="preserve"> </w:t>
      </w:r>
      <w:proofErr w:type="spellStart"/>
      <w:r w:rsidRPr="00A67B42">
        <w:rPr>
          <w:rFonts w:ascii="Times New Roman" w:eastAsia="Times New Roman" w:hAnsi="Times New Roman" w:cs="Times New Roman"/>
          <w:sz w:val="24"/>
          <w:szCs w:val="24"/>
          <w:lang w:val="en-ID" w:eastAsia="en-ID"/>
        </w:rPr>
        <w:t>layar</w:t>
      </w:r>
      <w:proofErr w:type="spellEnd"/>
      <w:r w:rsidRPr="00A67B42">
        <w:rPr>
          <w:rFonts w:ascii="Times New Roman" w:eastAsia="Times New Roman" w:hAnsi="Times New Roman" w:cs="Times New Roman"/>
          <w:sz w:val="24"/>
          <w:szCs w:val="24"/>
          <w:lang w:val="en-ID" w:eastAsia="en-ID"/>
        </w:rPr>
        <w:t xml:space="preserve"> </w:t>
      </w:r>
      <w:proofErr w:type="spellStart"/>
      <w:r w:rsidRPr="00A67B42">
        <w:rPr>
          <w:rFonts w:ascii="Times New Roman" w:eastAsia="Times New Roman" w:hAnsi="Times New Roman" w:cs="Times New Roman"/>
          <w:sz w:val="24"/>
          <w:szCs w:val="24"/>
          <w:lang w:val="en-ID" w:eastAsia="en-ID"/>
        </w:rPr>
        <w:t>ponsel</w:t>
      </w:r>
      <w:proofErr w:type="spellEnd"/>
      <w:r w:rsidRPr="00A67B42">
        <w:rPr>
          <w:rFonts w:ascii="Times New Roman" w:eastAsia="Times New Roman" w:hAnsi="Times New Roman" w:cs="Times New Roman"/>
          <w:sz w:val="24"/>
          <w:szCs w:val="24"/>
          <w:lang w:val="en-ID" w:eastAsia="en-ID"/>
        </w:rPr>
        <w:t xml:space="preserve">, </w:t>
      </w:r>
      <w:proofErr w:type="spellStart"/>
      <w:r w:rsidRPr="00A67B42">
        <w:rPr>
          <w:rFonts w:ascii="Times New Roman" w:eastAsia="Times New Roman" w:hAnsi="Times New Roman" w:cs="Times New Roman"/>
          <w:sz w:val="24"/>
          <w:szCs w:val="24"/>
          <w:lang w:val="en-ID" w:eastAsia="en-ID"/>
        </w:rPr>
        <w:t>karena</w:t>
      </w:r>
      <w:proofErr w:type="spellEnd"/>
      <w:r w:rsidRPr="00A67B42">
        <w:rPr>
          <w:rFonts w:ascii="Times New Roman" w:eastAsia="Times New Roman" w:hAnsi="Times New Roman" w:cs="Times New Roman"/>
          <w:sz w:val="24"/>
          <w:szCs w:val="24"/>
          <w:lang w:val="en-ID" w:eastAsia="en-ID"/>
        </w:rPr>
        <w:t xml:space="preserve"> </w:t>
      </w:r>
      <w:proofErr w:type="spellStart"/>
      <w:r w:rsidRPr="00A67B42">
        <w:rPr>
          <w:rFonts w:ascii="Times New Roman" w:eastAsia="Times New Roman" w:hAnsi="Times New Roman" w:cs="Times New Roman"/>
          <w:sz w:val="24"/>
          <w:szCs w:val="24"/>
          <w:lang w:val="en-ID" w:eastAsia="en-ID"/>
        </w:rPr>
        <w:t>siswa</w:t>
      </w:r>
      <w:proofErr w:type="spellEnd"/>
      <w:r w:rsidRPr="00A67B42">
        <w:rPr>
          <w:rFonts w:ascii="Times New Roman" w:eastAsia="Times New Roman" w:hAnsi="Times New Roman" w:cs="Times New Roman"/>
          <w:sz w:val="24"/>
          <w:szCs w:val="24"/>
          <w:lang w:val="en-ID" w:eastAsia="en-ID"/>
        </w:rPr>
        <w:t xml:space="preserve"> </w:t>
      </w:r>
      <w:proofErr w:type="spellStart"/>
      <w:r w:rsidRPr="00A67B42">
        <w:rPr>
          <w:rFonts w:ascii="Times New Roman" w:eastAsia="Times New Roman" w:hAnsi="Times New Roman" w:cs="Times New Roman"/>
          <w:sz w:val="24"/>
          <w:szCs w:val="24"/>
          <w:lang w:val="en-ID" w:eastAsia="en-ID"/>
        </w:rPr>
        <w:t>umumnya</w:t>
      </w:r>
      <w:proofErr w:type="spellEnd"/>
      <w:r w:rsidRPr="00A67B42">
        <w:rPr>
          <w:rFonts w:ascii="Times New Roman" w:eastAsia="Times New Roman" w:hAnsi="Times New Roman" w:cs="Times New Roman"/>
          <w:sz w:val="24"/>
          <w:szCs w:val="24"/>
          <w:lang w:val="en-ID" w:eastAsia="en-ID"/>
        </w:rPr>
        <w:t xml:space="preserve"> </w:t>
      </w:r>
      <w:proofErr w:type="spellStart"/>
      <w:r w:rsidRPr="00A67B42">
        <w:rPr>
          <w:rFonts w:ascii="Times New Roman" w:eastAsia="Times New Roman" w:hAnsi="Times New Roman" w:cs="Times New Roman"/>
          <w:sz w:val="24"/>
          <w:szCs w:val="24"/>
          <w:lang w:val="en-ID" w:eastAsia="en-ID"/>
        </w:rPr>
        <w:t>mengakses</w:t>
      </w:r>
      <w:proofErr w:type="spellEnd"/>
      <w:r w:rsidRPr="00A67B42">
        <w:rPr>
          <w:rFonts w:ascii="Times New Roman" w:eastAsia="Times New Roman" w:hAnsi="Times New Roman" w:cs="Times New Roman"/>
          <w:sz w:val="24"/>
          <w:szCs w:val="24"/>
          <w:lang w:val="en-ID" w:eastAsia="en-ID"/>
        </w:rPr>
        <w:t xml:space="preserve"> </w:t>
      </w:r>
      <w:proofErr w:type="spellStart"/>
      <w:r w:rsidRPr="00A67B42">
        <w:rPr>
          <w:rFonts w:ascii="Times New Roman" w:eastAsia="Times New Roman" w:hAnsi="Times New Roman" w:cs="Times New Roman"/>
          <w:sz w:val="24"/>
          <w:szCs w:val="24"/>
          <w:lang w:val="en-ID" w:eastAsia="en-ID"/>
        </w:rPr>
        <w:t>aplikasi</w:t>
      </w:r>
      <w:proofErr w:type="spellEnd"/>
      <w:r w:rsidRPr="00A67B42">
        <w:rPr>
          <w:rFonts w:ascii="Times New Roman" w:eastAsia="Times New Roman" w:hAnsi="Times New Roman" w:cs="Times New Roman"/>
          <w:sz w:val="24"/>
          <w:szCs w:val="24"/>
          <w:lang w:val="en-ID" w:eastAsia="en-ID"/>
        </w:rPr>
        <w:t xml:space="preserve"> </w:t>
      </w:r>
      <w:proofErr w:type="spellStart"/>
      <w:r w:rsidRPr="00A67B42">
        <w:rPr>
          <w:rFonts w:ascii="Times New Roman" w:eastAsia="Times New Roman" w:hAnsi="Times New Roman" w:cs="Times New Roman"/>
          <w:sz w:val="24"/>
          <w:szCs w:val="24"/>
          <w:lang w:val="en-ID" w:eastAsia="en-ID"/>
        </w:rPr>
        <w:t>dari</w:t>
      </w:r>
      <w:proofErr w:type="spellEnd"/>
      <w:r w:rsidRPr="00A67B42">
        <w:rPr>
          <w:rFonts w:ascii="Times New Roman" w:eastAsia="Times New Roman" w:hAnsi="Times New Roman" w:cs="Times New Roman"/>
          <w:sz w:val="24"/>
          <w:szCs w:val="24"/>
          <w:lang w:val="en-ID" w:eastAsia="en-ID"/>
        </w:rPr>
        <w:t xml:space="preserve"> </w:t>
      </w:r>
      <w:proofErr w:type="spellStart"/>
      <w:r w:rsidRPr="00A67B42">
        <w:rPr>
          <w:rFonts w:ascii="Times New Roman" w:eastAsia="Times New Roman" w:hAnsi="Times New Roman" w:cs="Times New Roman"/>
          <w:sz w:val="24"/>
          <w:szCs w:val="24"/>
          <w:lang w:val="en-ID" w:eastAsia="en-ID"/>
        </w:rPr>
        <w:t>ponsel</w:t>
      </w:r>
      <w:proofErr w:type="spellEnd"/>
      <w:r w:rsidRPr="00A67B42">
        <w:rPr>
          <w:rFonts w:ascii="Times New Roman" w:eastAsia="Times New Roman" w:hAnsi="Times New Roman" w:cs="Times New Roman"/>
          <w:sz w:val="24"/>
          <w:szCs w:val="24"/>
          <w:lang w:val="en-ID" w:eastAsia="en-ID"/>
        </w:rPr>
        <w:t>.</w:t>
      </w:r>
    </w:p>
    <w:p w14:paraId="0A6C1672" w14:textId="77777777" w:rsidR="00A67B42" w:rsidRPr="00A67B42" w:rsidRDefault="00A67B42" w:rsidP="00A67B42">
      <w:pPr>
        <w:ind w:left="360"/>
        <w:rPr>
          <w:rFonts w:ascii="Times New Roman" w:hAnsi="Times New Roman" w:cs="Times New Roman"/>
          <w:b/>
          <w:bCs/>
          <w:noProof/>
          <w:sz w:val="28"/>
          <w:szCs w:val="28"/>
        </w:rPr>
      </w:pPr>
    </w:p>
    <w:sectPr w:rsidR="00A67B42" w:rsidRPr="00A67B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DE5DED"/>
    <w:multiLevelType w:val="multilevel"/>
    <w:tmpl w:val="1120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868A9"/>
    <w:multiLevelType w:val="hybridMultilevel"/>
    <w:tmpl w:val="4866F27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C0A11F6"/>
    <w:multiLevelType w:val="hybridMultilevel"/>
    <w:tmpl w:val="93E89E48"/>
    <w:lvl w:ilvl="0" w:tplc="C998552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14750730"/>
    <w:multiLevelType w:val="hybridMultilevel"/>
    <w:tmpl w:val="325A18E6"/>
    <w:lvl w:ilvl="0" w:tplc="F912DB86">
      <w:start w:val="1"/>
      <w:numFmt w:val="decimal"/>
      <w:lvlText w:val="%1."/>
      <w:lvlJc w:val="left"/>
      <w:pPr>
        <w:ind w:left="720" w:hanging="360"/>
      </w:pPr>
      <w:rPr>
        <w:rFonts w:asciiTheme="minorHAnsi" w:hAnsiTheme="minorHAnsi" w:cstheme="minorBidi" w:hint="default"/>
        <w:sz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913310B"/>
    <w:multiLevelType w:val="hybridMultilevel"/>
    <w:tmpl w:val="B846D50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1206E8C"/>
    <w:multiLevelType w:val="multilevel"/>
    <w:tmpl w:val="8CD65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EB7E22"/>
    <w:multiLevelType w:val="multilevel"/>
    <w:tmpl w:val="6AD87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F72583"/>
    <w:multiLevelType w:val="hybridMultilevel"/>
    <w:tmpl w:val="02667F6A"/>
    <w:lvl w:ilvl="0" w:tplc="E73A58B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15:restartNumberingAfterBreak="0">
    <w:nsid w:val="28ED3E7A"/>
    <w:multiLevelType w:val="multilevel"/>
    <w:tmpl w:val="2C202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DE0D10"/>
    <w:multiLevelType w:val="multilevel"/>
    <w:tmpl w:val="8422B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281FB0"/>
    <w:multiLevelType w:val="multilevel"/>
    <w:tmpl w:val="96AE1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196D94"/>
    <w:multiLevelType w:val="multilevel"/>
    <w:tmpl w:val="47C84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5C58AB"/>
    <w:multiLevelType w:val="multilevel"/>
    <w:tmpl w:val="C1B4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4150F1"/>
    <w:multiLevelType w:val="multilevel"/>
    <w:tmpl w:val="C8FAB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88359D"/>
    <w:multiLevelType w:val="hybridMultilevel"/>
    <w:tmpl w:val="3402925E"/>
    <w:lvl w:ilvl="0" w:tplc="099E3C4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5" w15:restartNumberingAfterBreak="0">
    <w:nsid w:val="3B626914"/>
    <w:multiLevelType w:val="multilevel"/>
    <w:tmpl w:val="CB4A5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DB37AD"/>
    <w:multiLevelType w:val="hybridMultilevel"/>
    <w:tmpl w:val="9042E1D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3F77084D"/>
    <w:multiLevelType w:val="hybridMultilevel"/>
    <w:tmpl w:val="51BE4642"/>
    <w:lvl w:ilvl="0" w:tplc="95021050">
      <w:start w:val="1"/>
      <w:numFmt w:val="decimal"/>
      <w:lvlText w:val="%1."/>
      <w:lvlJc w:val="left"/>
      <w:pPr>
        <w:ind w:left="720" w:hanging="360"/>
      </w:pPr>
      <w:rPr>
        <w:rFonts w:asciiTheme="minorHAnsi" w:eastAsiaTheme="minorHAnsi" w:hAnsiTheme="minorHAnsi" w:cstheme="minorBidi" w:hint="default"/>
        <w:sz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410A4D0F"/>
    <w:multiLevelType w:val="multilevel"/>
    <w:tmpl w:val="0172B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B86BB3"/>
    <w:multiLevelType w:val="hybridMultilevel"/>
    <w:tmpl w:val="EB40BDE6"/>
    <w:lvl w:ilvl="0" w:tplc="781A09C4">
      <w:start w:val="1"/>
      <w:numFmt w:val="decimal"/>
      <w:lvlText w:val="%1."/>
      <w:lvlJc w:val="left"/>
      <w:pPr>
        <w:ind w:left="720" w:hanging="360"/>
      </w:pPr>
      <w:rPr>
        <w:rFonts w:asciiTheme="minorHAnsi" w:eastAsiaTheme="minorHAnsi" w:hAnsiTheme="minorHAnsi" w:cstheme="minorBidi" w:hint="default"/>
        <w:b/>
        <w:sz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42422F08"/>
    <w:multiLevelType w:val="multilevel"/>
    <w:tmpl w:val="E7AC5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365BF6"/>
    <w:multiLevelType w:val="hybridMultilevel"/>
    <w:tmpl w:val="0C1A865C"/>
    <w:lvl w:ilvl="0" w:tplc="049E8BF8">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2" w15:restartNumberingAfterBreak="0">
    <w:nsid w:val="51B563AD"/>
    <w:multiLevelType w:val="hybridMultilevel"/>
    <w:tmpl w:val="8FB0ED28"/>
    <w:lvl w:ilvl="0" w:tplc="DC72C21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3" w15:restartNumberingAfterBreak="0">
    <w:nsid w:val="53801D79"/>
    <w:multiLevelType w:val="multilevel"/>
    <w:tmpl w:val="E08C0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3C74207"/>
    <w:multiLevelType w:val="hybridMultilevel"/>
    <w:tmpl w:val="34DC3B1C"/>
    <w:lvl w:ilvl="0" w:tplc="9E72099E">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584B0D43"/>
    <w:multiLevelType w:val="hybridMultilevel"/>
    <w:tmpl w:val="BEB600C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58C70CD3"/>
    <w:multiLevelType w:val="multilevel"/>
    <w:tmpl w:val="56CEB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AFC3CE7"/>
    <w:multiLevelType w:val="hybridMultilevel"/>
    <w:tmpl w:val="CDDE3C32"/>
    <w:lvl w:ilvl="0" w:tplc="853007F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8" w15:restartNumberingAfterBreak="0">
    <w:nsid w:val="5D3E6BA1"/>
    <w:multiLevelType w:val="hybridMultilevel"/>
    <w:tmpl w:val="C638DF70"/>
    <w:lvl w:ilvl="0" w:tplc="97BA304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9" w15:restartNumberingAfterBreak="0">
    <w:nsid w:val="5F051BD5"/>
    <w:multiLevelType w:val="hybridMultilevel"/>
    <w:tmpl w:val="E2243A3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FA45D5B"/>
    <w:multiLevelType w:val="multilevel"/>
    <w:tmpl w:val="B54463A0"/>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1" w15:restartNumberingAfterBreak="0">
    <w:nsid w:val="66AC1FA0"/>
    <w:multiLevelType w:val="hybridMultilevel"/>
    <w:tmpl w:val="0A1C1C8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66EF361F"/>
    <w:multiLevelType w:val="multilevel"/>
    <w:tmpl w:val="8ABCB764"/>
    <w:lvl w:ilvl="0">
      <w:start w:val="1"/>
      <w:numFmt w:val="decimal"/>
      <w:lvlText w:val="%1."/>
      <w:lvlJc w:val="left"/>
      <w:pPr>
        <w:ind w:left="108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3" w15:restartNumberingAfterBreak="0">
    <w:nsid w:val="6A9D5823"/>
    <w:multiLevelType w:val="hybridMultilevel"/>
    <w:tmpl w:val="9D900BC0"/>
    <w:lvl w:ilvl="0" w:tplc="152A67B2">
      <w:start w:val="1"/>
      <w:numFmt w:val="decimal"/>
      <w:lvlText w:val="%1."/>
      <w:lvlJc w:val="left"/>
      <w:pPr>
        <w:ind w:left="1140" w:hanging="360"/>
      </w:pPr>
      <w:rPr>
        <w:rFonts w:hint="default"/>
      </w:rPr>
    </w:lvl>
    <w:lvl w:ilvl="1" w:tplc="38090019" w:tentative="1">
      <w:start w:val="1"/>
      <w:numFmt w:val="lowerLetter"/>
      <w:lvlText w:val="%2."/>
      <w:lvlJc w:val="left"/>
      <w:pPr>
        <w:ind w:left="1860" w:hanging="360"/>
      </w:pPr>
    </w:lvl>
    <w:lvl w:ilvl="2" w:tplc="3809001B" w:tentative="1">
      <w:start w:val="1"/>
      <w:numFmt w:val="lowerRoman"/>
      <w:lvlText w:val="%3."/>
      <w:lvlJc w:val="right"/>
      <w:pPr>
        <w:ind w:left="2580" w:hanging="180"/>
      </w:pPr>
    </w:lvl>
    <w:lvl w:ilvl="3" w:tplc="3809000F" w:tentative="1">
      <w:start w:val="1"/>
      <w:numFmt w:val="decimal"/>
      <w:lvlText w:val="%4."/>
      <w:lvlJc w:val="left"/>
      <w:pPr>
        <w:ind w:left="3300" w:hanging="360"/>
      </w:pPr>
    </w:lvl>
    <w:lvl w:ilvl="4" w:tplc="38090019" w:tentative="1">
      <w:start w:val="1"/>
      <w:numFmt w:val="lowerLetter"/>
      <w:lvlText w:val="%5."/>
      <w:lvlJc w:val="left"/>
      <w:pPr>
        <w:ind w:left="4020" w:hanging="360"/>
      </w:pPr>
    </w:lvl>
    <w:lvl w:ilvl="5" w:tplc="3809001B" w:tentative="1">
      <w:start w:val="1"/>
      <w:numFmt w:val="lowerRoman"/>
      <w:lvlText w:val="%6."/>
      <w:lvlJc w:val="right"/>
      <w:pPr>
        <w:ind w:left="4740" w:hanging="180"/>
      </w:pPr>
    </w:lvl>
    <w:lvl w:ilvl="6" w:tplc="3809000F" w:tentative="1">
      <w:start w:val="1"/>
      <w:numFmt w:val="decimal"/>
      <w:lvlText w:val="%7."/>
      <w:lvlJc w:val="left"/>
      <w:pPr>
        <w:ind w:left="5460" w:hanging="360"/>
      </w:pPr>
    </w:lvl>
    <w:lvl w:ilvl="7" w:tplc="38090019" w:tentative="1">
      <w:start w:val="1"/>
      <w:numFmt w:val="lowerLetter"/>
      <w:lvlText w:val="%8."/>
      <w:lvlJc w:val="left"/>
      <w:pPr>
        <w:ind w:left="6180" w:hanging="360"/>
      </w:pPr>
    </w:lvl>
    <w:lvl w:ilvl="8" w:tplc="3809001B" w:tentative="1">
      <w:start w:val="1"/>
      <w:numFmt w:val="lowerRoman"/>
      <w:lvlText w:val="%9."/>
      <w:lvlJc w:val="right"/>
      <w:pPr>
        <w:ind w:left="6900" w:hanging="180"/>
      </w:pPr>
    </w:lvl>
  </w:abstractNum>
  <w:abstractNum w:abstractNumId="34" w15:restartNumberingAfterBreak="0">
    <w:nsid w:val="6B87713C"/>
    <w:multiLevelType w:val="hybridMultilevel"/>
    <w:tmpl w:val="B846D50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7013586A"/>
    <w:multiLevelType w:val="hybridMultilevel"/>
    <w:tmpl w:val="B846D50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71767BEB"/>
    <w:multiLevelType w:val="hybridMultilevel"/>
    <w:tmpl w:val="8A0205A6"/>
    <w:lvl w:ilvl="0" w:tplc="08BA37B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7" w15:restartNumberingAfterBreak="0">
    <w:nsid w:val="74E84B90"/>
    <w:multiLevelType w:val="hybridMultilevel"/>
    <w:tmpl w:val="019E628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77EE338B"/>
    <w:multiLevelType w:val="hybridMultilevel"/>
    <w:tmpl w:val="A9DCD98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7EB9413F"/>
    <w:multiLevelType w:val="multilevel"/>
    <w:tmpl w:val="A942E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F3B5A01"/>
    <w:multiLevelType w:val="multilevel"/>
    <w:tmpl w:val="2632B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7"/>
  </w:num>
  <w:num w:numId="2">
    <w:abstractNumId w:val="21"/>
  </w:num>
  <w:num w:numId="3">
    <w:abstractNumId w:val="30"/>
  </w:num>
  <w:num w:numId="4">
    <w:abstractNumId w:val="33"/>
  </w:num>
  <w:num w:numId="5">
    <w:abstractNumId w:val="4"/>
  </w:num>
  <w:num w:numId="6">
    <w:abstractNumId w:val="34"/>
  </w:num>
  <w:num w:numId="7">
    <w:abstractNumId w:val="35"/>
  </w:num>
  <w:num w:numId="8">
    <w:abstractNumId w:val="25"/>
  </w:num>
  <w:num w:numId="9">
    <w:abstractNumId w:val="28"/>
  </w:num>
  <w:num w:numId="10">
    <w:abstractNumId w:val="32"/>
  </w:num>
  <w:num w:numId="11">
    <w:abstractNumId w:val="27"/>
  </w:num>
  <w:num w:numId="12">
    <w:abstractNumId w:val="2"/>
  </w:num>
  <w:num w:numId="13">
    <w:abstractNumId w:val="31"/>
  </w:num>
  <w:num w:numId="14">
    <w:abstractNumId w:val="22"/>
  </w:num>
  <w:num w:numId="15">
    <w:abstractNumId w:val="7"/>
  </w:num>
  <w:num w:numId="16">
    <w:abstractNumId w:val="36"/>
  </w:num>
  <w:num w:numId="17">
    <w:abstractNumId w:val="14"/>
  </w:num>
  <w:num w:numId="18">
    <w:abstractNumId w:val="1"/>
  </w:num>
  <w:num w:numId="19">
    <w:abstractNumId w:val="16"/>
  </w:num>
  <w:num w:numId="20">
    <w:abstractNumId w:val="38"/>
  </w:num>
  <w:num w:numId="21">
    <w:abstractNumId w:val="3"/>
  </w:num>
  <w:num w:numId="22">
    <w:abstractNumId w:val="29"/>
  </w:num>
  <w:num w:numId="23">
    <w:abstractNumId w:val="17"/>
  </w:num>
  <w:num w:numId="24">
    <w:abstractNumId w:val="24"/>
  </w:num>
  <w:num w:numId="25">
    <w:abstractNumId w:val="19"/>
  </w:num>
  <w:num w:numId="26">
    <w:abstractNumId w:val="18"/>
  </w:num>
  <w:num w:numId="27">
    <w:abstractNumId w:val="12"/>
  </w:num>
  <w:num w:numId="28">
    <w:abstractNumId w:val="10"/>
  </w:num>
  <w:num w:numId="29">
    <w:abstractNumId w:val="9"/>
  </w:num>
  <w:num w:numId="30">
    <w:abstractNumId w:val="0"/>
  </w:num>
  <w:num w:numId="31">
    <w:abstractNumId w:val="20"/>
  </w:num>
  <w:num w:numId="32">
    <w:abstractNumId w:val="8"/>
  </w:num>
  <w:num w:numId="33">
    <w:abstractNumId w:val="6"/>
  </w:num>
  <w:num w:numId="34">
    <w:abstractNumId w:val="13"/>
  </w:num>
  <w:num w:numId="35">
    <w:abstractNumId w:val="40"/>
  </w:num>
  <w:num w:numId="36">
    <w:abstractNumId w:val="5"/>
  </w:num>
  <w:num w:numId="37">
    <w:abstractNumId w:val="15"/>
  </w:num>
  <w:num w:numId="38">
    <w:abstractNumId w:val="39"/>
  </w:num>
  <w:num w:numId="39">
    <w:abstractNumId w:val="11"/>
  </w:num>
  <w:num w:numId="40">
    <w:abstractNumId w:val="23"/>
  </w:num>
  <w:num w:numId="41">
    <w:abstractNumId w:val="26"/>
  </w:num>
  <w:numIdMacAtCleanup w:val="4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almeira ashriva">
    <w15:presenceInfo w15:providerId="Windows Live" w15:userId="e9c4589b2c5192d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126"/>
    <w:rsid w:val="00031F76"/>
    <w:rsid w:val="00060C00"/>
    <w:rsid w:val="0007198C"/>
    <w:rsid w:val="000747A3"/>
    <w:rsid w:val="00077822"/>
    <w:rsid w:val="00086476"/>
    <w:rsid w:val="0008666A"/>
    <w:rsid w:val="000968DD"/>
    <w:rsid w:val="000D43FE"/>
    <w:rsid w:val="000E36F7"/>
    <w:rsid w:val="00101ACA"/>
    <w:rsid w:val="001115D5"/>
    <w:rsid w:val="00126CDF"/>
    <w:rsid w:val="00164729"/>
    <w:rsid w:val="00192A27"/>
    <w:rsid w:val="001A0DF7"/>
    <w:rsid w:val="001A1895"/>
    <w:rsid w:val="001C57BB"/>
    <w:rsid w:val="001C7B3E"/>
    <w:rsid w:val="00203F18"/>
    <w:rsid w:val="00235D78"/>
    <w:rsid w:val="002725AC"/>
    <w:rsid w:val="0029108D"/>
    <w:rsid w:val="002E463F"/>
    <w:rsid w:val="002E6B50"/>
    <w:rsid w:val="00320B16"/>
    <w:rsid w:val="003214D3"/>
    <w:rsid w:val="00326CE3"/>
    <w:rsid w:val="0033303F"/>
    <w:rsid w:val="00340D3C"/>
    <w:rsid w:val="00345443"/>
    <w:rsid w:val="003459E4"/>
    <w:rsid w:val="003968C9"/>
    <w:rsid w:val="003D04B9"/>
    <w:rsid w:val="004146B7"/>
    <w:rsid w:val="00427ED7"/>
    <w:rsid w:val="004428AA"/>
    <w:rsid w:val="00462F55"/>
    <w:rsid w:val="00473F15"/>
    <w:rsid w:val="00487377"/>
    <w:rsid w:val="00493EFB"/>
    <w:rsid w:val="00496441"/>
    <w:rsid w:val="004B7514"/>
    <w:rsid w:val="00535E8A"/>
    <w:rsid w:val="0056182E"/>
    <w:rsid w:val="005725F6"/>
    <w:rsid w:val="005B5D74"/>
    <w:rsid w:val="005F4C0A"/>
    <w:rsid w:val="005F6677"/>
    <w:rsid w:val="00623505"/>
    <w:rsid w:val="006328EA"/>
    <w:rsid w:val="00633757"/>
    <w:rsid w:val="00651F59"/>
    <w:rsid w:val="006602F3"/>
    <w:rsid w:val="006946AC"/>
    <w:rsid w:val="006C470D"/>
    <w:rsid w:val="00705E20"/>
    <w:rsid w:val="00722126"/>
    <w:rsid w:val="00741733"/>
    <w:rsid w:val="007656C3"/>
    <w:rsid w:val="0078398E"/>
    <w:rsid w:val="007B25A6"/>
    <w:rsid w:val="007D568A"/>
    <w:rsid w:val="007E606B"/>
    <w:rsid w:val="007E67F2"/>
    <w:rsid w:val="007E7686"/>
    <w:rsid w:val="008059FB"/>
    <w:rsid w:val="008200F9"/>
    <w:rsid w:val="00831B65"/>
    <w:rsid w:val="00864C86"/>
    <w:rsid w:val="00896D00"/>
    <w:rsid w:val="00897A8D"/>
    <w:rsid w:val="008A5260"/>
    <w:rsid w:val="008C2CAC"/>
    <w:rsid w:val="008D14CE"/>
    <w:rsid w:val="008D1838"/>
    <w:rsid w:val="0098509D"/>
    <w:rsid w:val="009A1B75"/>
    <w:rsid w:val="009A34BA"/>
    <w:rsid w:val="009D1E16"/>
    <w:rsid w:val="009D7AEF"/>
    <w:rsid w:val="009F51E5"/>
    <w:rsid w:val="00A072C6"/>
    <w:rsid w:val="00A1779F"/>
    <w:rsid w:val="00A17C4C"/>
    <w:rsid w:val="00A36285"/>
    <w:rsid w:val="00A41661"/>
    <w:rsid w:val="00A50741"/>
    <w:rsid w:val="00A6544F"/>
    <w:rsid w:val="00A67B42"/>
    <w:rsid w:val="00B6607E"/>
    <w:rsid w:val="00B748BF"/>
    <w:rsid w:val="00B97B6A"/>
    <w:rsid w:val="00BC201E"/>
    <w:rsid w:val="00BC5438"/>
    <w:rsid w:val="00BD49BD"/>
    <w:rsid w:val="00BD73B3"/>
    <w:rsid w:val="00BE6BA1"/>
    <w:rsid w:val="00C52744"/>
    <w:rsid w:val="00C6614D"/>
    <w:rsid w:val="00C8346A"/>
    <w:rsid w:val="00CD2F74"/>
    <w:rsid w:val="00D15764"/>
    <w:rsid w:val="00D87628"/>
    <w:rsid w:val="00DB41E0"/>
    <w:rsid w:val="00DE7F03"/>
    <w:rsid w:val="00E2198B"/>
    <w:rsid w:val="00E74DB6"/>
    <w:rsid w:val="00E84A68"/>
    <w:rsid w:val="00EB1E30"/>
    <w:rsid w:val="00EE3788"/>
    <w:rsid w:val="00F145C7"/>
    <w:rsid w:val="00F220C7"/>
    <w:rsid w:val="00F260CD"/>
    <w:rsid w:val="00F458D9"/>
    <w:rsid w:val="00FA30A6"/>
    <w:rsid w:val="00FA5E5D"/>
    <w:rsid w:val="00FC7F04"/>
    <w:rsid w:val="00FE5D3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25C3A"/>
  <w15:chartTrackingRefBased/>
  <w15:docId w15:val="{33406B4C-ACC7-4A35-A88C-B73668CDB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2126"/>
    <w:rPr>
      <w:lang w:val="id-ID"/>
    </w:rPr>
  </w:style>
  <w:style w:type="paragraph" w:styleId="Heading1">
    <w:name w:val="heading 1"/>
    <w:basedOn w:val="Normal"/>
    <w:next w:val="Normal"/>
    <w:link w:val="Heading1Char"/>
    <w:uiPriority w:val="9"/>
    <w:qFormat/>
    <w:rsid w:val="0034544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4544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31F7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192A2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8666A"/>
    <w:pPr>
      <w:ind w:left="720"/>
      <w:contextualSpacing/>
    </w:pPr>
  </w:style>
  <w:style w:type="table" w:styleId="TableGrid">
    <w:name w:val="Table Grid"/>
    <w:basedOn w:val="TableNormal"/>
    <w:uiPriority w:val="39"/>
    <w:rsid w:val="00A072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35D78"/>
    <w:rPr>
      <w:b/>
      <w:bCs/>
    </w:rPr>
  </w:style>
  <w:style w:type="paragraph" w:styleId="Caption">
    <w:name w:val="caption"/>
    <w:basedOn w:val="Normal"/>
    <w:next w:val="Normal"/>
    <w:uiPriority w:val="35"/>
    <w:unhideWhenUsed/>
    <w:qFormat/>
    <w:rsid w:val="0029108D"/>
    <w:pPr>
      <w:spacing w:after="200" w:line="240" w:lineRule="auto"/>
    </w:pPr>
    <w:rPr>
      <w:i/>
      <w:iCs/>
      <w:color w:val="44546A" w:themeColor="text2"/>
      <w:sz w:val="18"/>
      <w:szCs w:val="18"/>
    </w:rPr>
  </w:style>
  <w:style w:type="paragraph" w:styleId="NormalWeb">
    <w:name w:val="Normal (Web)"/>
    <w:basedOn w:val="Normal"/>
    <w:uiPriority w:val="99"/>
    <w:unhideWhenUsed/>
    <w:rsid w:val="00623505"/>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HTMLCode">
    <w:name w:val="HTML Code"/>
    <w:basedOn w:val="DefaultParagraphFont"/>
    <w:uiPriority w:val="99"/>
    <w:semiHidden/>
    <w:unhideWhenUsed/>
    <w:rsid w:val="00CD2F74"/>
    <w:rPr>
      <w:rFonts w:ascii="Courier New" w:eastAsia="Times New Roman" w:hAnsi="Courier New" w:cs="Courier New"/>
      <w:sz w:val="20"/>
      <w:szCs w:val="20"/>
    </w:rPr>
  </w:style>
  <w:style w:type="character" w:styleId="Emphasis">
    <w:name w:val="Emphasis"/>
    <w:basedOn w:val="DefaultParagraphFont"/>
    <w:uiPriority w:val="20"/>
    <w:qFormat/>
    <w:rsid w:val="003459E4"/>
    <w:rPr>
      <w:i/>
      <w:iCs/>
    </w:rPr>
  </w:style>
  <w:style w:type="character" w:customStyle="1" w:styleId="Heading1Char">
    <w:name w:val="Heading 1 Char"/>
    <w:basedOn w:val="DefaultParagraphFont"/>
    <w:link w:val="Heading1"/>
    <w:uiPriority w:val="9"/>
    <w:rsid w:val="00345443"/>
    <w:rPr>
      <w:rFonts w:asciiTheme="majorHAnsi" w:eastAsiaTheme="majorEastAsia" w:hAnsiTheme="majorHAnsi" w:cstheme="majorBidi"/>
      <w:color w:val="2F5496" w:themeColor="accent1" w:themeShade="BF"/>
      <w:sz w:val="32"/>
      <w:szCs w:val="32"/>
      <w:lang w:val="id-ID"/>
    </w:rPr>
  </w:style>
  <w:style w:type="character" w:customStyle="1" w:styleId="Heading2Char">
    <w:name w:val="Heading 2 Char"/>
    <w:basedOn w:val="DefaultParagraphFont"/>
    <w:link w:val="Heading2"/>
    <w:uiPriority w:val="9"/>
    <w:rsid w:val="00345443"/>
    <w:rPr>
      <w:rFonts w:asciiTheme="majorHAnsi" w:eastAsiaTheme="majorEastAsia" w:hAnsiTheme="majorHAnsi" w:cstheme="majorBidi"/>
      <w:color w:val="2F5496" w:themeColor="accent1" w:themeShade="BF"/>
      <w:sz w:val="26"/>
      <w:szCs w:val="26"/>
      <w:lang w:val="id-ID"/>
    </w:rPr>
  </w:style>
  <w:style w:type="character" w:customStyle="1" w:styleId="Heading3Char">
    <w:name w:val="Heading 3 Char"/>
    <w:basedOn w:val="DefaultParagraphFont"/>
    <w:link w:val="Heading3"/>
    <w:uiPriority w:val="9"/>
    <w:rsid w:val="00031F76"/>
    <w:rPr>
      <w:rFonts w:asciiTheme="majorHAnsi" w:eastAsiaTheme="majorEastAsia" w:hAnsiTheme="majorHAnsi" w:cstheme="majorBidi"/>
      <w:color w:val="1F3763" w:themeColor="accent1" w:themeShade="7F"/>
      <w:sz w:val="24"/>
      <w:szCs w:val="24"/>
      <w:lang w:val="id-ID"/>
    </w:rPr>
  </w:style>
  <w:style w:type="character" w:customStyle="1" w:styleId="Heading4Char">
    <w:name w:val="Heading 4 Char"/>
    <w:basedOn w:val="DefaultParagraphFont"/>
    <w:link w:val="Heading4"/>
    <w:uiPriority w:val="9"/>
    <w:rsid w:val="00192A27"/>
    <w:rPr>
      <w:rFonts w:asciiTheme="majorHAnsi" w:eastAsiaTheme="majorEastAsia" w:hAnsiTheme="majorHAnsi" w:cstheme="majorBidi"/>
      <w:i/>
      <w:iCs/>
      <w:color w:val="2F5496" w:themeColor="accent1" w:themeShade="BF"/>
      <w:lang w:val="id-ID"/>
    </w:rPr>
  </w:style>
  <w:style w:type="paragraph" w:styleId="TOCHeading">
    <w:name w:val="TOC Heading"/>
    <w:basedOn w:val="Heading1"/>
    <w:next w:val="Normal"/>
    <w:uiPriority w:val="39"/>
    <w:unhideWhenUsed/>
    <w:qFormat/>
    <w:rsid w:val="00487377"/>
    <w:pPr>
      <w:outlineLvl w:val="9"/>
    </w:pPr>
    <w:rPr>
      <w:lang w:val="en-US"/>
    </w:rPr>
  </w:style>
  <w:style w:type="paragraph" w:styleId="TOC1">
    <w:name w:val="toc 1"/>
    <w:basedOn w:val="Normal"/>
    <w:next w:val="Normal"/>
    <w:autoRedefine/>
    <w:uiPriority w:val="39"/>
    <w:unhideWhenUsed/>
    <w:rsid w:val="00487377"/>
    <w:pPr>
      <w:spacing w:after="100"/>
    </w:pPr>
  </w:style>
  <w:style w:type="paragraph" w:styleId="TOC2">
    <w:name w:val="toc 2"/>
    <w:basedOn w:val="Normal"/>
    <w:next w:val="Normal"/>
    <w:autoRedefine/>
    <w:uiPriority w:val="39"/>
    <w:unhideWhenUsed/>
    <w:rsid w:val="00487377"/>
    <w:pPr>
      <w:spacing w:after="100"/>
      <w:ind w:left="220"/>
    </w:pPr>
  </w:style>
  <w:style w:type="paragraph" w:styleId="TOC3">
    <w:name w:val="toc 3"/>
    <w:basedOn w:val="Normal"/>
    <w:next w:val="Normal"/>
    <w:autoRedefine/>
    <w:uiPriority w:val="39"/>
    <w:unhideWhenUsed/>
    <w:rsid w:val="00487377"/>
    <w:pPr>
      <w:spacing w:after="100"/>
      <w:ind w:left="440"/>
    </w:pPr>
  </w:style>
  <w:style w:type="character" w:styleId="Hyperlink">
    <w:name w:val="Hyperlink"/>
    <w:basedOn w:val="DefaultParagraphFont"/>
    <w:uiPriority w:val="99"/>
    <w:unhideWhenUsed/>
    <w:rsid w:val="00487377"/>
    <w:rPr>
      <w:color w:val="0563C1" w:themeColor="hyperlink"/>
      <w:u w:val="single"/>
    </w:rPr>
  </w:style>
  <w:style w:type="paragraph" w:styleId="TableofFigures">
    <w:name w:val="table of figures"/>
    <w:basedOn w:val="Normal"/>
    <w:next w:val="Normal"/>
    <w:uiPriority w:val="99"/>
    <w:unhideWhenUsed/>
    <w:rsid w:val="00487377"/>
    <w:pPr>
      <w:spacing w:after="0"/>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7802358">
      <w:bodyDiv w:val="1"/>
      <w:marLeft w:val="0"/>
      <w:marRight w:val="0"/>
      <w:marTop w:val="0"/>
      <w:marBottom w:val="0"/>
      <w:divBdr>
        <w:top w:val="none" w:sz="0" w:space="0" w:color="auto"/>
        <w:left w:val="none" w:sz="0" w:space="0" w:color="auto"/>
        <w:bottom w:val="none" w:sz="0" w:space="0" w:color="auto"/>
        <w:right w:val="none" w:sz="0" w:space="0" w:color="auto"/>
      </w:divBdr>
    </w:div>
    <w:div w:id="163589791">
      <w:bodyDiv w:val="1"/>
      <w:marLeft w:val="0"/>
      <w:marRight w:val="0"/>
      <w:marTop w:val="0"/>
      <w:marBottom w:val="0"/>
      <w:divBdr>
        <w:top w:val="none" w:sz="0" w:space="0" w:color="auto"/>
        <w:left w:val="none" w:sz="0" w:space="0" w:color="auto"/>
        <w:bottom w:val="none" w:sz="0" w:space="0" w:color="auto"/>
        <w:right w:val="none" w:sz="0" w:space="0" w:color="auto"/>
      </w:divBdr>
    </w:div>
    <w:div w:id="391316282">
      <w:bodyDiv w:val="1"/>
      <w:marLeft w:val="0"/>
      <w:marRight w:val="0"/>
      <w:marTop w:val="0"/>
      <w:marBottom w:val="0"/>
      <w:divBdr>
        <w:top w:val="none" w:sz="0" w:space="0" w:color="auto"/>
        <w:left w:val="none" w:sz="0" w:space="0" w:color="auto"/>
        <w:bottom w:val="none" w:sz="0" w:space="0" w:color="auto"/>
        <w:right w:val="none" w:sz="0" w:space="0" w:color="auto"/>
      </w:divBdr>
    </w:div>
    <w:div w:id="484007867">
      <w:bodyDiv w:val="1"/>
      <w:marLeft w:val="0"/>
      <w:marRight w:val="0"/>
      <w:marTop w:val="0"/>
      <w:marBottom w:val="0"/>
      <w:divBdr>
        <w:top w:val="none" w:sz="0" w:space="0" w:color="auto"/>
        <w:left w:val="none" w:sz="0" w:space="0" w:color="auto"/>
        <w:bottom w:val="none" w:sz="0" w:space="0" w:color="auto"/>
        <w:right w:val="none" w:sz="0" w:space="0" w:color="auto"/>
      </w:divBdr>
    </w:div>
    <w:div w:id="685403429">
      <w:bodyDiv w:val="1"/>
      <w:marLeft w:val="0"/>
      <w:marRight w:val="0"/>
      <w:marTop w:val="0"/>
      <w:marBottom w:val="0"/>
      <w:divBdr>
        <w:top w:val="none" w:sz="0" w:space="0" w:color="auto"/>
        <w:left w:val="none" w:sz="0" w:space="0" w:color="auto"/>
        <w:bottom w:val="none" w:sz="0" w:space="0" w:color="auto"/>
        <w:right w:val="none" w:sz="0" w:space="0" w:color="auto"/>
      </w:divBdr>
    </w:div>
    <w:div w:id="799152013">
      <w:bodyDiv w:val="1"/>
      <w:marLeft w:val="0"/>
      <w:marRight w:val="0"/>
      <w:marTop w:val="0"/>
      <w:marBottom w:val="0"/>
      <w:divBdr>
        <w:top w:val="none" w:sz="0" w:space="0" w:color="auto"/>
        <w:left w:val="none" w:sz="0" w:space="0" w:color="auto"/>
        <w:bottom w:val="none" w:sz="0" w:space="0" w:color="auto"/>
        <w:right w:val="none" w:sz="0" w:space="0" w:color="auto"/>
      </w:divBdr>
    </w:div>
    <w:div w:id="834607636">
      <w:bodyDiv w:val="1"/>
      <w:marLeft w:val="0"/>
      <w:marRight w:val="0"/>
      <w:marTop w:val="0"/>
      <w:marBottom w:val="0"/>
      <w:divBdr>
        <w:top w:val="none" w:sz="0" w:space="0" w:color="auto"/>
        <w:left w:val="none" w:sz="0" w:space="0" w:color="auto"/>
        <w:bottom w:val="none" w:sz="0" w:space="0" w:color="auto"/>
        <w:right w:val="none" w:sz="0" w:space="0" w:color="auto"/>
      </w:divBdr>
    </w:div>
    <w:div w:id="974335629">
      <w:bodyDiv w:val="1"/>
      <w:marLeft w:val="0"/>
      <w:marRight w:val="0"/>
      <w:marTop w:val="0"/>
      <w:marBottom w:val="0"/>
      <w:divBdr>
        <w:top w:val="none" w:sz="0" w:space="0" w:color="auto"/>
        <w:left w:val="none" w:sz="0" w:space="0" w:color="auto"/>
        <w:bottom w:val="none" w:sz="0" w:space="0" w:color="auto"/>
        <w:right w:val="none" w:sz="0" w:space="0" w:color="auto"/>
      </w:divBdr>
    </w:div>
    <w:div w:id="1001589747">
      <w:bodyDiv w:val="1"/>
      <w:marLeft w:val="0"/>
      <w:marRight w:val="0"/>
      <w:marTop w:val="0"/>
      <w:marBottom w:val="0"/>
      <w:divBdr>
        <w:top w:val="none" w:sz="0" w:space="0" w:color="auto"/>
        <w:left w:val="none" w:sz="0" w:space="0" w:color="auto"/>
        <w:bottom w:val="none" w:sz="0" w:space="0" w:color="auto"/>
        <w:right w:val="none" w:sz="0" w:space="0" w:color="auto"/>
      </w:divBdr>
    </w:div>
    <w:div w:id="1184704044">
      <w:bodyDiv w:val="1"/>
      <w:marLeft w:val="0"/>
      <w:marRight w:val="0"/>
      <w:marTop w:val="0"/>
      <w:marBottom w:val="0"/>
      <w:divBdr>
        <w:top w:val="none" w:sz="0" w:space="0" w:color="auto"/>
        <w:left w:val="none" w:sz="0" w:space="0" w:color="auto"/>
        <w:bottom w:val="none" w:sz="0" w:space="0" w:color="auto"/>
        <w:right w:val="none" w:sz="0" w:space="0" w:color="auto"/>
      </w:divBdr>
    </w:div>
    <w:div w:id="1467434328">
      <w:bodyDiv w:val="1"/>
      <w:marLeft w:val="0"/>
      <w:marRight w:val="0"/>
      <w:marTop w:val="0"/>
      <w:marBottom w:val="0"/>
      <w:divBdr>
        <w:top w:val="none" w:sz="0" w:space="0" w:color="auto"/>
        <w:left w:val="none" w:sz="0" w:space="0" w:color="auto"/>
        <w:bottom w:val="none" w:sz="0" w:space="0" w:color="auto"/>
        <w:right w:val="none" w:sz="0" w:space="0" w:color="auto"/>
      </w:divBdr>
    </w:div>
    <w:div w:id="1562400398">
      <w:bodyDiv w:val="1"/>
      <w:marLeft w:val="0"/>
      <w:marRight w:val="0"/>
      <w:marTop w:val="0"/>
      <w:marBottom w:val="0"/>
      <w:divBdr>
        <w:top w:val="none" w:sz="0" w:space="0" w:color="auto"/>
        <w:left w:val="none" w:sz="0" w:space="0" w:color="auto"/>
        <w:bottom w:val="none" w:sz="0" w:space="0" w:color="auto"/>
        <w:right w:val="none" w:sz="0" w:space="0" w:color="auto"/>
      </w:divBdr>
    </w:div>
    <w:div w:id="1646738632">
      <w:bodyDiv w:val="1"/>
      <w:marLeft w:val="0"/>
      <w:marRight w:val="0"/>
      <w:marTop w:val="0"/>
      <w:marBottom w:val="0"/>
      <w:divBdr>
        <w:top w:val="none" w:sz="0" w:space="0" w:color="auto"/>
        <w:left w:val="none" w:sz="0" w:space="0" w:color="auto"/>
        <w:bottom w:val="none" w:sz="0" w:space="0" w:color="auto"/>
        <w:right w:val="none" w:sz="0" w:space="0" w:color="auto"/>
      </w:divBdr>
    </w:div>
    <w:div w:id="1653606715">
      <w:bodyDiv w:val="1"/>
      <w:marLeft w:val="0"/>
      <w:marRight w:val="0"/>
      <w:marTop w:val="0"/>
      <w:marBottom w:val="0"/>
      <w:divBdr>
        <w:top w:val="none" w:sz="0" w:space="0" w:color="auto"/>
        <w:left w:val="none" w:sz="0" w:space="0" w:color="auto"/>
        <w:bottom w:val="none" w:sz="0" w:space="0" w:color="auto"/>
        <w:right w:val="none" w:sz="0" w:space="0" w:color="auto"/>
      </w:divBdr>
    </w:div>
    <w:div w:id="1741175436">
      <w:bodyDiv w:val="1"/>
      <w:marLeft w:val="0"/>
      <w:marRight w:val="0"/>
      <w:marTop w:val="0"/>
      <w:marBottom w:val="0"/>
      <w:divBdr>
        <w:top w:val="none" w:sz="0" w:space="0" w:color="auto"/>
        <w:left w:val="none" w:sz="0" w:space="0" w:color="auto"/>
        <w:bottom w:val="none" w:sz="0" w:space="0" w:color="auto"/>
        <w:right w:val="none" w:sz="0" w:space="0" w:color="auto"/>
      </w:divBdr>
    </w:div>
    <w:div w:id="1773013629">
      <w:bodyDiv w:val="1"/>
      <w:marLeft w:val="0"/>
      <w:marRight w:val="0"/>
      <w:marTop w:val="0"/>
      <w:marBottom w:val="0"/>
      <w:divBdr>
        <w:top w:val="none" w:sz="0" w:space="0" w:color="auto"/>
        <w:left w:val="none" w:sz="0" w:space="0" w:color="auto"/>
        <w:bottom w:val="none" w:sz="0" w:space="0" w:color="auto"/>
        <w:right w:val="none" w:sz="0" w:space="0" w:color="auto"/>
      </w:divBdr>
    </w:div>
    <w:div w:id="1904562622">
      <w:bodyDiv w:val="1"/>
      <w:marLeft w:val="0"/>
      <w:marRight w:val="0"/>
      <w:marTop w:val="0"/>
      <w:marBottom w:val="0"/>
      <w:divBdr>
        <w:top w:val="none" w:sz="0" w:space="0" w:color="auto"/>
        <w:left w:val="none" w:sz="0" w:space="0" w:color="auto"/>
        <w:bottom w:val="none" w:sz="0" w:space="0" w:color="auto"/>
        <w:right w:val="none" w:sz="0" w:space="0" w:color="auto"/>
      </w:divBdr>
    </w:div>
    <w:div w:id="2038039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6" Type="http://schemas.openxmlformats.org/officeDocument/2006/relationships/image" Target="media/image11.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5" Type="http://schemas.openxmlformats.org/officeDocument/2006/relationships/webSettings" Target="webSettings.xml"/><Relationship Id="rId90" Type="http://schemas.openxmlformats.org/officeDocument/2006/relationships/image" Target="media/image85.png"/><Relationship Id="rId95" Type="http://schemas.microsoft.com/office/2011/relationships/people" Target="people.xml"/><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80" Type="http://schemas.openxmlformats.org/officeDocument/2006/relationships/image" Target="media/image75.png"/><Relationship Id="rId85" Type="http://schemas.openxmlformats.org/officeDocument/2006/relationships/image" Target="media/image80.png"/><Relationship Id="rId93" Type="http://schemas.openxmlformats.org/officeDocument/2006/relationships/image" Target="media/image88.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image" Target="media/image78.png"/><Relationship Id="rId88" Type="http://schemas.openxmlformats.org/officeDocument/2006/relationships/image" Target="media/image83.png"/><Relationship Id="rId91" Type="http://schemas.openxmlformats.org/officeDocument/2006/relationships/image" Target="media/image86.png"/><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879991-2C4B-4BA3-8076-772D5DC30C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118</Pages>
  <Words>14935</Words>
  <Characters>85132</Characters>
  <Application>Microsoft Office Word</Application>
  <DocSecurity>0</DocSecurity>
  <Lines>709</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almeira ashriva</cp:lastModifiedBy>
  <cp:revision>2</cp:revision>
  <dcterms:created xsi:type="dcterms:W3CDTF">2026-10-23T13:57:00Z</dcterms:created>
  <dcterms:modified xsi:type="dcterms:W3CDTF">2026-10-23T13:57:00Z</dcterms:modified>
</cp:coreProperties>
</file>